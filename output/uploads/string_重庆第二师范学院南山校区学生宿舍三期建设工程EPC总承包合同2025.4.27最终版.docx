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738111">
      <w:pPr>
        <w:keepNext w:val="0"/>
        <w:keepLines w:val="0"/>
        <w:widowControl/>
        <w:suppressLineNumbers w:val="0"/>
        <w:jc w:val="both"/>
        <w:rPr>
          <w:rFonts w:ascii="华文中宋" w:hAnsi="华文中宋" w:eastAsia="华文中宋" w:cs="华文中宋"/>
          <w:b/>
          <w:bCs/>
          <w:color w:val="FF0000"/>
          <w:kern w:val="0"/>
          <w:sz w:val="72"/>
          <w:szCs w:val="72"/>
          <w:lang w:val="en-US" w:eastAsia="zh-CN" w:bidi="ar"/>
        </w:rPr>
      </w:pPr>
      <w:bookmarkStart w:id="0" w:name="_Toc430530509"/>
      <w:bookmarkStart w:id="1" w:name="_Toc14510"/>
      <w:bookmarkStart w:id="2" w:name="_Toc509218785"/>
      <w:bookmarkStart w:id="3" w:name="_Toc31121"/>
    </w:p>
    <w:p w14:paraId="08AE842C">
      <w:pPr>
        <w:keepNext w:val="0"/>
        <w:keepLines w:val="0"/>
        <w:widowControl/>
        <w:suppressLineNumbers w:val="0"/>
        <w:jc w:val="center"/>
        <w:rPr>
          <w:rFonts w:ascii="华文中宋" w:hAnsi="华文中宋" w:eastAsia="华文中宋" w:cs="华文中宋"/>
          <w:b/>
          <w:bCs/>
          <w:color w:val="000000"/>
          <w:kern w:val="0"/>
          <w:sz w:val="72"/>
          <w:szCs w:val="72"/>
          <w:lang w:val="en-US" w:eastAsia="zh-CN" w:bidi="ar"/>
        </w:rPr>
      </w:pPr>
    </w:p>
    <w:p w14:paraId="2418598A">
      <w:pPr>
        <w:keepNext w:val="0"/>
        <w:keepLines w:val="0"/>
        <w:widowControl/>
        <w:suppressLineNumbers w:val="0"/>
        <w:jc w:val="center"/>
        <w:rPr>
          <w:rFonts w:hint="eastAsia" w:ascii="宋体" w:hAnsi="宋体" w:cs="宋体"/>
          <w:color w:val="auto"/>
          <w:sz w:val="52"/>
          <w:szCs w:val="52"/>
        </w:rPr>
      </w:pPr>
      <w:r>
        <w:rPr>
          <w:rFonts w:hint="eastAsia" w:ascii="宋体" w:hAnsi="宋体" w:eastAsia="宋体" w:cs="宋体"/>
          <w:b/>
          <w:bCs/>
          <w:color w:val="auto"/>
          <w:kern w:val="0"/>
          <w:sz w:val="52"/>
          <w:szCs w:val="52"/>
          <w:lang w:val="en-US" w:eastAsia="zh-CN" w:bidi="ar"/>
        </w:rPr>
        <w:t>重庆第二师范学院南山校区学生宿舍三期建设工程EPC总承包合同</w:t>
      </w:r>
    </w:p>
    <w:p w14:paraId="2786DDB5">
      <w:pPr>
        <w:keepNext w:val="0"/>
        <w:keepLines w:val="0"/>
        <w:widowControl/>
        <w:suppressLineNumbers w:val="0"/>
        <w:jc w:val="left"/>
        <w:rPr>
          <w:rFonts w:ascii="方正小标宋_GBK" w:hAnsi="方正小标宋_GBK" w:eastAsia="方正小标宋_GBK" w:cs="方正小标宋_GBK"/>
          <w:color w:val="auto"/>
          <w:kern w:val="0"/>
          <w:sz w:val="31"/>
          <w:szCs w:val="31"/>
          <w:lang w:val="en-US" w:eastAsia="zh-CN" w:bidi="ar"/>
        </w:rPr>
      </w:pPr>
    </w:p>
    <w:p w14:paraId="1A119FC3">
      <w:pPr>
        <w:keepNext w:val="0"/>
        <w:keepLines w:val="0"/>
        <w:widowControl/>
        <w:suppressLineNumbers w:val="0"/>
        <w:jc w:val="left"/>
        <w:rPr>
          <w:rFonts w:ascii="方正小标宋_GBK" w:hAnsi="方正小标宋_GBK" w:eastAsia="方正小标宋_GBK" w:cs="方正小标宋_GBK"/>
          <w:color w:val="auto"/>
          <w:kern w:val="0"/>
          <w:sz w:val="31"/>
          <w:szCs w:val="31"/>
          <w:lang w:val="en-US" w:eastAsia="zh-CN" w:bidi="ar"/>
        </w:rPr>
      </w:pPr>
    </w:p>
    <w:p w14:paraId="33C5FC81">
      <w:pPr>
        <w:keepNext w:val="0"/>
        <w:keepLines w:val="0"/>
        <w:widowControl/>
        <w:suppressLineNumbers w:val="0"/>
        <w:jc w:val="left"/>
        <w:rPr>
          <w:rFonts w:ascii="方正小标宋_GBK" w:hAnsi="方正小标宋_GBK" w:eastAsia="方正小标宋_GBK" w:cs="方正小标宋_GBK"/>
          <w:color w:val="auto"/>
          <w:kern w:val="0"/>
          <w:sz w:val="31"/>
          <w:szCs w:val="31"/>
          <w:lang w:val="en-US" w:eastAsia="zh-CN" w:bidi="ar"/>
        </w:rPr>
      </w:pPr>
    </w:p>
    <w:p w14:paraId="4107EBED">
      <w:pPr>
        <w:keepNext w:val="0"/>
        <w:keepLines w:val="0"/>
        <w:widowControl/>
        <w:suppressLineNumbers w:val="0"/>
        <w:jc w:val="left"/>
        <w:rPr>
          <w:rFonts w:ascii="方正小标宋_GBK" w:hAnsi="方正小标宋_GBK" w:eastAsia="方正小标宋_GBK" w:cs="方正小标宋_GBK"/>
          <w:color w:val="auto"/>
          <w:kern w:val="0"/>
          <w:sz w:val="31"/>
          <w:szCs w:val="31"/>
          <w:lang w:val="en-US" w:eastAsia="zh-CN" w:bidi="ar"/>
        </w:rPr>
      </w:pPr>
    </w:p>
    <w:p w14:paraId="6B983D73">
      <w:pPr>
        <w:keepNext w:val="0"/>
        <w:keepLines w:val="0"/>
        <w:widowControl/>
        <w:suppressLineNumbers w:val="0"/>
        <w:jc w:val="left"/>
        <w:rPr>
          <w:rFonts w:ascii="方正小标宋_GBK" w:hAnsi="方正小标宋_GBK" w:eastAsia="方正小标宋_GBK" w:cs="方正小标宋_GBK"/>
          <w:color w:val="auto"/>
          <w:kern w:val="0"/>
          <w:sz w:val="31"/>
          <w:szCs w:val="31"/>
          <w:lang w:val="en-US" w:eastAsia="zh-CN" w:bidi="ar"/>
        </w:rPr>
      </w:pPr>
    </w:p>
    <w:p w14:paraId="48355DA0">
      <w:pPr>
        <w:keepNext w:val="0"/>
        <w:keepLines w:val="0"/>
        <w:widowControl/>
        <w:suppressLineNumbers w:val="0"/>
        <w:jc w:val="left"/>
        <w:rPr>
          <w:rFonts w:ascii="方正小标宋_GBK" w:hAnsi="方正小标宋_GBK" w:eastAsia="方正小标宋_GBK" w:cs="方正小标宋_GBK"/>
          <w:color w:val="auto"/>
          <w:kern w:val="0"/>
          <w:sz w:val="31"/>
          <w:szCs w:val="31"/>
          <w:lang w:val="en-US" w:eastAsia="zh-CN" w:bidi="ar"/>
        </w:rPr>
      </w:pPr>
    </w:p>
    <w:p w14:paraId="1645F8BE">
      <w:pPr>
        <w:keepNext w:val="0"/>
        <w:keepLines w:val="0"/>
        <w:widowControl/>
        <w:suppressLineNumbers w:val="0"/>
        <w:jc w:val="left"/>
        <w:rPr>
          <w:rFonts w:hint="default" w:ascii="宋体" w:hAnsi="宋体" w:cs="宋体"/>
          <w:color w:val="auto"/>
          <w:sz w:val="30"/>
          <w:szCs w:val="30"/>
          <w:u w:val="none"/>
          <w:lang w:val="en-US"/>
        </w:rPr>
      </w:pPr>
      <w:r>
        <w:rPr>
          <w:rFonts w:hint="eastAsia" w:ascii="宋体" w:hAnsi="宋体" w:eastAsia="宋体" w:cs="宋体"/>
          <w:color w:val="auto"/>
          <w:kern w:val="0"/>
          <w:sz w:val="30"/>
          <w:szCs w:val="30"/>
          <w:u w:val="none"/>
          <w:lang w:val="en-US" w:eastAsia="zh-CN" w:bidi="ar"/>
        </w:rPr>
        <w:t>合同编号：</w:t>
      </w:r>
      <w:r>
        <w:rPr>
          <w:rFonts w:hint="eastAsia" w:ascii="宋体" w:hAnsi="宋体" w:cs="宋体"/>
          <w:color w:val="auto"/>
          <w:kern w:val="0"/>
          <w:sz w:val="30"/>
          <w:szCs w:val="30"/>
          <w:u w:val="none"/>
          <w:lang w:val="en-US" w:eastAsia="zh-CN" w:bidi="ar"/>
        </w:rPr>
        <w:t xml:space="preserve">        </w:t>
      </w:r>
      <w:r>
        <w:rPr>
          <w:rFonts w:hint="eastAsia" w:ascii="宋体" w:hAnsi="宋体" w:eastAsia="宋体" w:cs="宋体"/>
          <w:color w:val="auto"/>
          <w:kern w:val="0"/>
          <w:sz w:val="30"/>
          <w:szCs w:val="30"/>
          <w:u w:val="none"/>
          <w:lang w:val="en-US" w:eastAsia="zh-CN" w:bidi="ar"/>
        </w:rPr>
        <w:t xml:space="preserve"> </w:t>
      </w:r>
      <w:r>
        <w:rPr>
          <w:rFonts w:hint="eastAsia" w:ascii="宋体" w:hAnsi="宋体" w:cs="宋体"/>
          <w:color w:val="auto"/>
          <w:kern w:val="0"/>
          <w:sz w:val="30"/>
          <w:szCs w:val="30"/>
          <w:u w:val="none"/>
          <w:lang w:val="en-US" w:eastAsia="zh-CN" w:bidi="ar"/>
        </w:rPr>
        <w:t xml:space="preserve">     </w:t>
      </w:r>
    </w:p>
    <w:p w14:paraId="4E20D557">
      <w:pPr>
        <w:keepNext w:val="0"/>
        <w:keepLines w:val="0"/>
        <w:widowControl/>
        <w:suppressLineNumbers w:val="0"/>
        <w:jc w:val="left"/>
        <w:rPr>
          <w:rFonts w:hint="eastAsia" w:ascii="宋体" w:hAnsi="宋体" w:cs="宋体"/>
          <w:color w:val="auto"/>
          <w:sz w:val="30"/>
          <w:szCs w:val="30"/>
          <w:u w:val="none"/>
        </w:rPr>
      </w:pPr>
      <w:r>
        <w:rPr>
          <w:rFonts w:hint="eastAsia" w:ascii="宋体" w:hAnsi="宋体" w:eastAsia="宋体" w:cs="宋体"/>
          <w:color w:val="auto"/>
          <w:kern w:val="0"/>
          <w:sz w:val="30"/>
          <w:szCs w:val="30"/>
          <w:u w:val="none"/>
          <w:lang w:val="en-US" w:eastAsia="zh-CN" w:bidi="ar"/>
        </w:rPr>
        <w:t>发包人（全称</w:t>
      </w:r>
      <w:r>
        <w:rPr>
          <w:rFonts w:hint="eastAsia" w:ascii="宋体" w:hAnsi="宋体" w:cs="宋体"/>
          <w:color w:val="auto"/>
          <w:kern w:val="0"/>
          <w:sz w:val="30"/>
          <w:szCs w:val="30"/>
          <w:u w:val="none"/>
          <w:lang w:val="en-US" w:eastAsia="zh-CN" w:bidi="ar"/>
        </w:rPr>
        <w:t>，甲方</w:t>
      </w:r>
      <w:r>
        <w:rPr>
          <w:rFonts w:hint="eastAsia" w:ascii="宋体" w:hAnsi="宋体" w:eastAsia="宋体" w:cs="宋体"/>
          <w:color w:val="auto"/>
          <w:kern w:val="0"/>
          <w:sz w:val="30"/>
          <w:szCs w:val="30"/>
          <w:u w:val="none"/>
          <w:lang w:val="en-US" w:eastAsia="zh-CN" w:bidi="ar"/>
        </w:rPr>
        <w:t xml:space="preserve">）： 重庆第二师范学院 </w:t>
      </w:r>
    </w:p>
    <w:p w14:paraId="4522D56E">
      <w:pPr>
        <w:keepNext w:val="0"/>
        <w:keepLines w:val="0"/>
        <w:widowControl/>
        <w:suppressLineNumbers w:val="0"/>
        <w:jc w:val="left"/>
        <w:rPr>
          <w:rFonts w:hint="eastAsia" w:ascii="宋体" w:hAnsi="宋体" w:eastAsia="宋体" w:cs="宋体"/>
          <w:color w:val="auto"/>
          <w:kern w:val="0"/>
          <w:sz w:val="30"/>
          <w:szCs w:val="30"/>
          <w:u w:val="none"/>
          <w:lang w:val="en-US" w:eastAsia="zh-CN" w:bidi="ar"/>
        </w:rPr>
      </w:pPr>
      <w:r>
        <w:rPr>
          <w:rFonts w:hint="eastAsia" w:ascii="宋体" w:hAnsi="宋体" w:eastAsia="宋体" w:cs="宋体"/>
          <w:color w:val="auto"/>
          <w:kern w:val="0"/>
          <w:sz w:val="30"/>
          <w:szCs w:val="30"/>
          <w:u w:val="none"/>
          <w:lang w:val="en-US" w:eastAsia="zh-CN" w:bidi="ar"/>
        </w:rPr>
        <w:t>承包人（全称</w:t>
      </w:r>
      <w:r>
        <w:rPr>
          <w:rFonts w:hint="eastAsia" w:ascii="宋体" w:hAnsi="宋体" w:cs="宋体"/>
          <w:color w:val="auto"/>
          <w:kern w:val="0"/>
          <w:sz w:val="30"/>
          <w:szCs w:val="30"/>
          <w:u w:val="none"/>
          <w:lang w:val="en-US" w:eastAsia="zh-CN" w:bidi="ar"/>
        </w:rPr>
        <w:t>，乙方</w:t>
      </w:r>
      <w:r>
        <w:rPr>
          <w:rFonts w:hint="eastAsia" w:ascii="宋体" w:hAnsi="宋体" w:eastAsia="宋体" w:cs="宋体"/>
          <w:color w:val="auto"/>
          <w:kern w:val="0"/>
          <w:sz w:val="30"/>
          <w:szCs w:val="30"/>
          <w:u w:val="none"/>
          <w:lang w:val="en-US" w:eastAsia="zh-CN" w:bidi="ar"/>
        </w:rPr>
        <w:t>）： 重庆建工第九建设有限公司</w:t>
      </w:r>
    </w:p>
    <w:p w14:paraId="68DAB37E">
      <w:pPr>
        <w:keepNext w:val="0"/>
        <w:keepLines w:val="0"/>
        <w:widowControl/>
        <w:suppressLineNumbers w:val="0"/>
        <w:jc w:val="left"/>
        <w:rPr>
          <w:rFonts w:hint="eastAsia" w:ascii="宋体" w:hAnsi="宋体" w:cs="宋体"/>
          <w:color w:val="auto"/>
          <w:sz w:val="30"/>
          <w:szCs w:val="30"/>
          <w:u w:val="none"/>
        </w:rPr>
      </w:pPr>
      <w:r>
        <w:rPr>
          <w:rFonts w:hint="eastAsia" w:ascii="宋体" w:hAnsi="宋体" w:eastAsia="宋体" w:cs="宋体"/>
          <w:color w:val="auto"/>
          <w:kern w:val="0"/>
          <w:sz w:val="30"/>
          <w:szCs w:val="30"/>
          <w:u w:val="none"/>
          <w:lang w:val="en-US" w:eastAsia="zh-CN" w:bidi="ar"/>
        </w:rPr>
        <w:t>承包人（全称</w:t>
      </w:r>
      <w:r>
        <w:rPr>
          <w:rFonts w:hint="eastAsia" w:ascii="宋体" w:hAnsi="宋体" w:cs="宋体"/>
          <w:color w:val="auto"/>
          <w:kern w:val="0"/>
          <w:sz w:val="30"/>
          <w:szCs w:val="30"/>
          <w:u w:val="none"/>
          <w:lang w:val="en-US" w:eastAsia="zh-CN" w:bidi="ar"/>
        </w:rPr>
        <w:t>，丙方</w:t>
      </w:r>
      <w:r>
        <w:rPr>
          <w:rFonts w:hint="eastAsia" w:ascii="宋体" w:hAnsi="宋体" w:eastAsia="宋体" w:cs="宋体"/>
          <w:color w:val="auto"/>
          <w:kern w:val="0"/>
          <w:sz w:val="30"/>
          <w:szCs w:val="30"/>
          <w:u w:val="none"/>
          <w:lang w:val="en-US" w:eastAsia="zh-CN" w:bidi="ar"/>
        </w:rPr>
        <w:t>）：</w:t>
      </w:r>
      <w:r>
        <w:rPr>
          <w:rFonts w:hint="eastAsia" w:ascii="宋体" w:hAnsi="宋体" w:cs="宋体"/>
          <w:color w:val="auto"/>
          <w:kern w:val="0"/>
          <w:sz w:val="30"/>
          <w:szCs w:val="30"/>
          <w:u w:val="none"/>
          <w:lang w:val="en-US" w:eastAsia="zh-CN" w:bidi="ar"/>
        </w:rPr>
        <w:t xml:space="preserve"> 中交第二航务工程勘察设计院有限公司</w:t>
      </w:r>
    </w:p>
    <w:p w14:paraId="479FFDE3">
      <w:pPr>
        <w:keepNext w:val="0"/>
        <w:keepLines w:val="0"/>
        <w:widowControl/>
        <w:suppressLineNumbers w:val="0"/>
        <w:jc w:val="left"/>
        <w:rPr>
          <w:rFonts w:hint="eastAsia" w:ascii="宋体" w:hAnsi="宋体" w:cs="宋体"/>
          <w:color w:val="auto"/>
          <w:sz w:val="30"/>
          <w:szCs w:val="30"/>
          <w:u w:val="none"/>
        </w:rPr>
      </w:pPr>
      <w:r>
        <w:rPr>
          <w:rFonts w:hint="eastAsia" w:ascii="宋体" w:hAnsi="宋体" w:eastAsia="宋体" w:cs="宋体"/>
          <w:color w:val="auto"/>
          <w:kern w:val="0"/>
          <w:sz w:val="30"/>
          <w:szCs w:val="30"/>
          <w:u w:val="none"/>
          <w:lang w:val="en-US" w:eastAsia="zh-CN" w:bidi="ar"/>
        </w:rPr>
        <w:t>签订地点： 重庆市</w:t>
      </w:r>
      <w:r>
        <w:rPr>
          <w:rFonts w:hint="eastAsia" w:ascii="宋体" w:hAnsi="宋体" w:cs="宋体"/>
          <w:color w:val="auto"/>
          <w:kern w:val="0"/>
          <w:sz w:val="30"/>
          <w:szCs w:val="30"/>
          <w:u w:val="none"/>
          <w:lang w:val="en-US" w:eastAsia="zh-CN" w:bidi="ar"/>
        </w:rPr>
        <w:t>南岸</w:t>
      </w:r>
      <w:r>
        <w:rPr>
          <w:rFonts w:hint="eastAsia" w:ascii="宋体" w:hAnsi="宋体" w:eastAsia="宋体" w:cs="宋体"/>
          <w:color w:val="auto"/>
          <w:kern w:val="0"/>
          <w:sz w:val="30"/>
          <w:szCs w:val="30"/>
          <w:u w:val="none"/>
          <w:lang w:val="en-US" w:eastAsia="zh-CN" w:bidi="ar"/>
        </w:rPr>
        <w:t>区</w:t>
      </w:r>
    </w:p>
    <w:p w14:paraId="33274CB8">
      <w:pPr>
        <w:keepNext w:val="0"/>
        <w:keepLines w:val="0"/>
        <w:widowControl/>
        <w:suppressLineNumbers w:val="0"/>
        <w:jc w:val="left"/>
        <w:rPr>
          <w:rFonts w:hint="eastAsia" w:ascii="宋体" w:hAnsi="宋体" w:cs="宋体"/>
          <w:color w:val="auto"/>
          <w:sz w:val="32"/>
          <w:szCs w:val="32"/>
          <w:u w:val="none"/>
        </w:rPr>
      </w:pPr>
      <w:r>
        <w:rPr>
          <w:rFonts w:hint="eastAsia" w:ascii="宋体" w:hAnsi="宋体" w:eastAsia="宋体" w:cs="宋体"/>
          <w:color w:val="auto"/>
          <w:kern w:val="0"/>
          <w:sz w:val="30"/>
          <w:szCs w:val="30"/>
          <w:u w:val="none"/>
          <w:lang w:val="en-US" w:eastAsia="zh-CN" w:bidi="ar"/>
        </w:rPr>
        <w:t>签订日期：</w:t>
      </w:r>
      <w:r>
        <w:rPr>
          <w:rFonts w:hint="eastAsia" w:ascii="宋体" w:hAnsi="宋体" w:cs="宋体"/>
          <w:color w:val="auto"/>
          <w:kern w:val="0"/>
          <w:sz w:val="30"/>
          <w:szCs w:val="30"/>
          <w:u w:val="none"/>
          <w:lang w:val="en-US" w:eastAsia="zh-CN" w:bidi="ar"/>
        </w:rPr>
        <w:t xml:space="preserve">   </w:t>
      </w:r>
      <w:r>
        <w:rPr>
          <w:rFonts w:hint="eastAsia" w:ascii="宋体" w:hAnsi="宋体" w:eastAsia="宋体" w:cs="宋体"/>
          <w:color w:val="auto"/>
          <w:kern w:val="0"/>
          <w:sz w:val="30"/>
          <w:szCs w:val="30"/>
          <w:u w:val="none"/>
          <w:lang w:val="en-US" w:eastAsia="zh-CN" w:bidi="ar"/>
        </w:rPr>
        <w:t xml:space="preserve"> 年  </w:t>
      </w:r>
      <w:r>
        <w:rPr>
          <w:rFonts w:hint="eastAsia" w:ascii="宋体" w:hAnsi="宋体" w:cs="宋体"/>
          <w:color w:val="auto"/>
          <w:kern w:val="0"/>
          <w:sz w:val="30"/>
          <w:szCs w:val="30"/>
          <w:u w:val="none"/>
          <w:lang w:val="en-US" w:eastAsia="zh-CN" w:bidi="ar"/>
        </w:rPr>
        <w:t xml:space="preserve">  </w:t>
      </w:r>
      <w:r>
        <w:rPr>
          <w:rFonts w:hint="eastAsia" w:ascii="宋体" w:hAnsi="宋体" w:eastAsia="宋体" w:cs="宋体"/>
          <w:color w:val="auto"/>
          <w:kern w:val="0"/>
          <w:sz w:val="30"/>
          <w:szCs w:val="30"/>
          <w:u w:val="none"/>
          <w:lang w:val="en-US" w:eastAsia="zh-CN" w:bidi="ar"/>
        </w:rPr>
        <w:t xml:space="preserve"> 月  </w:t>
      </w:r>
      <w:r>
        <w:rPr>
          <w:rFonts w:hint="eastAsia" w:ascii="宋体" w:hAnsi="宋体" w:cs="宋体"/>
          <w:color w:val="auto"/>
          <w:kern w:val="0"/>
          <w:sz w:val="30"/>
          <w:szCs w:val="30"/>
          <w:u w:val="none"/>
          <w:lang w:val="en-US" w:eastAsia="zh-CN" w:bidi="ar"/>
        </w:rPr>
        <w:t xml:space="preserve">  </w:t>
      </w:r>
      <w:r>
        <w:rPr>
          <w:rFonts w:hint="eastAsia" w:ascii="宋体" w:hAnsi="宋体" w:eastAsia="宋体" w:cs="宋体"/>
          <w:color w:val="auto"/>
          <w:kern w:val="0"/>
          <w:sz w:val="30"/>
          <w:szCs w:val="30"/>
          <w:u w:val="none"/>
          <w:lang w:val="en-US" w:eastAsia="zh-CN" w:bidi="ar"/>
        </w:rPr>
        <w:t xml:space="preserve"> 日</w:t>
      </w:r>
      <w:r>
        <w:rPr>
          <w:rFonts w:hint="eastAsia" w:ascii="方正小标宋_GBK" w:hAnsi="方正小标宋_GBK" w:eastAsia="方正小标宋_GBK" w:cs="方正小标宋_GBK"/>
          <w:color w:val="000000"/>
          <w:kern w:val="0"/>
          <w:sz w:val="31"/>
          <w:szCs w:val="31"/>
          <w:lang w:val="en-US" w:eastAsia="zh-CN" w:bidi="ar"/>
        </w:rPr>
        <w:t xml:space="preserve"> </w:t>
      </w:r>
    </w:p>
    <w:bookmarkEnd w:id="0"/>
    <w:bookmarkEnd w:id="1"/>
    <w:bookmarkEnd w:id="2"/>
    <w:bookmarkEnd w:id="3"/>
    <w:p w14:paraId="6FB4B97B">
      <w:pPr>
        <w:pStyle w:val="3"/>
        <w:spacing w:line="360" w:lineRule="auto"/>
        <w:jc w:val="center"/>
        <w:rPr>
          <w:rFonts w:ascii="宋体" w:hAnsi="宋体"/>
          <w:kern w:val="0"/>
        </w:rPr>
      </w:pPr>
    </w:p>
    <w:p w14:paraId="397F9011">
      <w:pPr>
        <w:rPr>
          <w:rFonts w:ascii="宋体" w:hAnsi="宋体"/>
          <w:sz w:val="44"/>
          <w:szCs w:val="44"/>
        </w:rPr>
      </w:pPr>
      <w:r>
        <w:rPr>
          <w:rFonts w:ascii="宋体" w:hAnsi="宋体"/>
        </w:rPr>
        <w:br w:type="page"/>
      </w:r>
      <w:bookmarkStart w:id="4" w:name="_Toc296890982"/>
      <w:bookmarkStart w:id="5" w:name="_Toc296503025"/>
      <w:bookmarkStart w:id="6" w:name="_Toc351203480"/>
    </w:p>
    <w:p w14:paraId="1DD70166">
      <w:pPr>
        <w:rPr>
          <w:rFonts w:ascii="华文中宋" w:hAnsi="华文中宋" w:eastAsia="华文中宋"/>
          <w:b/>
          <w:kern w:val="44"/>
          <w:sz w:val="24"/>
          <w:lang w:bidi="ar"/>
        </w:rPr>
        <w:sectPr>
          <w:headerReference r:id="rId3" w:type="default"/>
          <w:footerReference r:id="rId4" w:type="default"/>
          <w:footerReference r:id="rId5" w:type="even"/>
          <w:pgSz w:w="11906" w:h="16838"/>
          <w:pgMar w:top="1304" w:right="1135" w:bottom="1304" w:left="1304" w:header="720" w:footer="720" w:gutter="0"/>
          <w:cols w:space="720" w:num="1"/>
          <w:docGrid w:type="lines" w:linePitch="312" w:charSpace="0"/>
        </w:sectPr>
      </w:pPr>
      <w:bookmarkStart w:id="7" w:name="_Toc351203632"/>
    </w:p>
    <w:p w14:paraId="2566217F">
      <w:pPr>
        <w:widowControl/>
        <w:adjustRightInd w:val="0"/>
        <w:snapToGrid w:val="0"/>
        <w:spacing w:after="50" w:line="360" w:lineRule="auto"/>
        <w:jc w:val="center"/>
        <w:outlineLvl w:val="0"/>
        <w:rPr>
          <w:rFonts w:ascii="宋体" w:hAnsi="宋体" w:cs="宋体"/>
          <w:b/>
          <w:kern w:val="44"/>
          <w:sz w:val="28"/>
          <w:szCs w:val="28"/>
        </w:rPr>
      </w:pPr>
      <w:bookmarkStart w:id="8" w:name="_Toc20171709"/>
      <w:bookmarkEnd w:id="8"/>
      <w:bookmarkStart w:id="9" w:name="_Toc20902"/>
      <w:bookmarkStart w:id="10" w:name="_Toc27707"/>
      <w:bookmarkStart w:id="11" w:name="_Hlk59010609"/>
      <w:r>
        <w:rPr>
          <w:rFonts w:hint="eastAsia" w:ascii="宋体" w:hAnsi="宋体" w:cs="宋体"/>
          <w:b/>
          <w:kern w:val="44"/>
          <w:sz w:val="28"/>
          <w:szCs w:val="28"/>
          <w:lang w:val="en-US" w:eastAsia="zh-CN" w:bidi="ar"/>
        </w:rPr>
        <w:t xml:space="preserve"> </w:t>
      </w:r>
      <w:r>
        <w:rPr>
          <w:rFonts w:hint="eastAsia" w:ascii="宋体" w:hAnsi="宋体" w:cs="宋体"/>
          <w:b/>
          <w:kern w:val="44"/>
          <w:sz w:val="28"/>
          <w:szCs w:val="28"/>
          <w:lang w:bidi="ar"/>
        </w:rPr>
        <w:t>第一部分 合同协议书</w:t>
      </w:r>
      <w:bookmarkEnd w:id="9"/>
      <w:bookmarkEnd w:id="10"/>
    </w:p>
    <w:p w14:paraId="2579A9AA">
      <w:pPr>
        <w:keepNext w:val="0"/>
        <w:keepLines w:val="0"/>
        <w:widowControl/>
        <w:suppressLineNumbers w:val="0"/>
        <w:adjustRightInd w:val="0"/>
        <w:snapToGrid w:val="0"/>
        <w:spacing w:after="163" w:afterLines="50" w:line="360" w:lineRule="auto"/>
        <w:ind w:firstLine="420" w:firstLineChars="200"/>
        <w:jc w:val="left"/>
        <w:rPr>
          <w:rFonts w:hint="eastAsia" w:ascii="宋体" w:hAnsi="宋体" w:cs="宋体"/>
          <w:color w:val="auto"/>
          <w:kern w:val="0"/>
          <w:sz w:val="21"/>
          <w:szCs w:val="21"/>
          <w:u w:val="none"/>
          <w:lang w:bidi="ar"/>
        </w:rPr>
      </w:pPr>
      <w:r>
        <w:rPr>
          <w:rFonts w:hint="eastAsia" w:ascii="宋体" w:hAnsi="宋体" w:eastAsia="宋体" w:cs="宋体"/>
          <w:color w:val="auto"/>
          <w:kern w:val="0"/>
          <w:sz w:val="21"/>
          <w:szCs w:val="21"/>
          <w:u w:val="none"/>
          <w:lang w:val="en-US" w:eastAsia="zh-CN" w:bidi="ar"/>
        </w:rPr>
        <w:t>发包人（全称</w:t>
      </w:r>
      <w:r>
        <w:rPr>
          <w:rFonts w:hint="eastAsia" w:ascii="宋体" w:hAnsi="宋体" w:cs="宋体"/>
          <w:color w:val="auto"/>
          <w:kern w:val="0"/>
          <w:sz w:val="21"/>
          <w:szCs w:val="21"/>
          <w:u w:val="none"/>
          <w:lang w:val="en-US" w:eastAsia="zh-CN" w:bidi="ar"/>
        </w:rPr>
        <w:t>，甲方</w:t>
      </w:r>
      <w:r>
        <w:rPr>
          <w:rFonts w:hint="eastAsia" w:ascii="宋体" w:hAnsi="宋体" w:eastAsia="宋体" w:cs="宋体"/>
          <w:color w:val="auto"/>
          <w:kern w:val="0"/>
          <w:sz w:val="21"/>
          <w:szCs w:val="21"/>
          <w:u w:val="none"/>
          <w:lang w:val="en-US" w:eastAsia="zh-CN" w:bidi="ar"/>
        </w:rPr>
        <w:t xml:space="preserve">）： 重庆第二师范学院 </w:t>
      </w:r>
    </w:p>
    <w:p w14:paraId="3B3DA69F">
      <w:pPr>
        <w:keepNext w:val="0"/>
        <w:keepLines w:val="0"/>
        <w:widowControl/>
        <w:suppressLineNumbers w:val="0"/>
        <w:adjustRightInd w:val="0"/>
        <w:snapToGrid w:val="0"/>
        <w:spacing w:after="163" w:afterLines="50" w:line="360" w:lineRule="auto"/>
        <w:ind w:firstLine="420" w:firstLineChars="200"/>
        <w:jc w:val="left"/>
        <w:rPr>
          <w:rFonts w:hint="eastAsia" w:ascii="宋体" w:hAnsi="宋体" w:eastAsia="宋体" w:cs="宋体"/>
          <w:color w:val="auto"/>
          <w:kern w:val="0"/>
          <w:sz w:val="21"/>
          <w:szCs w:val="21"/>
          <w:u w:val="none"/>
          <w:lang w:val="en-US" w:eastAsia="zh-CN" w:bidi="ar"/>
        </w:rPr>
      </w:pPr>
      <w:r>
        <w:rPr>
          <w:rFonts w:hint="eastAsia" w:ascii="宋体" w:hAnsi="宋体" w:eastAsia="宋体" w:cs="宋体"/>
          <w:color w:val="auto"/>
          <w:kern w:val="0"/>
          <w:sz w:val="21"/>
          <w:szCs w:val="21"/>
          <w:u w:val="none"/>
          <w:lang w:val="en-US" w:eastAsia="zh-CN" w:bidi="ar"/>
        </w:rPr>
        <w:t>承包人（全称</w:t>
      </w:r>
      <w:r>
        <w:rPr>
          <w:rFonts w:hint="eastAsia" w:ascii="宋体" w:hAnsi="宋体" w:cs="宋体"/>
          <w:color w:val="auto"/>
          <w:kern w:val="0"/>
          <w:sz w:val="21"/>
          <w:szCs w:val="21"/>
          <w:u w:val="none"/>
          <w:lang w:val="en-US" w:eastAsia="zh-CN" w:bidi="ar"/>
        </w:rPr>
        <w:t>，乙方</w:t>
      </w:r>
      <w:r>
        <w:rPr>
          <w:rFonts w:hint="eastAsia" w:ascii="宋体" w:hAnsi="宋体" w:eastAsia="宋体" w:cs="宋体"/>
          <w:color w:val="auto"/>
          <w:kern w:val="0"/>
          <w:sz w:val="21"/>
          <w:szCs w:val="21"/>
          <w:u w:val="none"/>
          <w:lang w:val="en-US" w:eastAsia="zh-CN" w:bidi="ar"/>
        </w:rPr>
        <w:t>）： 重庆建工第九建设有限公司</w:t>
      </w:r>
    </w:p>
    <w:p w14:paraId="124FB7D0">
      <w:pPr>
        <w:keepNext w:val="0"/>
        <w:keepLines w:val="0"/>
        <w:widowControl/>
        <w:suppressLineNumbers w:val="0"/>
        <w:adjustRightInd w:val="0"/>
        <w:snapToGrid w:val="0"/>
        <w:spacing w:after="163" w:afterLines="50" w:line="360" w:lineRule="auto"/>
        <w:ind w:firstLine="420" w:firstLineChars="200"/>
        <w:jc w:val="left"/>
        <w:rPr>
          <w:rFonts w:hint="eastAsia" w:ascii="宋体" w:hAnsi="宋体" w:cs="宋体"/>
          <w:color w:val="auto"/>
          <w:kern w:val="0"/>
          <w:sz w:val="21"/>
          <w:szCs w:val="21"/>
          <w:u w:val="none"/>
          <w:lang w:bidi="ar"/>
        </w:rPr>
      </w:pPr>
      <w:r>
        <w:rPr>
          <w:rFonts w:hint="eastAsia" w:ascii="宋体" w:hAnsi="宋体" w:eastAsia="宋体" w:cs="宋体"/>
          <w:color w:val="auto"/>
          <w:kern w:val="0"/>
          <w:sz w:val="21"/>
          <w:szCs w:val="21"/>
          <w:u w:val="none"/>
          <w:lang w:val="en-US" w:eastAsia="zh-CN" w:bidi="ar"/>
        </w:rPr>
        <w:t>承包人（全称</w:t>
      </w:r>
      <w:r>
        <w:rPr>
          <w:rFonts w:hint="eastAsia" w:ascii="宋体" w:hAnsi="宋体" w:cs="宋体"/>
          <w:color w:val="auto"/>
          <w:kern w:val="0"/>
          <w:sz w:val="21"/>
          <w:szCs w:val="21"/>
          <w:u w:val="none"/>
          <w:lang w:val="en-US" w:eastAsia="zh-CN" w:bidi="ar"/>
        </w:rPr>
        <w:t>，丙方</w:t>
      </w:r>
      <w:r>
        <w:rPr>
          <w:rFonts w:hint="eastAsia" w:ascii="宋体" w:hAnsi="宋体" w:eastAsia="宋体" w:cs="宋体"/>
          <w:color w:val="auto"/>
          <w:kern w:val="0"/>
          <w:sz w:val="21"/>
          <w:szCs w:val="21"/>
          <w:u w:val="none"/>
          <w:lang w:val="en-US" w:eastAsia="zh-CN" w:bidi="ar"/>
        </w:rPr>
        <w:t>）：</w:t>
      </w:r>
      <w:r>
        <w:rPr>
          <w:rFonts w:hint="eastAsia" w:ascii="宋体" w:hAnsi="宋体" w:cs="宋体"/>
          <w:color w:val="auto"/>
          <w:kern w:val="0"/>
          <w:sz w:val="21"/>
          <w:szCs w:val="21"/>
          <w:u w:val="none"/>
          <w:lang w:val="en-US" w:eastAsia="zh-CN" w:bidi="ar"/>
        </w:rPr>
        <w:t xml:space="preserve"> 中交第二航务工程勘察设计院有限公司</w:t>
      </w:r>
    </w:p>
    <w:p w14:paraId="39E75B0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根据《中华人民共和国民法典》、《中华人民共和国建筑法》及有关法律规定，遵循平等、自愿、公平和诚实信用的原则，双方就</w:t>
      </w:r>
      <w:r>
        <w:rPr>
          <w:rFonts w:hint="eastAsia" w:ascii="宋体" w:hAnsi="宋体" w:cs="宋体"/>
          <w:kern w:val="0"/>
          <w:szCs w:val="21"/>
          <w:u w:val="single"/>
          <w:lang w:bidi="ar"/>
        </w:rPr>
        <w:t>重庆第二师范学院南山校区学生宿舍三期建设工程EPC总承包</w:t>
      </w:r>
      <w:r>
        <w:rPr>
          <w:rFonts w:hint="eastAsia" w:ascii="宋体" w:hAnsi="宋体" w:cs="宋体"/>
          <w:kern w:val="0"/>
          <w:szCs w:val="21"/>
          <w:lang w:bidi="ar"/>
        </w:rPr>
        <w:t>项目的工程总承包及有关事项协商一致，共同达成如下协议：</w:t>
      </w:r>
    </w:p>
    <w:p w14:paraId="5E3847C4">
      <w:pPr>
        <w:widowControl/>
        <w:adjustRightInd w:val="0"/>
        <w:snapToGrid w:val="0"/>
        <w:spacing w:after="163" w:afterLines="50" w:line="360" w:lineRule="auto"/>
        <w:jc w:val="left"/>
        <w:outlineLvl w:val="1"/>
        <w:rPr>
          <w:rFonts w:ascii="宋体" w:hAnsi="宋体" w:cs="宋体"/>
          <w:kern w:val="0"/>
        </w:rPr>
      </w:pPr>
      <w:bookmarkStart w:id="12" w:name="_Toc20171710"/>
      <w:bookmarkEnd w:id="12"/>
      <w:bookmarkStart w:id="13" w:name="_Toc18755"/>
      <w:bookmarkStart w:id="14" w:name="_Toc11635"/>
      <w:bookmarkStart w:id="15" w:name="_Toc30846"/>
      <w:bookmarkStart w:id="16" w:name="_Toc84930695"/>
      <w:r>
        <w:rPr>
          <w:rFonts w:hint="eastAsia" w:ascii="宋体" w:hAnsi="宋体" w:cs="宋体"/>
          <w:kern w:val="0"/>
          <w:szCs w:val="21"/>
          <w:lang w:bidi="ar"/>
        </w:rPr>
        <w:t>一、工程概况</w:t>
      </w:r>
      <w:bookmarkEnd w:id="13"/>
      <w:bookmarkEnd w:id="14"/>
      <w:bookmarkEnd w:id="15"/>
      <w:bookmarkEnd w:id="16"/>
    </w:p>
    <w:p w14:paraId="46DE3AEC">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 工程名称：</w:t>
      </w:r>
      <w:r>
        <w:rPr>
          <w:rFonts w:hint="eastAsia" w:ascii="宋体" w:hAnsi="宋体" w:cs="宋体"/>
          <w:kern w:val="0"/>
          <w:szCs w:val="21"/>
          <w:u w:val="single"/>
          <w:lang w:bidi="ar"/>
        </w:rPr>
        <w:t>重庆第二师范学院南山校区学生宿舍三期建设工程EPC总承包</w:t>
      </w:r>
      <w:r>
        <w:rPr>
          <w:rFonts w:hint="eastAsia" w:ascii="宋体" w:hAnsi="宋体" w:cs="宋体"/>
          <w:kern w:val="0"/>
          <w:szCs w:val="21"/>
          <w:u w:val="single"/>
          <w:lang w:val="en-US" w:eastAsia="zh-CN" w:bidi="ar"/>
        </w:rPr>
        <w:t>工程</w:t>
      </w:r>
      <w:r>
        <w:rPr>
          <w:rFonts w:hint="eastAsia" w:ascii="宋体" w:hAnsi="宋体" w:cs="宋体"/>
          <w:kern w:val="0"/>
          <w:szCs w:val="21"/>
          <w:lang w:bidi="ar"/>
        </w:rPr>
        <w:t>。</w:t>
      </w:r>
    </w:p>
    <w:p w14:paraId="55807C57">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 工程地点：</w:t>
      </w:r>
      <w:r>
        <w:rPr>
          <w:rFonts w:hint="eastAsia" w:ascii="宋体" w:hAnsi="宋体"/>
          <w:snapToGrid w:val="0"/>
          <w:color w:val="auto"/>
          <w:kern w:val="0"/>
          <w:szCs w:val="21"/>
          <w:highlight w:val="none"/>
          <w:u w:val="single"/>
        </w:rPr>
        <w:t>重庆市南岸区重庆第二师范学院南山校区内</w:t>
      </w:r>
      <w:r>
        <w:rPr>
          <w:rFonts w:hint="eastAsia" w:ascii="宋体" w:hAnsi="宋体" w:cs="宋体"/>
          <w:kern w:val="0"/>
          <w:szCs w:val="21"/>
          <w:lang w:bidi="ar"/>
        </w:rPr>
        <w:t>。</w:t>
      </w:r>
    </w:p>
    <w:p w14:paraId="3AA7F200">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 工程审批、核准或备案文号：</w:t>
      </w:r>
      <w:r>
        <w:rPr>
          <w:rFonts w:hint="eastAsia" w:ascii="宋体" w:hAnsi="宋体" w:eastAsia="宋体" w:cs="宋体"/>
          <w:i w:val="0"/>
          <w:iCs w:val="0"/>
          <w:caps w:val="0"/>
          <w:color w:val="333333"/>
          <w:spacing w:val="0"/>
          <w:sz w:val="21"/>
          <w:szCs w:val="21"/>
          <w:u w:val="single"/>
          <w:shd w:val="clear" w:fill="FFFFFF"/>
        </w:rPr>
        <w:t>渝发改社会【2024】545号文</w:t>
      </w:r>
      <w:r>
        <w:rPr>
          <w:rFonts w:hint="eastAsia" w:ascii="宋体" w:hAnsi="宋体" w:cs="宋体"/>
          <w:kern w:val="0"/>
          <w:szCs w:val="21"/>
          <w:lang w:bidi="ar"/>
        </w:rPr>
        <w:t>。</w:t>
      </w:r>
    </w:p>
    <w:p w14:paraId="3340B3E6">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 资金来源：</w:t>
      </w:r>
      <w:r>
        <w:rPr>
          <w:rFonts w:hint="eastAsia" w:ascii="宋体" w:hAnsi="宋体" w:eastAsia="宋体" w:cs="宋体"/>
          <w:i w:val="0"/>
          <w:iCs w:val="0"/>
          <w:caps w:val="0"/>
          <w:color w:val="333333"/>
          <w:spacing w:val="0"/>
          <w:sz w:val="21"/>
          <w:szCs w:val="21"/>
          <w:u w:val="single"/>
          <w:shd w:val="clear" w:fill="FFFFFF"/>
        </w:rPr>
        <w:t>业主自筹及中央资金</w:t>
      </w:r>
      <w:r>
        <w:rPr>
          <w:rFonts w:hint="eastAsia" w:ascii="宋体" w:hAnsi="宋体" w:cs="宋体"/>
          <w:kern w:val="0"/>
          <w:szCs w:val="21"/>
          <w:lang w:bidi="ar"/>
        </w:rPr>
        <w:t>。</w:t>
      </w:r>
    </w:p>
    <w:p w14:paraId="55F62E56">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5. 工程内容及规模：</w:t>
      </w:r>
      <w:r>
        <w:rPr>
          <w:rFonts w:hint="eastAsia" w:ascii="宋体" w:hAnsi="宋体"/>
          <w:snapToGrid w:val="0"/>
          <w:color w:val="auto"/>
          <w:kern w:val="0"/>
          <w:szCs w:val="21"/>
          <w:highlight w:val="none"/>
          <w:u w:val="single"/>
        </w:rPr>
        <w:t>项目总建筑面积</w:t>
      </w:r>
      <w:r>
        <w:rPr>
          <w:rFonts w:hint="eastAsia" w:ascii="宋体" w:hAnsi="宋体"/>
          <w:snapToGrid w:val="0"/>
          <w:color w:val="auto"/>
          <w:kern w:val="0"/>
          <w:szCs w:val="21"/>
          <w:highlight w:val="none"/>
          <w:u w:val="single"/>
          <w:lang w:val="en-US" w:eastAsia="zh-CN"/>
        </w:rPr>
        <w:t>约</w:t>
      </w:r>
      <w:r>
        <w:rPr>
          <w:rFonts w:hint="eastAsia" w:ascii="宋体" w:hAnsi="宋体"/>
          <w:snapToGrid w:val="0"/>
          <w:color w:val="auto"/>
          <w:kern w:val="0"/>
          <w:szCs w:val="21"/>
          <w:highlight w:val="none"/>
          <w:u w:val="single"/>
        </w:rPr>
        <w:t>11992平方米，其中，学生宿舍</w:t>
      </w:r>
      <w:r>
        <w:rPr>
          <w:rFonts w:hint="eastAsia" w:ascii="宋体" w:hAnsi="宋体"/>
          <w:snapToGrid w:val="0"/>
          <w:color w:val="auto"/>
          <w:kern w:val="0"/>
          <w:szCs w:val="21"/>
          <w:highlight w:val="none"/>
          <w:u w:val="single"/>
          <w:lang w:val="en-US" w:eastAsia="zh-CN"/>
        </w:rPr>
        <w:t>约</w:t>
      </w:r>
      <w:r>
        <w:rPr>
          <w:rFonts w:hint="eastAsia" w:ascii="宋体" w:hAnsi="宋体"/>
          <w:snapToGrid w:val="0"/>
          <w:color w:val="auto"/>
          <w:kern w:val="0"/>
          <w:szCs w:val="21"/>
          <w:highlight w:val="none"/>
          <w:u w:val="single"/>
        </w:rPr>
        <w:t>11495平方米，设备用房并配套地面停车位、广场、绿化、道路等工程。主要建设内容包括土建工程、装饰工程、安装工程、总图工程等招标范围内的南山校区学生宿舍三期建设工程所有相关内容</w:t>
      </w:r>
      <w:r>
        <w:rPr>
          <w:rFonts w:hint="eastAsia" w:ascii="宋体" w:hAnsi="宋体" w:cs="宋体"/>
          <w:kern w:val="0"/>
          <w:szCs w:val="21"/>
          <w:lang w:bidi="ar"/>
        </w:rPr>
        <w:t>。</w:t>
      </w:r>
    </w:p>
    <w:p w14:paraId="6EC87867">
      <w:pPr>
        <w:tabs>
          <w:tab w:val="left" w:pos="3840"/>
          <w:tab w:val="left" w:pos="5300"/>
        </w:tabs>
        <w:autoSpaceDE w:val="0"/>
        <w:autoSpaceDN w:val="0"/>
        <w:adjustRightInd w:val="0"/>
        <w:snapToGrid w:val="0"/>
        <w:spacing w:line="460" w:lineRule="exact"/>
        <w:ind w:firstLine="420" w:firstLineChars="200"/>
        <w:jc w:val="left"/>
        <w:rPr>
          <w:rFonts w:hint="eastAsia" w:ascii="宋体" w:hAnsi="宋体" w:cs="宋体"/>
          <w:kern w:val="0"/>
          <w:szCs w:val="21"/>
          <w:lang w:bidi="ar"/>
        </w:rPr>
      </w:pPr>
      <w:r>
        <w:rPr>
          <w:rFonts w:hint="eastAsia" w:ascii="宋体" w:hAnsi="宋体" w:cs="宋体"/>
          <w:kern w:val="0"/>
          <w:szCs w:val="21"/>
          <w:lang w:bidi="ar"/>
        </w:rPr>
        <w:t>6. 工程承包范围：</w:t>
      </w:r>
      <w:bookmarkStart w:id="17" w:name="OLE_LINK372"/>
      <w:bookmarkStart w:id="18" w:name="OLE_LINK371"/>
    </w:p>
    <w:p w14:paraId="55D6B151">
      <w:pPr>
        <w:tabs>
          <w:tab w:val="left" w:pos="3840"/>
          <w:tab w:val="left" w:pos="5300"/>
        </w:tabs>
        <w:autoSpaceDE w:val="0"/>
        <w:autoSpaceDN w:val="0"/>
        <w:adjustRightInd w:val="0"/>
        <w:snapToGrid w:val="0"/>
        <w:spacing w:line="460" w:lineRule="exact"/>
        <w:ind w:firstLine="420" w:firstLineChars="200"/>
        <w:jc w:val="left"/>
        <w:rPr>
          <w:rFonts w:ascii="宋体" w:hAnsi="宋体"/>
          <w:snapToGrid w:val="0"/>
          <w:color w:val="auto"/>
          <w:kern w:val="0"/>
          <w:szCs w:val="21"/>
          <w:highlight w:val="none"/>
          <w:u w:val="single"/>
        </w:rPr>
      </w:pPr>
      <w:r>
        <w:rPr>
          <w:rFonts w:hint="eastAsia" w:ascii="宋体" w:hAnsi="宋体"/>
          <w:snapToGrid w:val="0"/>
          <w:color w:val="auto"/>
          <w:kern w:val="0"/>
          <w:szCs w:val="21"/>
          <w:highlight w:val="none"/>
          <w:u w:val="single"/>
        </w:rPr>
        <w:t>(1)工程勘察设计范围：包括但不限于按照国家现行工程设计及建设规范、规程等要求，在随招标文件发出的方案设计、初步设计的基础上，按国家和重庆市现行建筑标准、规范对本项目建筑工程(建筑、结构、防水、保温、节能与绿建、装配式建筑、幕墙及外立面装饰、门窗等)、安装工程(变配电及电气、消防、给排水、通风空调、弱电智能化等)、总图及室外工程(一般土石方、支护、景观绿化、室外道路及地面硬质铺装、学校室外运动场、综合管网及管线迁改、附属构筑物等)、室内装饰工程、污废水处理工程等以及与上述内容相关的装配式、绿建</w:t>
      </w:r>
      <w:r>
        <w:rPr>
          <w:rFonts w:hint="eastAsia" w:ascii="宋体" w:hAnsi="宋体"/>
          <w:snapToGrid w:val="0"/>
          <w:color w:val="auto"/>
          <w:kern w:val="0"/>
          <w:szCs w:val="21"/>
          <w:highlight w:val="none"/>
          <w:u w:val="single"/>
          <w:lang w:eastAsia="zh-CN"/>
        </w:rPr>
        <w:t>、海绵城市</w:t>
      </w:r>
      <w:r>
        <w:rPr>
          <w:rFonts w:hint="eastAsia" w:ascii="宋体" w:hAnsi="宋体"/>
          <w:snapToGrid w:val="0"/>
          <w:color w:val="auto"/>
          <w:kern w:val="0"/>
          <w:szCs w:val="21"/>
          <w:highlight w:val="none"/>
          <w:u w:val="single"/>
        </w:rPr>
        <w:t>等专项的补充、完善，开展并完成所有与本工程相关的施工图设计，施工超前钻勘察以及施工、竣工验收阶段及缺陷责任期内的所有勘察设计服务。</w:t>
      </w:r>
    </w:p>
    <w:bookmarkEnd w:id="17"/>
    <w:bookmarkEnd w:id="18"/>
    <w:p w14:paraId="02D763CB">
      <w:pPr>
        <w:tabs>
          <w:tab w:val="left" w:pos="3840"/>
          <w:tab w:val="left" w:pos="5300"/>
        </w:tabs>
        <w:autoSpaceDE w:val="0"/>
        <w:autoSpaceDN w:val="0"/>
        <w:adjustRightInd w:val="0"/>
        <w:snapToGrid w:val="0"/>
        <w:spacing w:line="460" w:lineRule="exact"/>
        <w:ind w:firstLine="420" w:firstLineChars="200"/>
        <w:jc w:val="left"/>
        <w:rPr>
          <w:rFonts w:ascii="宋体" w:hAnsi="宋体"/>
          <w:snapToGrid w:val="0"/>
          <w:color w:val="auto"/>
          <w:kern w:val="0"/>
          <w:szCs w:val="21"/>
          <w:highlight w:val="none"/>
          <w:u w:val="single"/>
        </w:rPr>
      </w:pPr>
      <w:r>
        <w:rPr>
          <w:rFonts w:hint="eastAsia" w:ascii="宋体" w:hAnsi="宋体"/>
          <w:snapToGrid w:val="0"/>
          <w:color w:val="auto"/>
          <w:kern w:val="0"/>
          <w:szCs w:val="21"/>
          <w:highlight w:val="none"/>
          <w:u w:val="single"/>
        </w:rPr>
        <w:t>(2)施工：包括但不限于设计范围中的建筑、结构、装饰装修、给排水、电气、室外管网</w:t>
      </w:r>
      <w:r>
        <w:rPr>
          <w:rFonts w:hint="eastAsia" w:ascii="宋体" w:hAnsi="宋体"/>
          <w:snapToGrid w:val="0"/>
          <w:color w:val="auto"/>
          <w:kern w:val="0"/>
          <w:szCs w:val="21"/>
          <w:highlight w:val="none"/>
          <w:u w:val="single"/>
          <w:lang w:eastAsia="zh-CN"/>
        </w:rPr>
        <w:t>、</w:t>
      </w:r>
      <w:r>
        <w:rPr>
          <w:rFonts w:hint="eastAsia" w:ascii="宋体" w:hAnsi="宋体"/>
          <w:snapToGrid w:val="0"/>
          <w:color w:val="auto"/>
          <w:kern w:val="0"/>
          <w:szCs w:val="21"/>
          <w:highlight w:val="none"/>
          <w:u w:val="single"/>
          <w:lang w:val="en-US" w:eastAsia="zh-CN"/>
        </w:rPr>
        <w:t>室内外强弱电</w:t>
      </w:r>
      <w:r>
        <w:rPr>
          <w:rFonts w:hint="eastAsia" w:ascii="宋体" w:hAnsi="宋体"/>
          <w:snapToGrid w:val="0"/>
          <w:color w:val="auto"/>
          <w:kern w:val="0"/>
          <w:szCs w:val="21"/>
          <w:highlight w:val="none"/>
          <w:u w:val="single"/>
        </w:rPr>
        <w:t>(含 迁建)、道路、消防、景观绿化、节能、装配式建筑、附属工程、人防等与本工程相关的全部施工工作，以及工程缺陷责任期保修等工作。</w:t>
      </w:r>
    </w:p>
    <w:p w14:paraId="28ACA7CE">
      <w:pPr>
        <w:tabs>
          <w:tab w:val="left" w:pos="3840"/>
          <w:tab w:val="left" w:pos="5300"/>
        </w:tabs>
        <w:autoSpaceDE w:val="0"/>
        <w:autoSpaceDN w:val="0"/>
        <w:adjustRightInd w:val="0"/>
        <w:snapToGrid w:val="0"/>
        <w:spacing w:line="460" w:lineRule="exact"/>
        <w:ind w:firstLine="420" w:firstLineChars="200"/>
        <w:jc w:val="left"/>
        <w:rPr>
          <w:rFonts w:ascii="宋体" w:hAnsi="宋体"/>
          <w:snapToGrid w:val="0"/>
          <w:color w:val="auto"/>
          <w:kern w:val="0"/>
          <w:szCs w:val="21"/>
          <w:highlight w:val="none"/>
          <w:u w:val="single"/>
        </w:rPr>
      </w:pPr>
      <w:r>
        <w:rPr>
          <w:rFonts w:hint="eastAsia" w:ascii="宋体" w:hAnsi="宋体"/>
          <w:snapToGrid w:val="0"/>
          <w:color w:val="auto"/>
          <w:kern w:val="0"/>
          <w:szCs w:val="21"/>
          <w:highlight w:val="none"/>
          <w:u w:val="single"/>
        </w:rPr>
        <w:t>(3)工程采购范围：包括但不限于施工范围中的设施、设备、材料等采购、运输、保管、安装，检测、调试、试运行、办证等，以及材料设备保修期内的保修工作。</w:t>
      </w:r>
    </w:p>
    <w:p w14:paraId="43AEAAA2">
      <w:pPr>
        <w:tabs>
          <w:tab w:val="left" w:pos="3840"/>
          <w:tab w:val="left" w:pos="5300"/>
        </w:tabs>
        <w:autoSpaceDE w:val="0"/>
        <w:autoSpaceDN w:val="0"/>
        <w:adjustRightInd w:val="0"/>
        <w:snapToGrid w:val="0"/>
        <w:spacing w:line="460" w:lineRule="exact"/>
        <w:ind w:firstLine="420" w:firstLineChars="200"/>
        <w:jc w:val="left"/>
        <w:rPr>
          <w:rFonts w:ascii="宋体" w:hAnsi="宋体"/>
          <w:snapToGrid w:val="0"/>
          <w:color w:val="auto"/>
          <w:kern w:val="0"/>
          <w:szCs w:val="21"/>
          <w:highlight w:val="none"/>
          <w:u w:val="single"/>
        </w:rPr>
      </w:pPr>
      <w:r>
        <w:rPr>
          <w:rFonts w:hint="eastAsia" w:ascii="宋体" w:hAnsi="宋体"/>
          <w:snapToGrid w:val="0"/>
          <w:color w:val="auto"/>
          <w:kern w:val="0"/>
          <w:szCs w:val="21"/>
          <w:highlight w:val="none"/>
          <w:u w:val="single"/>
        </w:rPr>
        <w:t>（4）EPC实施过程管理中包含但不限于：负责办理本项目EPC总承包各阶段的报建、审查、审批、核准、办证、竣工、外协谈判等工作及相关手续办理、协调配合及必要的安全评估和检查、综合调试、竣工图的编审、试运行考核、竣工验收、质量保修等直至满足招标人要求并交付招标人接收使用。</w:t>
      </w:r>
    </w:p>
    <w:p w14:paraId="29360820">
      <w:pPr>
        <w:widowControl/>
        <w:wordWrap w:val="0"/>
        <w:topLinePunct/>
        <w:adjustRightInd w:val="0"/>
        <w:snapToGrid w:val="0"/>
        <w:spacing w:after="163" w:afterLines="50" w:line="360" w:lineRule="auto"/>
        <w:ind w:firstLine="0" w:firstLineChars="0"/>
        <w:rPr>
          <w:rFonts w:ascii="宋体" w:hAnsi="宋体" w:cs="宋体"/>
          <w:kern w:val="0"/>
        </w:rPr>
      </w:pPr>
    </w:p>
    <w:p w14:paraId="2734780E">
      <w:pPr>
        <w:widowControl/>
        <w:adjustRightInd w:val="0"/>
        <w:snapToGrid w:val="0"/>
        <w:spacing w:after="163" w:afterLines="50" w:line="360" w:lineRule="auto"/>
        <w:jc w:val="left"/>
        <w:outlineLvl w:val="1"/>
        <w:rPr>
          <w:rFonts w:ascii="宋体" w:hAnsi="宋体" w:cs="宋体"/>
          <w:kern w:val="0"/>
        </w:rPr>
      </w:pPr>
      <w:bookmarkStart w:id="19" w:name="_Toc20171711"/>
      <w:bookmarkEnd w:id="19"/>
      <w:bookmarkStart w:id="20" w:name="_Toc11949"/>
      <w:bookmarkStart w:id="21" w:name="_Toc31522"/>
      <w:bookmarkStart w:id="22" w:name="_Toc28239"/>
      <w:bookmarkStart w:id="23" w:name="_Toc84930696"/>
      <w:r>
        <w:rPr>
          <w:rFonts w:hint="eastAsia" w:ascii="宋体" w:hAnsi="宋体" w:cs="宋体"/>
          <w:kern w:val="0"/>
          <w:szCs w:val="21"/>
          <w:lang w:bidi="ar"/>
        </w:rPr>
        <w:t>二、合同工期</w:t>
      </w:r>
      <w:bookmarkEnd w:id="20"/>
      <w:bookmarkEnd w:id="21"/>
      <w:bookmarkEnd w:id="22"/>
      <w:bookmarkEnd w:id="23"/>
    </w:p>
    <w:p w14:paraId="4CC91118">
      <w:pPr>
        <w:widowControl/>
        <w:shd w:val="clear"/>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计划开始工作日期：</w:t>
      </w:r>
      <w:r>
        <w:rPr>
          <w:rFonts w:hint="eastAsia" w:ascii="宋体" w:hAnsi="宋体" w:cs="宋体"/>
          <w:kern w:val="0"/>
          <w:szCs w:val="21"/>
          <w:u w:val="single"/>
          <w:shd w:val="clear"/>
          <w:lang w:bidi="ar"/>
        </w:rPr>
        <w:t xml:space="preserve">   </w:t>
      </w:r>
      <w:r>
        <w:rPr>
          <w:rFonts w:hint="eastAsia" w:ascii="宋体" w:hAnsi="宋体" w:cs="宋体"/>
          <w:kern w:val="0"/>
          <w:szCs w:val="21"/>
          <w:u w:val="single"/>
          <w:shd w:val="clear"/>
          <w:lang w:val="en-US" w:eastAsia="zh-CN" w:bidi="ar"/>
        </w:rPr>
        <w:t xml:space="preserve">   </w:t>
      </w:r>
      <w:r>
        <w:rPr>
          <w:rFonts w:hint="eastAsia" w:ascii="宋体" w:hAnsi="宋体" w:cs="宋体"/>
          <w:kern w:val="0"/>
          <w:szCs w:val="21"/>
          <w:u w:val="single"/>
          <w:shd w:val="clear"/>
          <w:lang w:bidi="ar"/>
        </w:rPr>
        <w:t xml:space="preserve">  </w:t>
      </w:r>
      <w:r>
        <w:rPr>
          <w:rFonts w:hint="eastAsia" w:ascii="宋体" w:hAnsi="宋体" w:cs="宋体"/>
          <w:kern w:val="0"/>
          <w:szCs w:val="21"/>
          <w:shd w:val="clear"/>
          <w:lang w:bidi="ar"/>
        </w:rPr>
        <w:t>年</w:t>
      </w:r>
      <w:r>
        <w:rPr>
          <w:rFonts w:hint="eastAsia" w:ascii="宋体" w:hAnsi="宋体" w:cs="宋体"/>
          <w:kern w:val="0"/>
          <w:szCs w:val="21"/>
          <w:u w:val="single"/>
          <w:shd w:val="clear"/>
          <w:lang w:bidi="ar"/>
        </w:rPr>
        <w:t xml:space="preserve">  </w:t>
      </w:r>
      <w:r>
        <w:rPr>
          <w:rFonts w:hint="eastAsia" w:ascii="宋体" w:hAnsi="宋体" w:cs="宋体"/>
          <w:kern w:val="0"/>
          <w:szCs w:val="21"/>
          <w:u w:val="single"/>
          <w:shd w:val="clear"/>
          <w:lang w:val="en-US" w:eastAsia="zh-CN" w:bidi="ar"/>
        </w:rPr>
        <w:t xml:space="preserve">  </w:t>
      </w:r>
      <w:r>
        <w:rPr>
          <w:rFonts w:hint="eastAsia" w:ascii="宋体" w:hAnsi="宋体" w:cs="宋体"/>
          <w:kern w:val="0"/>
          <w:szCs w:val="21"/>
          <w:u w:val="single"/>
          <w:shd w:val="clear"/>
          <w:lang w:bidi="ar"/>
        </w:rPr>
        <w:t xml:space="preserve"> </w:t>
      </w:r>
      <w:r>
        <w:rPr>
          <w:rFonts w:hint="eastAsia" w:ascii="宋体" w:hAnsi="宋体" w:cs="宋体"/>
          <w:kern w:val="0"/>
          <w:szCs w:val="21"/>
          <w:shd w:val="clear"/>
          <w:lang w:bidi="ar"/>
        </w:rPr>
        <w:t>月</w:t>
      </w:r>
      <w:r>
        <w:rPr>
          <w:rFonts w:hint="eastAsia" w:ascii="宋体" w:hAnsi="宋体" w:cs="宋体"/>
          <w:kern w:val="0"/>
          <w:szCs w:val="21"/>
          <w:u w:val="single"/>
          <w:shd w:val="clear"/>
          <w:lang w:bidi="ar"/>
        </w:rPr>
        <w:t xml:space="preserve">     </w:t>
      </w:r>
      <w:r>
        <w:rPr>
          <w:rFonts w:hint="eastAsia" w:ascii="宋体" w:hAnsi="宋体" w:cs="宋体"/>
          <w:kern w:val="0"/>
          <w:szCs w:val="21"/>
          <w:shd w:val="clear"/>
          <w:lang w:bidi="ar"/>
        </w:rPr>
        <w:t>日</w:t>
      </w:r>
      <w:r>
        <w:rPr>
          <w:rFonts w:hint="eastAsia" w:ascii="宋体" w:hAnsi="宋体" w:cs="宋体"/>
          <w:kern w:val="0"/>
          <w:szCs w:val="21"/>
          <w:lang w:bidi="ar"/>
        </w:rPr>
        <w:t>。</w:t>
      </w:r>
    </w:p>
    <w:p w14:paraId="1EA4AB25">
      <w:pPr>
        <w:widowControl/>
        <w:shd w:val="clear"/>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计划开始现场施工日期：</w:t>
      </w:r>
      <w:r>
        <w:rPr>
          <w:rFonts w:hint="eastAsia" w:ascii="宋体" w:hAnsi="宋体" w:cs="宋体"/>
          <w:kern w:val="0"/>
          <w:szCs w:val="21"/>
          <w:u w:val="single"/>
          <w:shd w:val="clear"/>
          <w:lang w:bidi="ar"/>
        </w:rPr>
        <w:t xml:space="preserve">   </w:t>
      </w:r>
      <w:r>
        <w:rPr>
          <w:rFonts w:hint="eastAsia" w:ascii="宋体" w:hAnsi="宋体" w:cs="宋体"/>
          <w:kern w:val="0"/>
          <w:szCs w:val="21"/>
          <w:u w:val="single"/>
          <w:shd w:val="clear"/>
          <w:lang w:val="en-US" w:eastAsia="zh-CN" w:bidi="ar"/>
        </w:rPr>
        <w:t xml:space="preserve"> </w:t>
      </w:r>
      <w:r>
        <w:rPr>
          <w:rFonts w:hint="eastAsia" w:ascii="宋体" w:hAnsi="宋体" w:cs="宋体"/>
          <w:kern w:val="0"/>
          <w:szCs w:val="21"/>
          <w:u w:val="single"/>
          <w:shd w:val="clear"/>
          <w:lang w:bidi="ar"/>
        </w:rPr>
        <w:t xml:space="preserve">  </w:t>
      </w:r>
      <w:r>
        <w:rPr>
          <w:rFonts w:hint="eastAsia" w:ascii="宋体" w:hAnsi="宋体" w:cs="宋体"/>
          <w:kern w:val="0"/>
          <w:szCs w:val="21"/>
          <w:shd w:val="clear"/>
          <w:lang w:bidi="ar"/>
        </w:rPr>
        <w:t>年</w:t>
      </w:r>
      <w:r>
        <w:rPr>
          <w:rFonts w:hint="eastAsia" w:ascii="宋体" w:hAnsi="宋体" w:cs="宋体"/>
          <w:kern w:val="0"/>
          <w:szCs w:val="21"/>
          <w:u w:val="single"/>
          <w:shd w:val="clear"/>
          <w:lang w:bidi="ar"/>
        </w:rPr>
        <w:t xml:space="preserve">   </w:t>
      </w:r>
      <w:r>
        <w:rPr>
          <w:rFonts w:hint="eastAsia" w:ascii="宋体" w:hAnsi="宋体" w:cs="宋体"/>
          <w:kern w:val="0"/>
          <w:szCs w:val="21"/>
          <w:u w:val="single"/>
          <w:shd w:val="clear"/>
          <w:lang w:val="en-US" w:eastAsia="zh-CN" w:bidi="ar"/>
        </w:rPr>
        <w:t xml:space="preserve"> </w:t>
      </w:r>
      <w:r>
        <w:rPr>
          <w:rFonts w:hint="eastAsia" w:ascii="宋体" w:hAnsi="宋体" w:cs="宋体"/>
          <w:kern w:val="0"/>
          <w:szCs w:val="21"/>
          <w:u w:val="single"/>
          <w:shd w:val="clear"/>
          <w:lang w:bidi="ar"/>
        </w:rPr>
        <w:t xml:space="preserve">  </w:t>
      </w:r>
      <w:r>
        <w:rPr>
          <w:rFonts w:hint="eastAsia" w:ascii="宋体" w:hAnsi="宋体" w:cs="宋体"/>
          <w:kern w:val="0"/>
          <w:szCs w:val="21"/>
          <w:shd w:val="clear"/>
          <w:lang w:bidi="ar"/>
        </w:rPr>
        <w:t>月</w:t>
      </w:r>
      <w:r>
        <w:rPr>
          <w:rFonts w:hint="eastAsia" w:ascii="宋体" w:hAnsi="宋体" w:cs="宋体"/>
          <w:kern w:val="0"/>
          <w:szCs w:val="21"/>
          <w:u w:val="single"/>
          <w:shd w:val="clear"/>
          <w:lang w:bidi="ar"/>
        </w:rPr>
        <w:t xml:space="preserve">     </w:t>
      </w:r>
      <w:r>
        <w:rPr>
          <w:rFonts w:hint="eastAsia" w:ascii="宋体" w:hAnsi="宋体" w:cs="宋体"/>
          <w:kern w:val="0"/>
          <w:szCs w:val="21"/>
          <w:shd w:val="clear"/>
          <w:lang w:bidi="ar"/>
        </w:rPr>
        <w:t>日</w:t>
      </w:r>
      <w:r>
        <w:rPr>
          <w:rFonts w:hint="eastAsia" w:ascii="宋体" w:hAnsi="宋体" w:cs="宋体"/>
          <w:kern w:val="0"/>
          <w:szCs w:val="21"/>
          <w:lang w:eastAsia="zh-CN" w:bidi="ar"/>
        </w:rPr>
        <w:t>，</w:t>
      </w:r>
      <w:r>
        <w:rPr>
          <w:rFonts w:hint="eastAsia" w:ascii="宋体" w:hAnsi="宋体" w:cs="宋体"/>
          <w:kern w:val="0"/>
          <w:szCs w:val="21"/>
          <w:lang w:val="en-US" w:eastAsia="zh-CN" w:bidi="ar"/>
        </w:rPr>
        <w:t>实际开工日期以甲方下发的开工令为准</w:t>
      </w:r>
    </w:p>
    <w:p w14:paraId="186059AE">
      <w:pPr>
        <w:widowControl/>
        <w:shd w:val="clear"/>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计划竣工日期：</w:t>
      </w:r>
      <w:r>
        <w:rPr>
          <w:rFonts w:hint="eastAsia" w:ascii="宋体" w:hAnsi="MingLiU_HKSCS" w:cs="MingLiU_HKSCS"/>
          <w:kern w:val="0"/>
          <w:szCs w:val="21"/>
          <w:u w:val="single"/>
          <w:shd w:val="clear"/>
          <w:lang w:bidi="ar"/>
        </w:rPr>
        <w:t xml:space="preserve">  </w:t>
      </w:r>
      <w:r>
        <w:rPr>
          <w:rFonts w:hint="eastAsia" w:ascii="宋体" w:hAnsi="MingLiU_HKSCS" w:cs="MingLiU_HKSCS"/>
          <w:kern w:val="0"/>
          <w:szCs w:val="21"/>
          <w:u w:val="single"/>
          <w:shd w:val="clear"/>
          <w:lang w:val="en-US" w:eastAsia="zh-CN" w:bidi="ar"/>
        </w:rPr>
        <w:t xml:space="preserve">   </w:t>
      </w:r>
      <w:r>
        <w:rPr>
          <w:rFonts w:hint="eastAsia" w:ascii="宋体" w:hAnsi="MingLiU_HKSCS" w:cs="MingLiU_HKSCS"/>
          <w:kern w:val="0"/>
          <w:szCs w:val="21"/>
          <w:u w:val="single"/>
          <w:shd w:val="clear"/>
          <w:lang w:bidi="ar"/>
        </w:rPr>
        <w:t xml:space="preserve">  </w:t>
      </w:r>
      <w:r>
        <w:rPr>
          <w:rFonts w:hint="eastAsia" w:ascii="宋体" w:hAnsi="宋体" w:cs="宋体"/>
          <w:kern w:val="0"/>
          <w:szCs w:val="21"/>
          <w:shd w:val="clear"/>
          <w:lang w:bidi="ar"/>
        </w:rPr>
        <w:t>年</w:t>
      </w:r>
      <w:r>
        <w:rPr>
          <w:rFonts w:hint="eastAsia" w:ascii="宋体" w:hAnsi="MingLiU_HKSCS" w:cs="MingLiU_HKSCS"/>
          <w:kern w:val="0"/>
          <w:szCs w:val="21"/>
          <w:u w:val="single"/>
          <w:shd w:val="clear"/>
          <w:lang w:bidi="ar"/>
        </w:rPr>
        <w:t xml:space="preserve">   </w:t>
      </w:r>
      <w:r>
        <w:rPr>
          <w:rFonts w:hint="eastAsia" w:ascii="宋体" w:hAnsi="MingLiU_HKSCS" w:cs="MingLiU_HKSCS"/>
          <w:kern w:val="0"/>
          <w:szCs w:val="21"/>
          <w:u w:val="single"/>
          <w:shd w:val="clear"/>
          <w:lang w:val="en-US" w:eastAsia="zh-CN" w:bidi="ar"/>
        </w:rPr>
        <w:t xml:space="preserve"> </w:t>
      </w:r>
      <w:r>
        <w:rPr>
          <w:rFonts w:hint="eastAsia" w:ascii="宋体" w:hAnsi="MingLiU_HKSCS" w:cs="MingLiU_HKSCS"/>
          <w:kern w:val="0"/>
          <w:szCs w:val="21"/>
          <w:u w:val="single"/>
          <w:shd w:val="clear"/>
          <w:lang w:bidi="ar"/>
        </w:rPr>
        <w:t xml:space="preserve">   </w:t>
      </w:r>
      <w:r>
        <w:rPr>
          <w:rFonts w:hint="eastAsia" w:ascii="宋体" w:hAnsi="宋体" w:cs="宋体"/>
          <w:kern w:val="0"/>
          <w:szCs w:val="21"/>
          <w:shd w:val="clear"/>
          <w:lang w:bidi="ar"/>
        </w:rPr>
        <w:t>月</w:t>
      </w:r>
      <w:r>
        <w:rPr>
          <w:rFonts w:hint="eastAsia" w:ascii="宋体" w:hAnsi="MingLiU_HKSCS" w:cs="MingLiU_HKSCS"/>
          <w:kern w:val="0"/>
          <w:szCs w:val="21"/>
          <w:u w:val="single"/>
          <w:shd w:val="clear"/>
          <w:lang w:bidi="ar"/>
        </w:rPr>
        <w:t xml:space="preserve">     </w:t>
      </w:r>
      <w:r>
        <w:rPr>
          <w:rFonts w:hint="eastAsia" w:ascii="宋体" w:hAnsi="宋体" w:cs="宋体"/>
          <w:kern w:val="0"/>
          <w:szCs w:val="21"/>
          <w:shd w:val="clear"/>
          <w:lang w:bidi="ar"/>
        </w:rPr>
        <w:t>日</w:t>
      </w:r>
      <w:r>
        <w:rPr>
          <w:rFonts w:hint="eastAsia" w:ascii="宋体" w:hAnsi="宋体" w:cs="宋体"/>
          <w:kern w:val="0"/>
          <w:szCs w:val="21"/>
          <w:lang w:bidi="ar"/>
        </w:rPr>
        <w:t>，实际竣工日期以工程竣工验收合格之日为准。</w:t>
      </w:r>
    </w:p>
    <w:p w14:paraId="54626AB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工期总日历天数：</w:t>
      </w:r>
      <w:r>
        <w:rPr>
          <w:rFonts w:hint="eastAsia" w:ascii="宋体" w:hAnsi="宋体"/>
          <w:snapToGrid w:val="0"/>
          <w:color w:val="auto"/>
          <w:kern w:val="0"/>
          <w:szCs w:val="21"/>
          <w:highlight w:val="none"/>
          <w:u w:val="single"/>
        </w:rPr>
        <w:t xml:space="preserve"> 420</w:t>
      </w:r>
      <w:r>
        <w:rPr>
          <w:rFonts w:ascii="宋体" w:hAnsi="宋体"/>
          <w:snapToGrid w:val="0"/>
          <w:color w:val="auto"/>
          <w:kern w:val="0"/>
          <w:szCs w:val="21"/>
          <w:highlight w:val="none"/>
          <w:u w:val="single"/>
        </w:rPr>
        <w:t xml:space="preserve"> </w:t>
      </w:r>
      <w:r>
        <w:rPr>
          <w:rFonts w:hint="eastAsia" w:ascii="宋体" w:hAnsi="宋体"/>
          <w:snapToGrid w:val="0"/>
          <w:color w:val="auto"/>
          <w:kern w:val="0"/>
          <w:szCs w:val="21"/>
          <w:highlight w:val="none"/>
          <w:u w:val="single"/>
        </w:rPr>
        <w:t>日历</w:t>
      </w:r>
      <w:r>
        <w:rPr>
          <w:rFonts w:hint="eastAsia" w:ascii="宋体" w:hAnsi="宋体" w:cs="宋体"/>
          <w:kern w:val="0"/>
          <w:szCs w:val="21"/>
          <w:lang w:bidi="ar"/>
        </w:rPr>
        <w:t>天，工期总日历天数与根据前述计划日期计算的工期天数不一致的，以工期总日历天数为准。</w:t>
      </w:r>
    </w:p>
    <w:p w14:paraId="2ED8E88E">
      <w:pPr>
        <w:widowControl/>
        <w:adjustRightInd w:val="0"/>
        <w:snapToGrid w:val="0"/>
        <w:spacing w:after="163" w:afterLines="50" w:line="360" w:lineRule="auto"/>
        <w:jc w:val="left"/>
        <w:outlineLvl w:val="1"/>
        <w:rPr>
          <w:rFonts w:ascii="宋体" w:hAnsi="宋体" w:cs="宋体"/>
          <w:kern w:val="0"/>
        </w:rPr>
      </w:pPr>
      <w:bookmarkStart w:id="24" w:name="_Toc20171712"/>
      <w:bookmarkEnd w:id="24"/>
      <w:bookmarkStart w:id="25" w:name="_Toc8498"/>
      <w:bookmarkStart w:id="26" w:name="_Toc16478"/>
      <w:bookmarkStart w:id="27" w:name="_Toc16825"/>
      <w:bookmarkStart w:id="28" w:name="_Toc84930697"/>
      <w:r>
        <w:rPr>
          <w:rFonts w:hint="eastAsia" w:ascii="宋体" w:hAnsi="宋体" w:cs="宋体"/>
          <w:kern w:val="0"/>
          <w:szCs w:val="21"/>
          <w:lang w:bidi="ar"/>
        </w:rPr>
        <w:t>三、质量标准</w:t>
      </w:r>
      <w:bookmarkEnd w:id="25"/>
      <w:bookmarkEnd w:id="26"/>
      <w:bookmarkEnd w:id="27"/>
      <w:bookmarkEnd w:id="28"/>
    </w:p>
    <w:p w14:paraId="2EF806E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工程设计质量标准：</w:t>
      </w:r>
      <w:r>
        <w:rPr>
          <w:rFonts w:hint="eastAsia" w:ascii="宋体" w:hAnsi="宋体"/>
          <w:color w:val="auto"/>
          <w:szCs w:val="21"/>
          <w:highlight w:val="none"/>
          <w:u w:val="single"/>
        </w:rPr>
        <w:t>勘察设计成果质量必须达到</w:t>
      </w:r>
      <w:r>
        <w:rPr>
          <w:rFonts w:hint="eastAsia" w:ascii="宋体" w:hAnsi="宋体" w:cs="宋体"/>
          <w:kern w:val="0"/>
          <w:szCs w:val="21"/>
          <w:u w:val="single"/>
          <w:lang w:bidi="ar"/>
        </w:rPr>
        <w:t>国家、行业和重庆市有关规范标准及设计深度的要求，并满足</w:t>
      </w:r>
      <w:ins w:id="0" w:author="D" w:date="2025-04-15T08:30:21Z">
        <w:r>
          <w:rPr>
            <w:rFonts w:hint="eastAsia" w:ascii="宋体" w:hAnsi="宋体" w:cs="宋体"/>
            <w:kern w:val="0"/>
            <w:szCs w:val="21"/>
            <w:u w:val="single"/>
            <w:lang w:val="en-US" w:eastAsia="zh-CN" w:bidi="ar"/>
          </w:rPr>
          <w:t>发</w:t>
        </w:r>
      </w:ins>
      <w:ins w:id="1" w:author="D" w:date="2025-04-15T08:30:22Z">
        <w:r>
          <w:rPr>
            <w:rFonts w:hint="eastAsia" w:ascii="宋体" w:hAnsi="宋体" w:cs="宋体"/>
            <w:kern w:val="0"/>
            <w:szCs w:val="21"/>
            <w:u w:val="single"/>
            <w:lang w:val="en-US" w:eastAsia="zh-CN" w:bidi="ar"/>
          </w:rPr>
          <w:t>包人</w:t>
        </w:r>
      </w:ins>
      <w:r>
        <w:rPr>
          <w:rFonts w:hint="eastAsia" w:ascii="宋体" w:hAnsi="宋体" w:cs="宋体"/>
          <w:kern w:val="0"/>
          <w:szCs w:val="21"/>
          <w:u w:val="single"/>
          <w:lang w:bidi="ar"/>
        </w:rPr>
        <w:t>要求和通过有关部门的审查，并满足发包人使用要求。</w:t>
      </w:r>
    </w:p>
    <w:p w14:paraId="0C21EE72">
      <w:pPr>
        <w:widowControl/>
        <w:adjustRightInd w:val="0"/>
        <w:snapToGrid w:val="0"/>
        <w:spacing w:after="163" w:afterLines="50" w:line="360" w:lineRule="auto"/>
        <w:ind w:firstLine="420" w:firstLineChars="200"/>
        <w:rPr>
          <w:rFonts w:ascii="宋体" w:hAnsi="宋体" w:cs="宋体"/>
          <w:kern w:val="0"/>
          <w:u w:val="single"/>
        </w:rPr>
      </w:pPr>
      <w:r>
        <w:rPr>
          <w:rFonts w:hint="eastAsia" w:ascii="宋体" w:hAnsi="宋体" w:cs="宋体"/>
          <w:kern w:val="0"/>
          <w:szCs w:val="21"/>
          <w:lang w:bidi="ar"/>
        </w:rPr>
        <w:t>专业设备材料质量标准：</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合格</w:t>
      </w:r>
      <w:r>
        <w:rPr>
          <w:rFonts w:hint="eastAsia" w:ascii="宋体" w:hAnsi="宋体" w:cs="宋体"/>
          <w:kern w:val="0"/>
          <w:szCs w:val="21"/>
          <w:u w:val="single"/>
          <w:lang w:bidi="ar"/>
        </w:rPr>
        <w:t xml:space="preserve">            </w:t>
      </w:r>
    </w:p>
    <w:p w14:paraId="168B051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工程施工质量标准：</w:t>
      </w:r>
      <w:r>
        <w:rPr>
          <w:rFonts w:hint="eastAsia" w:ascii="宋体" w:hAnsi="宋体" w:cs="宋体"/>
          <w:kern w:val="0"/>
          <w:szCs w:val="21"/>
          <w:u w:val="single"/>
          <w:lang w:bidi="ar"/>
        </w:rPr>
        <w:t>工程质量符合强制性质量标准，符合国家和重庆市现行有关施工质量验收规范要求，并达到合格标准</w:t>
      </w:r>
      <w:r>
        <w:rPr>
          <w:rFonts w:hint="eastAsia" w:ascii="宋体" w:hAnsi="宋体" w:cs="宋体"/>
          <w:kern w:val="0"/>
          <w:szCs w:val="21"/>
          <w:lang w:bidi="ar"/>
        </w:rPr>
        <w:t>。</w:t>
      </w:r>
    </w:p>
    <w:p w14:paraId="5219230D">
      <w:pPr>
        <w:widowControl/>
        <w:wordWrap w:val="0"/>
        <w:topLinePunct/>
        <w:adjustRightInd w:val="0"/>
        <w:snapToGrid w:val="0"/>
        <w:spacing w:after="163" w:afterLines="50" w:line="360" w:lineRule="auto"/>
        <w:ind w:firstLine="420" w:firstLineChars="200"/>
        <w:rPr>
          <w:rFonts w:ascii="宋体" w:hAnsi="宋体" w:cs="宋体"/>
          <w:kern w:val="0"/>
        </w:rPr>
      </w:pPr>
      <w:bookmarkStart w:id="29" w:name="_Toc20171713"/>
      <w:bookmarkEnd w:id="29"/>
      <w:bookmarkStart w:id="30" w:name="_Toc24355"/>
      <w:bookmarkStart w:id="31" w:name="_Toc26033"/>
      <w:bookmarkStart w:id="32" w:name="_Toc8024"/>
      <w:bookmarkStart w:id="33" w:name="_Toc84930698"/>
      <w:r>
        <w:rPr>
          <w:rFonts w:hint="eastAsia" w:ascii="宋体" w:hAnsi="宋体" w:cs="宋体"/>
          <w:kern w:val="0"/>
          <w:szCs w:val="21"/>
          <w:lang w:bidi="ar"/>
        </w:rPr>
        <w:t>四、</w:t>
      </w:r>
      <w:bookmarkEnd w:id="30"/>
      <w:bookmarkEnd w:id="31"/>
      <w:bookmarkEnd w:id="32"/>
      <w:bookmarkEnd w:id="33"/>
      <w:r>
        <w:rPr>
          <w:rFonts w:hint="eastAsia" w:ascii="宋体" w:hAnsi="宋体" w:cs="宋体"/>
          <w:kern w:val="0"/>
          <w:szCs w:val="21"/>
          <w:lang w:bidi="ar"/>
        </w:rPr>
        <w:t>1. 签约合同价（含税）为：</w:t>
      </w:r>
    </w:p>
    <w:p w14:paraId="12DE4A2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 xml:space="preserve">人民币（大写) </w:t>
      </w:r>
      <w:r>
        <w:rPr>
          <w:rFonts w:hint="eastAsia" w:ascii="宋体" w:hAnsi="宋体" w:cs="宋体"/>
          <w:kern w:val="0"/>
          <w:szCs w:val="21"/>
          <w:u w:val="single"/>
          <w:lang w:val="en-US" w:eastAsia="zh-CN" w:bidi="ar"/>
        </w:rPr>
        <w:t>肆仟柒佰陆拾肆万壹仟陆佰伍拾贰元捌角捌分</w:t>
      </w:r>
      <w:r>
        <w:rPr>
          <w:rFonts w:hint="eastAsia" w:ascii="宋体" w:hAnsi="宋体" w:cs="宋体"/>
          <w:kern w:val="0"/>
          <w:szCs w:val="21"/>
          <w:lang w:bidi="ar"/>
        </w:rPr>
        <w:t>（¥</w:t>
      </w:r>
      <w:r>
        <w:rPr>
          <w:rFonts w:hint="eastAsia" w:ascii="宋体" w:hAnsi="宋体" w:cs="宋体"/>
          <w:kern w:val="0"/>
          <w:szCs w:val="21"/>
          <w:u w:val="single"/>
          <w:lang w:val="en-US" w:eastAsia="zh-CN" w:bidi="ar"/>
        </w:rPr>
        <w:t xml:space="preserve"> </w:t>
      </w:r>
      <w:r>
        <w:rPr>
          <w:rFonts w:hint="eastAsia" w:ascii="宋体" w:hAnsi="宋体" w:cs="宋体"/>
          <w:kern w:val="0"/>
          <w:szCs w:val="21"/>
          <w:u w:val="single"/>
          <w:lang w:bidi="ar"/>
        </w:rPr>
        <w:t>47641652.88</w:t>
      </w:r>
      <w:r>
        <w:rPr>
          <w:rFonts w:hint="eastAsia" w:ascii="宋体" w:hAnsi="宋体" w:cs="宋体"/>
          <w:kern w:val="0"/>
          <w:szCs w:val="21"/>
          <w:u w:val="single"/>
          <w:lang w:val="en-US" w:eastAsia="zh-CN" w:bidi="ar"/>
        </w:rPr>
        <w:t xml:space="preserve"> </w:t>
      </w:r>
      <w:r>
        <w:rPr>
          <w:rFonts w:hint="eastAsia" w:ascii="宋体" w:hAnsi="宋体" w:cs="宋体"/>
          <w:kern w:val="0"/>
          <w:szCs w:val="21"/>
          <w:lang w:bidi="ar"/>
        </w:rPr>
        <w:t>元）。</w:t>
      </w:r>
    </w:p>
    <w:p w14:paraId="2EBDD33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 xml:space="preserve">具体构成详见价格清单。其中： </w:t>
      </w:r>
    </w:p>
    <w:p w14:paraId="766FCEB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（1）设计费（含税）：</w:t>
      </w:r>
    </w:p>
    <w:p w14:paraId="527FDFC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 xml:space="preserve">人民币（大写) </w:t>
      </w:r>
      <w:r>
        <w:rPr>
          <w:rFonts w:hint="eastAsia" w:ascii="宋体" w:hAnsi="宋体" w:cs="宋体"/>
          <w:kern w:val="0"/>
          <w:szCs w:val="21"/>
          <w:u w:val="single"/>
          <w:lang w:val="en-US" w:eastAsia="zh-CN" w:bidi="ar"/>
        </w:rPr>
        <w:t xml:space="preserve">壹佰叁拾万零伍佰柒拾陆元捌角陆分  </w:t>
      </w:r>
      <w:r>
        <w:rPr>
          <w:rFonts w:hint="eastAsia" w:ascii="宋体" w:hAnsi="宋体" w:cs="宋体"/>
          <w:kern w:val="0"/>
          <w:szCs w:val="21"/>
          <w:lang w:bidi="ar"/>
        </w:rPr>
        <w:t>（¥</w:t>
      </w:r>
      <w:r>
        <w:rPr>
          <w:rFonts w:hint="eastAsia" w:ascii="宋体" w:hAnsi="宋体" w:cs="宋体"/>
          <w:kern w:val="0"/>
          <w:szCs w:val="21"/>
          <w:u w:val="single"/>
          <w:lang w:bidi="ar"/>
        </w:rPr>
        <w:t>1300576.86</w:t>
      </w:r>
      <w:r>
        <w:rPr>
          <w:rFonts w:hint="eastAsia" w:ascii="宋体" w:hAnsi="宋体" w:cs="宋体"/>
          <w:kern w:val="0"/>
          <w:szCs w:val="21"/>
          <w:lang w:bidi="ar"/>
        </w:rPr>
        <w:t>元）；税金为人民币（大写)</w:t>
      </w:r>
      <w:r>
        <w:rPr>
          <w:rFonts w:hint="eastAsia" w:ascii="宋体" w:hAnsi="宋体" w:cs="宋体"/>
          <w:kern w:val="0"/>
          <w:szCs w:val="21"/>
          <w:u w:val="single"/>
          <w:lang w:val="en-US" w:eastAsia="zh-CN" w:bidi="ar"/>
        </w:rPr>
        <w:t>柒万叁仟陆佰壹拾柒元伍角陆分</w:t>
      </w:r>
      <w:r>
        <w:rPr>
          <w:rFonts w:hint="eastAsia" w:ascii="宋体" w:hAnsi="宋体" w:cs="宋体"/>
          <w:kern w:val="0"/>
          <w:szCs w:val="21"/>
          <w:lang w:bidi="ar"/>
        </w:rPr>
        <w:t>（¥</w:t>
      </w:r>
      <w:r>
        <w:rPr>
          <w:rFonts w:hint="eastAsia" w:ascii="宋体" w:hAnsi="宋体" w:cs="宋体"/>
          <w:kern w:val="0"/>
          <w:szCs w:val="21"/>
          <w:u w:val="single"/>
          <w:lang w:bidi="ar"/>
        </w:rPr>
        <w:t>73617.5</w:t>
      </w:r>
      <w:r>
        <w:rPr>
          <w:rFonts w:hint="eastAsia" w:ascii="宋体" w:hAnsi="宋体" w:cs="宋体"/>
          <w:kern w:val="0"/>
          <w:szCs w:val="21"/>
          <w:u w:val="single"/>
          <w:lang w:val="en-US" w:eastAsia="zh-CN" w:bidi="ar"/>
        </w:rPr>
        <w:t>6</w:t>
      </w:r>
      <w:r>
        <w:rPr>
          <w:rFonts w:hint="eastAsia" w:ascii="宋体" w:hAnsi="宋体" w:cs="宋体"/>
          <w:kern w:val="0"/>
          <w:szCs w:val="21"/>
          <w:lang w:bidi="ar"/>
        </w:rPr>
        <w:t>元）</w:t>
      </w:r>
      <w:r>
        <w:rPr>
          <w:rFonts w:hint="eastAsia" w:ascii="宋体" w:hAnsi="宋体" w:cs="宋体"/>
          <w:kern w:val="0"/>
          <w:szCs w:val="21"/>
          <w:lang w:val="en-US" w:eastAsia="zh-CN" w:bidi="ar"/>
        </w:rPr>
        <w:t>税率为6%</w:t>
      </w:r>
      <w:r>
        <w:rPr>
          <w:rFonts w:hint="eastAsia" w:ascii="宋体" w:hAnsi="宋体" w:cs="宋体"/>
          <w:kern w:val="0"/>
          <w:szCs w:val="21"/>
          <w:lang w:bidi="ar"/>
        </w:rPr>
        <w:t xml:space="preserve">； </w:t>
      </w:r>
    </w:p>
    <w:p w14:paraId="690EE3E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（2）建筑安装工程费（含税）：</w:t>
      </w:r>
    </w:p>
    <w:p w14:paraId="2823F9E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人民币（大写)</w:t>
      </w:r>
      <w:r>
        <w:rPr>
          <w:rFonts w:hint="eastAsia" w:ascii="宋体" w:hAnsi="宋体" w:cs="宋体"/>
          <w:kern w:val="0"/>
          <w:szCs w:val="21"/>
          <w:u w:val="single"/>
          <w:lang w:val="en-US" w:eastAsia="zh-CN" w:bidi="ar"/>
        </w:rPr>
        <w:t>肆仟陆佰叁拾肆万壹仟零柒拾陆元零贰分</w:t>
      </w:r>
      <w:r>
        <w:rPr>
          <w:rFonts w:hint="eastAsia" w:ascii="宋体" w:hAnsi="宋体" w:cs="宋体"/>
          <w:kern w:val="0"/>
          <w:szCs w:val="21"/>
          <w:lang w:bidi="ar"/>
        </w:rPr>
        <w:t>（¥</w:t>
      </w:r>
      <w:r>
        <w:rPr>
          <w:rFonts w:hint="eastAsia" w:ascii="宋体" w:hAnsi="宋体" w:cs="宋体"/>
          <w:kern w:val="0"/>
          <w:szCs w:val="21"/>
          <w:u w:val="single"/>
          <w:lang w:bidi="ar"/>
        </w:rPr>
        <w:t>46341076.02</w:t>
      </w:r>
      <w:r>
        <w:rPr>
          <w:rFonts w:hint="eastAsia" w:ascii="宋体" w:hAnsi="宋体" w:cs="宋体"/>
          <w:kern w:val="0"/>
          <w:szCs w:val="21"/>
          <w:lang w:bidi="ar"/>
        </w:rPr>
        <w:t>元）；税金为人民币（大写)</w:t>
      </w:r>
      <w:r>
        <w:rPr>
          <w:rFonts w:hint="eastAsia" w:ascii="宋体" w:hAnsi="宋体" w:cs="宋体"/>
          <w:kern w:val="0"/>
          <w:szCs w:val="21"/>
          <w:u w:val="single"/>
          <w:lang w:val="en-US" w:eastAsia="zh-CN" w:bidi="ar"/>
        </w:rPr>
        <w:t>肆佰贰拾肆万叁仟肆佰陆拾捌元肆角柒分</w:t>
      </w:r>
      <w:r>
        <w:rPr>
          <w:rFonts w:hint="eastAsia" w:ascii="宋体" w:hAnsi="宋体" w:cs="宋体"/>
          <w:kern w:val="0"/>
          <w:szCs w:val="21"/>
          <w:lang w:bidi="ar"/>
        </w:rPr>
        <w:t>（¥</w:t>
      </w:r>
      <w:r>
        <w:rPr>
          <w:rFonts w:hint="eastAsia" w:ascii="宋体" w:hAnsi="宋体" w:cs="宋体"/>
          <w:kern w:val="0"/>
          <w:szCs w:val="21"/>
          <w:u w:val="single"/>
          <w:lang w:bidi="ar"/>
        </w:rPr>
        <w:t>4243468.47</w:t>
      </w:r>
      <w:r>
        <w:rPr>
          <w:rFonts w:hint="eastAsia" w:ascii="宋体" w:hAnsi="宋体" w:cs="宋体"/>
          <w:kern w:val="0"/>
          <w:szCs w:val="21"/>
          <w:lang w:bidi="ar"/>
        </w:rPr>
        <w:t>元）</w:t>
      </w:r>
      <w:r>
        <w:rPr>
          <w:rFonts w:hint="eastAsia" w:ascii="宋体" w:hAnsi="宋体" w:cs="宋体"/>
          <w:kern w:val="0"/>
          <w:szCs w:val="21"/>
          <w:lang w:val="en-US" w:eastAsia="zh-CN" w:bidi="ar"/>
        </w:rPr>
        <w:t>综合税率为9%</w:t>
      </w:r>
      <w:r>
        <w:rPr>
          <w:rFonts w:hint="eastAsia" w:ascii="宋体" w:hAnsi="宋体" w:cs="宋体"/>
          <w:kern w:val="0"/>
          <w:szCs w:val="21"/>
          <w:lang w:bidi="ar"/>
        </w:rPr>
        <w:t xml:space="preserve">； </w:t>
      </w:r>
    </w:p>
    <w:p w14:paraId="6F71614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（3）暂估价（含税）：</w:t>
      </w:r>
    </w:p>
    <w:p w14:paraId="7B4D096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人民币（大写)</w:t>
      </w:r>
      <w:r>
        <w:rPr>
          <w:rFonts w:hint="eastAsia" w:ascii="宋体" w:hAnsi="宋体" w:cs="宋体"/>
          <w:kern w:val="0"/>
          <w:szCs w:val="21"/>
          <w:u w:val="single"/>
          <w:lang w:val="en-US" w:eastAsia="zh-CN" w:bidi="ar"/>
        </w:rPr>
        <w:t xml:space="preserve">叁拾万元整  </w:t>
      </w:r>
      <w:r>
        <w:rPr>
          <w:rFonts w:hint="eastAsia" w:ascii="宋体" w:hAnsi="宋体" w:cs="宋体"/>
          <w:kern w:val="0"/>
          <w:szCs w:val="21"/>
          <w:lang w:bidi="ar"/>
        </w:rPr>
        <w:t>（¥</w:t>
      </w:r>
      <w:r>
        <w:rPr>
          <w:rFonts w:hint="eastAsia" w:ascii="宋体" w:hAnsi="宋体" w:cs="宋体"/>
          <w:kern w:val="0"/>
          <w:szCs w:val="21"/>
          <w:u w:val="single"/>
          <w:lang w:val="en-US" w:eastAsia="zh-CN" w:bidi="ar"/>
        </w:rPr>
        <w:t>300000.00</w:t>
      </w:r>
      <w:r>
        <w:rPr>
          <w:rFonts w:hint="eastAsia" w:ascii="宋体" w:hAnsi="宋体" w:cs="宋体"/>
          <w:kern w:val="0"/>
          <w:szCs w:val="21"/>
          <w:lang w:bidi="ar"/>
        </w:rPr>
        <w:t>元）。</w:t>
      </w:r>
    </w:p>
    <w:p w14:paraId="6659AEC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（4）暂列金额（含税）：</w:t>
      </w:r>
    </w:p>
    <w:p w14:paraId="174EEBF9">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人民币（大写)</w:t>
      </w:r>
      <w:r>
        <w:rPr>
          <w:rFonts w:hint="eastAsia" w:ascii="宋体" w:hAnsi="宋体" w:cs="宋体"/>
          <w:kern w:val="0"/>
          <w:szCs w:val="21"/>
          <w:u w:val="single"/>
          <w:lang w:val="en-US" w:eastAsia="zh-CN" w:bidi="ar"/>
        </w:rPr>
        <w:t>肆佰贰拾玖万叁仟壹佰贰拾元整</w:t>
      </w:r>
      <w:r>
        <w:rPr>
          <w:rFonts w:hint="eastAsia" w:ascii="宋体" w:hAnsi="宋体" w:cs="宋体"/>
          <w:kern w:val="0"/>
          <w:szCs w:val="21"/>
          <w:lang w:bidi="ar"/>
        </w:rPr>
        <w:t>（¥</w:t>
      </w:r>
      <w:r>
        <w:rPr>
          <w:rFonts w:hint="eastAsia" w:ascii="宋体" w:hAnsi="宋体" w:cs="宋体"/>
          <w:kern w:val="0"/>
          <w:szCs w:val="21"/>
          <w:u w:val="single"/>
          <w:lang w:bidi="ar"/>
        </w:rPr>
        <w:t>4293120</w:t>
      </w:r>
      <w:r>
        <w:rPr>
          <w:rFonts w:hint="eastAsia" w:ascii="宋体" w:hAnsi="宋体" w:cs="宋体"/>
          <w:kern w:val="0"/>
          <w:szCs w:val="21"/>
          <w:u w:val="single"/>
          <w:lang w:val="en-US" w:eastAsia="zh-CN" w:bidi="ar"/>
        </w:rPr>
        <w:t>.00</w:t>
      </w:r>
      <w:r>
        <w:rPr>
          <w:rFonts w:hint="eastAsia" w:ascii="宋体" w:hAnsi="宋体" w:cs="宋体"/>
          <w:kern w:val="0"/>
          <w:szCs w:val="21"/>
          <w:lang w:bidi="ar"/>
        </w:rPr>
        <w:t>元）。</w:t>
      </w:r>
    </w:p>
    <w:p w14:paraId="139C3DCD">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（5）人工费（工资款）</w:t>
      </w:r>
    </w:p>
    <w:p w14:paraId="4BE7131B">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该项目实行人工费（工资款）与其他工程款分账管理，发包人将应付工程款中的人工费（工资款），以不低于经发包人核定已完工产值中建筑安装工程费（含税）的25%，农民工工资单独支付至承包人设立的农民工工资专用账户。</w:t>
      </w:r>
    </w:p>
    <w:p w14:paraId="3DE31AAF">
      <w:pPr>
        <w:widowControl/>
        <w:adjustRightInd w:val="0"/>
        <w:snapToGrid w:val="0"/>
        <w:spacing w:after="163" w:afterLines="50" w:line="360" w:lineRule="auto"/>
        <w:ind w:firstLine="420" w:firstLineChars="200"/>
        <w:rPr>
          <w:rFonts w:hint="default" w:ascii="宋体" w:hAnsi="宋体" w:eastAsia="宋体" w:cs="宋体"/>
          <w:kern w:val="0"/>
          <w:lang w:val="en-US" w:eastAsia="zh-CN"/>
        </w:rPr>
      </w:pPr>
      <w:r>
        <w:rPr>
          <w:rFonts w:hint="eastAsia" w:ascii="宋体" w:hAnsi="宋体" w:cs="宋体"/>
          <w:kern w:val="0"/>
          <w:szCs w:val="21"/>
          <w:lang w:bidi="ar"/>
        </w:rPr>
        <w:t>（6）增值税税率：</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 xml:space="preserve">按国家标准执行  </w:t>
      </w:r>
    </w:p>
    <w:p w14:paraId="4913682F">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 合同价格形式：</w:t>
      </w:r>
    </w:p>
    <w:p w14:paraId="623D3637">
      <w:pPr>
        <w:widowControl/>
        <w:adjustRightInd w:val="0"/>
        <w:snapToGrid w:val="0"/>
        <w:spacing w:after="163" w:afterLines="50" w:line="360" w:lineRule="auto"/>
        <w:ind w:firstLine="420" w:firstLineChars="200"/>
        <w:jc w:val="left"/>
        <w:rPr>
          <w:rFonts w:ascii="宋体" w:hAnsi="宋体" w:cs="宋体"/>
          <w:szCs w:val="21"/>
          <w:lang w:bidi="ar"/>
        </w:rPr>
      </w:pPr>
      <w:bookmarkStart w:id="34" w:name="_Toc84930699"/>
      <w:bookmarkStart w:id="35" w:name="_Toc29030"/>
      <w:bookmarkStart w:id="36" w:name="_Toc6895"/>
      <w:bookmarkStart w:id="37" w:name="_Toc11124"/>
      <w:r>
        <w:rPr>
          <w:rFonts w:hint="eastAsia" w:ascii="宋体" w:hAnsi="宋体" w:cs="宋体"/>
          <w:szCs w:val="21"/>
          <w:lang w:bidi="ar"/>
        </w:rPr>
        <w:t>合同当事人对合同价格形式的其他约定：本合同设计费为固定总价，执行固定总价合同相关条款。建筑安装工程费为固定单价，执行固定单价合同相关条款。采用固定综合单价或固定总价的，除根据第 13 条[变更与调整]，以及合同中其它相关增减金额的约定进行调整外，固定综合单价或固定总价不做调整。</w:t>
      </w:r>
    </w:p>
    <w:p w14:paraId="0751B7C0">
      <w:pPr>
        <w:widowControl/>
        <w:adjustRightInd w:val="0"/>
        <w:snapToGrid w:val="0"/>
        <w:spacing w:after="163" w:afterLines="50" w:line="360" w:lineRule="auto"/>
        <w:jc w:val="left"/>
        <w:outlineLvl w:val="1"/>
        <w:rPr>
          <w:rFonts w:ascii="宋体" w:hAnsi="宋体" w:cs="宋体"/>
          <w:kern w:val="0"/>
        </w:rPr>
      </w:pPr>
      <w:r>
        <w:rPr>
          <w:rFonts w:hint="eastAsia" w:ascii="宋体" w:hAnsi="宋体" w:cs="宋体"/>
          <w:kern w:val="0"/>
          <w:szCs w:val="21"/>
          <w:lang w:bidi="ar"/>
        </w:rPr>
        <w:t>五、工程总承包主要管理人员</w:t>
      </w:r>
      <w:bookmarkEnd w:id="34"/>
      <w:bookmarkEnd w:id="35"/>
      <w:bookmarkEnd w:id="36"/>
      <w:bookmarkEnd w:id="37"/>
    </w:p>
    <w:p w14:paraId="13574C1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工程总承包项目经理：</w:t>
      </w:r>
      <w:r>
        <w:rPr>
          <w:rFonts w:hint="eastAsia" w:ascii="宋体" w:hAnsi="宋体" w:cs="宋体"/>
          <w:kern w:val="0"/>
          <w:szCs w:val="21"/>
          <w:u w:val="single"/>
          <w:lang w:bidi="ar"/>
        </w:rPr>
        <w:t xml:space="preserve">              徐坤                </w:t>
      </w:r>
      <w:r>
        <w:rPr>
          <w:rFonts w:hint="eastAsia" w:ascii="宋体" w:hAnsi="宋体" w:cs="宋体"/>
          <w:kern w:val="0"/>
          <w:szCs w:val="21"/>
          <w:lang w:bidi="ar"/>
        </w:rPr>
        <w:t>。</w:t>
      </w:r>
    </w:p>
    <w:p w14:paraId="0798A8C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设计负责人：</w:t>
      </w:r>
      <w:r>
        <w:rPr>
          <w:rFonts w:hint="eastAsia" w:ascii="宋体" w:hAnsi="宋体" w:cs="宋体"/>
          <w:kern w:val="0"/>
          <w:szCs w:val="21"/>
          <w:u w:val="single"/>
          <w:lang w:bidi="ar"/>
        </w:rPr>
        <w:t xml:space="preserve">             胡小燕                 </w:t>
      </w:r>
      <w:r>
        <w:rPr>
          <w:rFonts w:hint="eastAsia" w:ascii="宋体" w:hAnsi="宋体" w:cs="宋体"/>
          <w:kern w:val="0"/>
          <w:szCs w:val="21"/>
          <w:lang w:bidi="ar"/>
        </w:rPr>
        <w:t>。</w:t>
      </w:r>
    </w:p>
    <w:p w14:paraId="6F40C24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szCs w:val="21"/>
          <w:lang w:eastAsia="zh-CN" w:bidi="ar"/>
        </w:rPr>
        <w:t>□</w:t>
      </w:r>
      <w:r>
        <w:rPr>
          <w:rFonts w:hint="eastAsia" w:ascii="宋体" w:hAnsi="宋体" w:cs="宋体"/>
          <w:szCs w:val="21"/>
          <w:lang w:bidi="ar"/>
        </w:rPr>
        <w:t>采购负责人：</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w:t>
      </w:r>
      <w:r>
        <w:rPr>
          <w:rFonts w:hint="eastAsia" w:ascii="宋体" w:hAnsi="宋体" w:cs="宋体"/>
          <w:kern w:val="0"/>
          <w:szCs w:val="21"/>
          <w:u w:val="single"/>
          <w:lang w:bidi="ar"/>
        </w:rPr>
        <w:t xml:space="preserve">                 </w:t>
      </w:r>
      <w:r>
        <w:rPr>
          <w:rFonts w:hint="eastAsia" w:ascii="宋体" w:hAnsi="宋体" w:cs="宋体"/>
          <w:kern w:val="0"/>
          <w:szCs w:val="21"/>
          <w:lang w:bidi="ar"/>
        </w:rPr>
        <w:t>。</w:t>
      </w:r>
    </w:p>
    <w:p w14:paraId="4E3F279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施工负责人：</w:t>
      </w:r>
      <w:r>
        <w:rPr>
          <w:rFonts w:hint="eastAsia" w:ascii="宋体" w:hAnsi="宋体" w:cs="宋体"/>
          <w:kern w:val="0"/>
          <w:szCs w:val="21"/>
          <w:u w:val="single"/>
          <w:lang w:bidi="ar"/>
        </w:rPr>
        <w:t xml:space="preserve">              徐坤                </w:t>
      </w:r>
      <w:r>
        <w:rPr>
          <w:rFonts w:hint="eastAsia" w:ascii="宋体" w:hAnsi="宋体" w:cs="宋体"/>
          <w:kern w:val="0"/>
          <w:szCs w:val="21"/>
          <w:lang w:bidi="ar"/>
        </w:rPr>
        <w:t>。</w:t>
      </w:r>
    </w:p>
    <w:p w14:paraId="4D088571">
      <w:pPr>
        <w:widowControl/>
        <w:adjustRightInd w:val="0"/>
        <w:snapToGrid w:val="0"/>
        <w:spacing w:after="163" w:afterLines="50" w:line="360" w:lineRule="auto"/>
        <w:jc w:val="left"/>
        <w:outlineLvl w:val="1"/>
        <w:rPr>
          <w:rFonts w:ascii="宋体" w:hAnsi="宋体" w:cs="宋体"/>
          <w:kern w:val="0"/>
        </w:rPr>
      </w:pPr>
      <w:bookmarkStart w:id="38" w:name="_Toc20171715"/>
      <w:bookmarkEnd w:id="38"/>
      <w:bookmarkStart w:id="39" w:name="_Toc22089"/>
      <w:bookmarkStart w:id="40" w:name="_Toc3075"/>
      <w:bookmarkStart w:id="41" w:name="_Toc84930700"/>
      <w:bookmarkStart w:id="42" w:name="_Toc27886"/>
      <w:r>
        <w:rPr>
          <w:rFonts w:hint="eastAsia" w:ascii="宋体" w:hAnsi="宋体" w:cs="宋体"/>
          <w:kern w:val="0"/>
          <w:szCs w:val="21"/>
          <w:lang w:bidi="ar"/>
        </w:rPr>
        <w:t>六、合同文件构成</w:t>
      </w:r>
      <w:bookmarkEnd w:id="39"/>
      <w:bookmarkEnd w:id="40"/>
      <w:bookmarkEnd w:id="41"/>
      <w:bookmarkEnd w:id="42"/>
    </w:p>
    <w:p w14:paraId="3BFDB23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 xml:space="preserve">本协议书与下列文件一起构成合同文件： </w:t>
      </w:r>
    </w:p>
    <w:p w14:paraId="422641A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（1）中标通知书；</w:t>
      </w:r>
    </w:p>
    <w:p w14:paraId="31AF2DE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（2）投标函及投标函附录；</w:t>
      </w:r>
    </w:p>
    <w:p w14:paraId="763AEC0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（3）专用合同条件及《发包人要求》等附件；</w:t>
      </w:r>
    </w:p>
    <w:p w14:paraId="1D1AFA2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（4）通用合同条件；</w:t>
      </w:r>
    </w:p>
    <w:p w14:paraId="12485AB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（5）招标文件及其澄清修改文件；</w:t>
      </w:r>
    </w:p>
    <w:p w14:paraId="0B0038C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 xml:space="preserve">（6）投标文件和（或）承包人建议书； </w:t>
      </w:r>
    </w:p>
    <w:p w14:paraId="2D64C0B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（7）价格清单；</w:t>
      </w:r>
    </w:p>
    <w:p w14:paraId="04A19DB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（8）双方约定的其他合同文件。</w:t>
      </w:r>
    </w:p>
    <w:p w14:paraId="12C5A59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上述各项合同文件包括双方就该项合同文件所作出的补充和修改，属于同一类内容的合同文件应以最新签署的为准。专用合同条件及其附件须经合同当事人签名</w:t>
      </w:r>
      <w:ins w:id="2" w:author="龚龚龚" w:date="2025-04-16T14:33:27Z">
        <w:r>
          <w:rPr>
            <w:rFonts w:hint="eastAsia" w:ascii="宋体" w:hAnsi="宋体" w:cs="宋体"/>
            <w:kern w:val="0"/>
            <w:szCs w:val="21"/>
            <w:lang w:eastAsia="zh-CN" w:bidi="ar"/>
          </w:rPr>
          <w:t>并</w:t>
        </w:r>
      </w:ins>
      <w:r>
        <w:rPr>
          <w:rFonts w:hint="eastAsia" w:ascii="宋体" w:hAnsi="宋体" w:cs="宋体"/>
          <w:kern w:val="0"/>
          <w:szCs w:val="21"/>
          <w:lang w:bidi="ar"/>
        </w:rPr>
        <w:t>盖章。</w:t>
      </w:r>
    </w:p>
    <w:p w14:paraId="3B50DE25">
      <w:pPr>
        <w:widowControl/>
        <w:adjustRightInd w:val="0"/>
        <w:snapToGrid w:val="0"/>
        <w:spacing w:after="163" w:afterLines="50" w:line="360" w:lineRule="auto"/>
        <w:jc w:val="left"/>
        <w:outlineLvl w:val="1"/>
        <w:rPr>
          <w:rFonts w:ascii="宋体" w:hAnsi="宋体" w:cs="宋体"/>
          <w:kern w:val="0"/>
        </w:rPr>
      </w:pPr>
      <w:bookmarkStart w:id="43" w:name="_Toc20171716"/>
      <w:bookmarkEnd w:id="43"/>
      <w:bookmarkStart w:id="44" w:name="_Toc84930701"/>
      <w:bookmarkStart w:id="45" w:name="_Toc32738"/>
      <w:bookmarkStart w:id="46" w:name="_Toc19950"/>
      <w:bookmarkStart w:id="47" w:name="_Toc10579"/>
      <w:r>
        <w:rPr>
          <w:rFonts w:hint="eastAsia" w:ascii="宋体" w:hAnsi="宋体" w:cs="宋体"/>
          <w:kern w:val="0"/>
          <w:szCs w:val="21"/>
          <w:lang w:bidi="ar"/>
        </w:rPr>
        <w:t>七、承诺</w:t>
      </w:r>
      <w:bookmarkEnd w:id="44"/>
      <w:bookmarkEnd w:id="45"/>
      <w:bookmarkEnd w:id="46"/>
      <w:bookmarkEnd w:id="47"/>
    </w:p>
    <w:p w14:paraId="330BAE11">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 发包人承诺按照法律规定履行项目审批手续、筹集工程建设资金并按照合同约定的期限和方式支付合同价款。</w:t>
      </w:r>
    </w:p>
    <w:p w14:paraId="69FDF76D">
      <w:pPr>
        <w:widowControl/>
        <w:wordWrap w:val="0"/>
        <w:topLinePunct/>
        <w:adjustRightInd w:val="0"/>
        <w:snapToGrid w:val="0"/>
        <w:spacing w:after="163" w:afterLines="50" w:line="360" w:lineRule="auto"/>
        <w:ind w:firstLine="420" w:firstLineChars="200"/>
        <w:rPr>
          <w:ins w:id="3" w:author="龚龚龚" w:date="2025-04-18T10:18:40Z"/>
          <w:rFonts w:hint="eastAsia" w:ascii="宋体" w:hAnsi="宋体" w:cs="宋体"/>
          <w:kern w:val="0"/>
          <w:szCs w:val="21"/>
          <w:lang w:bidi="ar"/>
        </w:rPr>
      </w:pPr>
      <w:r>
        <w:rPr>
          <w:rFonts w:hint="eastAsia" w:ascii="宋体" w:hAnsi="宋体" w:cs="宋体"/>
          <w:kern w:val="0"/>
          <w:szCs w:val="21"/>
          <w:lang w:bidi="ar"/>
        </w:rPr>
        <w:t>2. 承包人承诺按照法律规定及合同约定组织完成工程的设计、采购和施工等工作，确保工程质量和安全，不进行转包及违法分包，并在缺陷责任期及保修期内承担相应的工程维修责任。</w:t>
      </w:r>
    </w:p>
    <w:p w14:paraId="78D630B8">
      <w:pPr>
        <w:pStyle w:val="25"/>
        <w:ind w:firstLine="420" w:firstLineChars="200"/>
        <w:rPr>
          <w:rFonts w:hint="eastAsia" w:hAnsi="宋体" w:eastAsia="宋体" w:cs="宋体"/>
          <w:color w:val="auto"/>
          <w:sz w:val="21"/>
          <w:szCs w:val="21"/>
          <w:lang w:eastAsia="zh-CN" w:bidi="ar"/>
        </w:rPr>
      </w:pPr>
      <w:ins w:id="4" w:author="龚龚龚" w:date="2025-04-18T10:18:43Z">
        <w:r>
          <w:rPr>
            <w:rFonts w:hint="eastAsia" w:hAnsi="宋体" w:cs="宋体"/>
            <w:color w:val="auto"/>
            <w:kern w:val="0"/>
            <w:sz w:val="21"/>
            <w:szCs w:val="21"/>
            <w:lang w:eastAsia="zh-CN" w:bidi="ar"/>
          </w:rPr>
          <w:t>注</w:t>
        </w:r>
      </w:ins>
      <w:ins w:id="5" w:author="龚龚龚" w:date="2025-04-18T10:18:44Z">
        <w:r>
          <w:rPr>
            <w:rFonts w:hint="eastAsia" w:hAnsi="宋体" w:cs="宋体"/>
            <w:color w:val="auto"/>
            <w:kern w:val="0"/>
            <w:sz w:val="21"/>
            <w:szCs w:val="21"/>
            <w:lang w:eastAsia="zh-CN" w:bidi="ar"/>
          </w:rPr>
          <w:t>：</w:t>
        </w:r>
      </w:ins>
      <w:ins w:id="6" w:author="龚龚龚" w:date="2025-04-18T10:18:48Z">
        <w:r>
          <w:rPr>
            <w:rFonts w:hint="eastAsia" w:hAnsi="宋体" w:cs="宋体"/>
            <w:color w:val="auto"/>
            <w:kern w:val="0"/>
            <w:sz w:val="21"/>
            <w:szCs w:val="21"/>
            <w:lang w:eastAsia="zh-CN" w:bidi="ar"/>
          </w:rPr>
          <w:t>合同</w:t>
        </w:r>
      </w:ins>
      <w:ins w:id="7" w:author="龚龚龚" w:date="2025-04-18T10:18:50Z">
        <w:r>
          <w:rPr>
            <w:rFonts w:hint="eastAsia" w:hAnsi="宋体" w:cs="宋体"/>
            <w:color w:val="auto"/>
            <w:kern w:val="0"/>
            <w:sz w:val="21"/>
            <w:szCs w:val="21"/>
            <w:lang w:eastAsia="zh-CN" w:bidi="ar"/>
          </w:rPr>
          <w:t>履行</w:t>
        </w:r>
      </w:ins>
      <w:ins w:id="8" w:author="龚龚龚" w:date="2025-04-18T10:18:51Z">
        <w:r>
          <w:rPr>
            <w:rFonts w:hint="eastAsia" w:hAnsi="宋体" w:cs="宋体"/>
            <w:color w:val="auto"/>
            <w:kern w:val="0"/>
            <w:sz w:val="21"/>
            <w:szCs w:val="21"/>
            <w:lang w:eastAsia="zh-CN" w:bidi="ar"/>
          </w:rPr>
          <w:t>期间</w:t>
        </w:r>
      </w:ins>
      <w:ins w:id="9" w:author="龚龚龚" w:date="2025-04-18T10:18:53Z">
        <w:r>
          <w:rPr>
            <w:rFonts w:hint="eastAsia" w:hAnsi="宋体" w:cs="宋体"/>
            <w:color w:val="auto"/>
            <w:kern w:val="0"/>
            <w:sz w:val="21"/>
            <w:szCs w:val="21"/>
            <w:lang w:eastAsia="zh-CN" w:bidi="ar"/>
          </w:rPr>
          <w:t>，</w:t>
        </w:r>
      </w:ins>
      <w:ins w:id="10" w:author="龚龚龚" w:date="2025-04-18T10:19:43Z">
        <w:r>
          <w:rPr>
            <w:rFonts w:hint="eastAsia" w:hAnsi="宋体" w:cs="宋体"/>
            <w:color w:val="auto"/>
            <w:kern w:val="0"/>
            <w:sz w:val="21"/>
            <w:szCs w:val="21"/>
            <w:lang w:eastAsia="zh-CN" w:bidi="ar"/>
          </w:rPr>
          <w:t>承包人</w:t>
        </w:r>
      </w:ins>
      <w:ins w:id="11" w:author="龚龚龚" w:date="2025-04-18T10:19:01Z">
        <w:r>
          <w:rPr>
            <w:rFonts w:hint="eastAsia" w:hAnsi="宋体" w:cs="宋体"/>
            <w:color w:val="auto"/>
            <w:kern w:val="0"/>
            <w:sz w:val="21"/>
            <w:szCs w:val="21"/>
            <w:lang w:eastAsia="zh-CN" w:bidi="ar"/>
          </w:rPr>
          <w:t>若</w:t>
        </w:r>
      </w:ins>
      <w:ins w:id="12" w:author="龚龚龚" w:date="2025-04-18T10:19:06Z">
        <w:r>
          <w:rPr>
            <w:rFonts w:hint="eastAsia" w:hAnsi="宋体" w:cs="宋体"/>
            <w:color w:val="auto"/>
            <w:kern w:val="0"/>
            <w:sz w:val="21"/>
            <w:szCs w:val="21"/>
            <w:lang w:eastAsia="zh-CN" w:bidi="ar"/>
          </w:rPr>
          <w:t>不能</w:t>
        </w:r>
      </w:ins>
      <w:ins w:id="13" w:author="龚龚龚" w:date="2025-04-18T10:19:09Z">
        <w:r>
          <w:rPr>
            <w:rFonts w:hint="eastAsia" w:hAnsi="宋体" w:cs="宋体"/>
            <w:color w:val="auto"/>
            <w:kern w:val="0"/>
            <w:sz w:val="21"/>
            <w:szCs w:val="21"/>
            <w:lang w:eastAsia="zh-CN" w:bidi="ar"/>
          </w:rPr>
          <w:t>具备</w:t>
        </w:r>
      </w:ins>
      <w:ins w:id="14" w:author="龚龚龚" w:date="2025-04-18T10:19:10Z">
        <w:r>
          <w:rPr>
            <w:rFonts w:hint="eastAsia" w:hAnsi="宋体" w:cs="宋体"/>
            <w:color w:val="auto"/>
            <w:kern w:val="0"/>
            <w:sz w:val="21"/>
            <w:szCs w:val="21"/>
            <w:lang w:eastAsia="zh-CN" w:bidi="ar"/>
          </w:rPr>
          <w:t>合同</w:t>
        </w:r>
      </w:ins>
      <w:ins w:id="15" w:author="龚龚龚" w:date="2025-04-18T10:19:12Z">
        <w:r>
          <w:rPr>
            <w:rFonts w:hint="eastAsia" w:hAnsi="宋体" w:cs="宋体"/>
            <w:color w:val="auto"/>
            <w:kern w:val="0"/>
            <w:sz w:val="21"/>
            <w:szCs w:val="21"/>
            <w:lang w:eastAsia="zh-CN" w:bidi="ar"/>
          </w:rPr>
          <w:t>履行</w:t>
        </w:r>
      </w:ins>
      <w:ins w:id="16" w:author="龚龚龚" w:date="2025-04-18T10:19:13Z">
        <w:r>
          <w:rPr>
            <w:rFonts w:hint="eastAsia" w:hAnsi="宋体" w:cs="宋体"/>
            <w:color w:val="auto"/>
            <w:kern w:val="0"/>
            <w:sz w:val="21"/>
            <w:szCs w:val="21"/>
            <w:lang w:eastAsia="zh-CN" w:bidi="ar"/>
          </w:rPr>
          <w:t>的</w:t>
        </w:r>
      </w:ins>
      <w:ins w:id="17" w:author="龚龚龚" w:date="2025-04-18T10:19:15Z">
        <w:r>
          <w:rPr>
            <w:rFonts w:hint="eastAsia" w:hAnsi="宋体" w:cs="宋体"/>
            <w:color w:val="auto"/>
            <w:kern w:val="0"/>
            <w:sz w:val="21"/>
            <w:szCs w:val="21"/>
            <w:lang w:eastAsia="zh-CN" w:bidi="ar"/>
          </w:rPr>
          <w:t>能力</w:t>
        </w:r>
      </w:ins>
      <w:ins w:id="18" w:author="龚龚龚" w:date="2025-04-21T15:08:30Z">
        <w:r>
          <w:rPr>
            <w:rFonts w:hint="eastAsia" w:hAnsi="宋体" w:cs="宋体"/>
            <w:color w:val="auto"/>
            <w:kern w:val="0"/>
            <w:sz w:val="21"/>
            <w:szCs w:val="21"/>
            <w:lang w:val="en-US" w:eastAsia="zh-CN" w:bidi="ar"/>
          </w:rPr>
          <w:t>(</w:t>
        </w:r>
      </w:ins>
      <w:ins w:id="19" w:author="龚龚龚" w:date="2025-04-21T15:08:43Z">
        <w:r>
          <w:rPr>
            <w:rFonts w:hint="eastAsia" w:hAnsi="宋体" w:cs="宋体"/>
            <w:color w:val="auto"/>
            <w:kern w:val="0"/>
            <w:sz w:val="21"/>
            <w:szCs w:val="21"/>
            <w:lang w:val="en-US" w:eastAsia="zh-CN" w:bidi="ar"/>
          </w:rPr>
          <w:t>由</w:t>
        </w:r>
      </w:ins>
      <w:ins w:id="20" w:author="龚龚龚" w:date="2025-04-21T15:08:45Z">
        <w:r>
          <w:rPr>
            <w:rFonts w:hint="eastAsia" w:hAnsi="宋体" w:cs="宋体"/>
            <w:color w:val="auto"/>
            <w:kern w:val="0"/>
            <w:sz w:val="21"/>
            <w:szCs w:val="21"/>
            <w:lang w:val="en-US" w:eastAsia="zh-CN" w:bidi="ar"/>
          </w:rPr>
          <w:t>相关</w:t>
        </w:r>
      </w:ins>
      <w:ins w:id="21" w:author="龚龚龚" w:date="2025-04-21T15:08:48Z">
        <w:r>
          <w:rPr>
            <w:rFonts w:hint="eastAsia" w:hAnsi="宋体" w:cs="宋体"/>
            <w:color w:val="auto"/>
            <w:kern w:val="0"/>
            <w:sz w:val="21"/>
            <w:szCs w:val="21"/>
            <w:lang w:val="en-US" w:eastAsia="zh-CN" w:bidi="ar"/>
          </w:rPr>
          <w:t>法律</w:t>
        </w:r>
      </w:ins>
      <w:ins w:id="22" w:author="龚龚龚" w:date="2025-04-21T15:08:56Z">
        <w:r>
          <w:rPr>
            <w:rFonts w:hint="eastAsia" w:hAnsi="宋体" w:cs="宋体"/>
            <w:color w:val="auto"/>
            <w:kern w:val="0"/>
            <w:sz w:val="21"/>
            <w:szCs w:val="21"/>
            <w:lang w:val="en-US" w:eastAsia="zh-CN" w:bidi="ar"/>
          </w:rPr>
          <w:t>判定</w:t>
        </w:r>
      </w:ins>
      <w:ins w:id="23" w:author="龚龚龚" w:date="2025-04-21T15:08:30Z">
        <w:r>
          <w:rPr>
            <w:rFonts w:hint="eastAsia" w:hAnsi="宋体" w:cs="宋体"/>
            <w:color w:val="auto"/>
            <w:kern w:val="0"/>
            <w:sz w:val="21"/>
            <w:szCs w:val="21"/>
            <w:lang w:val="en-US" w:eastAsia="zh-CN" w:bidi="ar"/>
          </w:rPr>
          <w:t>)</w:t>
        </w:r>
      </w:ins>
      <w:ins w:id="24" w:author="龚龚龚" w:date="2025-04-18T10:19:18Z">
        <w:r>
          <w:rPr>
            <w:rFonts w:hint="eastAsia" w:hAnsi="宋体" w:cs="宋体"/>
            <w:color w:val="auto"/>
            <w:kern w:val="0"/>
            <w:sz w:val="21"/>
            <w:szCs w:val="21"/>
            <w:lang w:eastAsia="zh-CN" w:bidi="ar"/>
          </w:rPr>
          <w:t>，</w:t>
        </w:r>
      </w:ins>
      <w:ins w:id="25" w:author="龚龚龚" w:date="2025-04-18T10:19:22Z">
        <w:r>
          <w:rPr>
            <w:rFonts w:hint="eastAsia" w:hAnsi="宋体" w:cs="宋体"/>
            <w:color w:val="auto"/>
            <w:kern w:val="0"/>
            <w:sz w:val="21"/>
            <w:szCs w:val="21"/>
            <w:lang w:eastAsia="zh-CN" w:bidi="ar"/>
          </w:rPr>
          <w:t>发包人</w:t>
        </w:r>
      </w:ins>
      <w:ins w:id="26" w:author="龚龚龚" w:date="2025-04-18T10:19:28Z">
        <w:r>
          <w:rPr>
            <w:rFonts w:hint="eastAsia" w:hAnsi="宋体" w:cs="宋体"/>
            <w:color w:val="auto"/>
            <w:kern w:val="0"/>
            <w:sz w:val="21"/>
            <w:szCs w:val="21"/>
            <w:lang w:eastAsia="zh-CN" w:bidi="ar"/>
          </w:rPr>
          <w:t>有权</w:t>
        </w:r>
      </w:ins>
      <w:ins w:id="27" w:author="龚龚龚" w:date="2025-04-18T10:19:31Z">
        <w:r>
          <w:rPr>
            <w:rFonts w:hint="eastAsia" w:hAnsi="宋体" w:cs="宋体"/>
            <w:color w:val="auto"/>
            <w:kern w:val="0"/>
            <w:sz w:val="21"/>
            <w:szCs w:val="21"/>
            <w:lang w:eastAsia="zh-CN" w:bidi="ar"/>
          </w:rPr>
          <w:t>单方面</w:t>
        </w:r>
      </w:ins>
      <w:ins w:id="28" w:author="龚龚龚" w:date="2025-04-18T10:19:32Z">
        <w:r>
          <w:rPr>
            <w:rFonts w:hint="eastAsia" w:hAnsi="宋体" w:cs="宋体"/>
            <w:color w:val="auto"/>
            <w:kern w:val="0"/>
            <w:sz w:val="21"/>
            <w:szCs w:val="21"/>
            <w:lang w:eastAsia="zh-CN" w:bidi="ar"/>
          </w:rPr>
          <w:t>解除</w:t>
        </w:r>
      </w:ins>
      <w:ins w:id="29" w:author="龚龚龚" w:date="2025-04-18T10:19:33Z">
        <w:r>
          <w:rPr>
            <w:rFonts w:hint="eastAsia" w:hAnsi="宋体" w:cs="宋体"/>
            <w:color w:val="auto"/>
            <w:kern w:val="0"/>
            <w:sz w:val="21"/>
            <w:szCs w:val="21"/>
            <w:lang w:eastAsia="zh-CN" w:bidi="ar"/>
          </w:rPr>
          <w:t>合同</w:t>
        </w:r>
      </w:ins>
      <w:ins w:id="30" w:author="龚龚龚" w:date="2025-04-18T10:19:34Z">
        <w:r>
          <w:rPr>
            <w:rFonts w:hint="eastAsia" w:hAnsi="宋体" w:cs="宋体"/>
            <w:color w:val="auto"/>
            <w:kern w:val="0"/>
            <w:sz w:val="21"/>
            <w:szCs w:val="21"/>
            <w:lang w:eastAsia="zh-CN" w:bidi="ar"/>
          </w:rPr>
          <w:t>并</w:t>
        </w:r>
      </w:ins>
      <w:ins w:id="31" w:author="龚龚龚" w:date="2025-04-18T10:19:36Z">
        <w:r>
          <w:rPr>
            <w:rFonts w:hint="eastAsia" w:hAnsi="宋体" w:cs="宋体"/>
            <w:color w:val="auto"/>
            <w:kern w:val="0"/>
            <w:sz w:val="21"/>
            <w:szCs w:val="21"/>
            <w:lang w:eastAsia="zh-CN" w:bidi="ar"/>
          </w:rPr>
          <w:t>要求</w:t>
        </w:r>
      </w:ins>
      <w:ins w:id="32" w:author="龚龚龚" w:date="2025-04-18T10:19:38Z">
        <w:r>
          <w:rPr>
            <w:rFonts w:hint="eastAsia" w:hAnsi="宋体" w:cs="宋体"/>
            <w:color w:val="auto"/>
            <w:kern w:val="0"/>
            <w:sz w:val="21"/>
            <w:szCs w:val="21"/>
            <w:lang w:eastAsia="zh-CN" w:bidi="ar"/>
          </w:rPr>
          <w:t>赔偿</w:t>
        </w:r>
      </w:ins>
      <w:ins w:id="33" w:author="点点" w:date="2025-04-24T14:41:41Z">
        <w:r>
          <w:rPr>
            <w:rFonts w:hint="eastAsia" w:hAnsi="宋体" w:cs="宋体"/>
            <w:color w:val="auto"/>
            <w:kern w:val="0"/>
            <w:sz w:val="21"/>
            <w:szCs w:val="21"/>
            <w:lang w:eastAsia="zh-CN" w:bidi="ar"/>
          </w:rPr>
          <w:t>。</w:t>
        </w:r>
      </w:ins>
    </w:p>
    <w:p w14:paraId="24086F91">
      <w:pPr>
        <w:widowControl/>
        <w:adjustRightInd w:val="0"/>
        <w:snapToGrid w:val="0"/>
        <w:spacing w:after="163" w:afterLines="50" w:line="360" w:lineRule="auto"/>
        <w:jc w:val="left"/>
        <w:outlineLvl w:val="1"/>
        <w:rPr>
          <w:ins w:id="34" w:author="龚龚龚" w:date="2025-04-18T10:19:54Z"/>
          <w:rFonts w:hint="eastAsia" w:ascii="宋体" w:hAnsi="宋体" w:cs="宋体"/>
          <w:kern w:val="0"/>
          <w:szCs w:val="21"/>
          <w:lang w:bidi="ar"/>
        </w:rPr>
      </w:pPr>
      <w:bookmarkStart w:id="48" w:name="_Toc20171717"/>
      <w:bookmarkEnd w:id="48"/>
      <w:bookmarkStart w:id="49" w:name="_Toc84930702"/>
      <w:bookmarkStart w:id="50" w:name="_Toc30228"/>
      <w:bookmarkStart w:id="51" w:name="_Toc22253"/>
      <w:bookmarkStart w:id="52" w:name="_Toc14460"/>
    </w:p>
    <w:p w14:paraId="6D667B8A">
      <w:pPr>
        <w:widowControl/>
        <w:adjustRightInd w:val="0"/>
        <w:snapToGrid w:val="0"/>
        <w:spacing w:after="163" w:afterLines="50" w:line="360" w:lineRule="auto"/>
        <w:jc w:val="left"/>
        <w:outlineLvl w:val="1"/>
        <w:rPr>
          <w:rFonts w:ascii="宋体" w:hAnsi="宋体" w:cs="宋体"/>
          <w:kern w:val="0"/>
        </w:rPr>
      </w:pPr>
      <w:r>
        <w:rPr>
          <w:rFonts w:hint="eastAsia" w:ascii="宋体" w:hAnsi="宋体" w:cs="宋体"/>
          <w:kern w:val="0"/>
          <w:szCs w:val="21"/>
          <w:lang w:bidi="ar"/>
        </w:rPr>
        <w:t>八、订立时间</w:t>
      </w:r>
      <w:bookmarkEnd w:id="49"/>
      <w:bookmarkEnd w:id="50"/>
      <w:bookmarkEnd w:id="51"/>
      <w:bookmarkEnd w:id="52"/>
    </w:p>
    <w:p w14:paraId="018C0947">
      <w:pPr>
        <w:widowControl/>
        <w:adjustRightInd w:val="0"/>
        <w:snapToGrid w:val="0"/>
        <w:spacing w:after="163" w:afterLines="50" w:line="360" w:lineRule="auto"/>
        <w:ind w:firstLine="420" w:firstLineChars="200"/>
        <w:rPr>
          <w:rFonts w:hint="eastAsia" w:ascii="宋体" w:hAnsi="宋体" w:cs="宋体"/>
          <w:color w:val="auto"/>
          <w:kern w:val="0"/>
          <w:szCs w:val="21"/>
          <w:lang w:bidi="ar"/>
        </w:rPr>
      </w:pPr>
      <w:r>
        <w:rPr>
          <w:rFonts w:hint="eastAsia" w:ascii="宋体" w:hAnsi="宋体" w:cs="宋体"/>
          <w:color w:val="auto"/>
          <w:kern w:val="0"/>
          <w:szCs w:val="21"/>
          <w:lang w:bidi="ar"/>
        </w:rPr>
        <w:t>本合同于</w:t>
      </w:r>
      <w:r>
        <w:rPr>
          <w:rFonts w:hint="eastAsia" w:ascii="宋体" w:hAnsi="宋体" w:cs="宋体"/>
          <w:color w:val="auto"/>
          <w:kern w:val="0"/>
          <w:szCs w:val="21"/>
          <w:u w:val="single"/>
          <w:shd w:val="clear"/>
          <w:lang w:bidi="ar"/>
        </w:rPr>
        <w:t xml:space="preserve">  </w:t>
      </w:r>
      <w:r>
        <w:rPr>
          <w:rFonts w:hint="eastAsia" w:ascii="宋体" w:hAnsi="宋体" w:cs="宋体"/>
          <w:color w:val="auto"/>
          <w:kern w:val="0"/>
          <w:szCs w:val="21"/>
          <w:u w:val="single"/>
          <w:shd w:val="clear"/>
          <w:lang w:val="en-US" w:eastAsia="zh-CN" w:bidi="ar"/>
        </w:rPr>
        <w:t xml:space="preserve">  </w:t>
      </w:r>
      <w:r>
        <w:rPr>
          <w:rFonts w:hint="eastAsia" w:ascii="宋体" w:hAnsi="宋体" w:cs="宋体"/>
          <w:color w:val="auto"/>
          <w:kern w:val="0"/>
          <w:szCs w:val="21"/>
          <w:u w:val="single"/>
          <w:shd w:val="clear"/>
          <w:lang w:bidi="ar"/>
        </w:rPr>
        <w:t xml:space="preserve">  </w:t>
      </w:r>
      <w:r>
        <w:rPr>
          <w:rFonts w:hint="eastAsia" w:ascii="宋体" w:hAnsi="宋体" w:cs="宋体"/>
          <w:color w:val="auto"/>
          <w:kern w:val="0"/>
          <w:szCs w:val="21"/>
          <w:shd w:val="clear"/>
          <w:lang w:bidi="ar"/>
        </w:rPr>
        <w:t>年</w:t>
      </w:r>
      <w:r>
        <w:rPr>
          <w:rFonts w:hint="eastAsia" w:ascii="宋体" w:hAnsi="宋体" w:cs="宋体"/>
          <w:color w:val="auto"/>
          <w:kern w:val="0"/>
          <w:szCs w:val="21"/>
          <w:u w:val="single"/>
          <w:shd w:val="clear"/>
          <w:lang w:bidi="ar"/>
        </w:rPr>
        <w:t xml:space="preserve">  </w:t>
      </w:r>
      <w:r>
        <w:rPr>
          <w:rFonts w:hint="eastAsia" w:ascii="宋体" w:hAnsi="宋体" w:cs="宋体"/>
          <w:color w:val="auto"/>
          <w:kern w:val="0"/>
          <w:szCs w:val="21"/>
          <w:u w:val="single"/>
          <w:shd w:val="clear"/>
          <w:lang w:val="en-US" w:eastAsia="zh-CN" w:bidi="ar"/>
        </w:rPr>
        <w:t xml:space="preserve"> </w:t>
      </w:r>
      <w:r>
        <w:rPr>
          <w:rFonts w:hint="eastAsia" w:ascii="宋体" w:hAnsi="宋体" w:cs="宋体"/>
          <w:color w:val="auto"/>
          <w:kern w:val="0"/>
          <w:szCs w:val="21"/>
          <w:u w:val="single"/>
          <w:shd w:val="clear"/>
          <w:lang w:bidi="ar"/>
        </w:rPr>
        <w:t xml:space="preserve"> </w:t>
      </w:r>
      <w:r>
        <w:rPr>
          <w:rFonts w:hint="eastAsia" w:ascii="宋体" w:hAnsi="宋体" w:cs="宋体"/>
          <w:color w:val="auto"/>
          <w:kern w:val="0"/>
          <w:szCs w:val="21"/>
          <w:shd w:val="clear"/>
          <w:lang w:bidi="ar"/>
        </w:rPr>
        <w:t>月</w:t>
      </w:r>
      <w:r>
        <w:rPr>
          <w:rFonts w:hint="eastAsia" w:ascii="宋体" w:hAnsi="宋体" w:cs="宋体"/>
          <w:color w:val="auto"/>
          <w:kern w:val="0"/>
          <w:szCs w:val="21"/>
          <w:u w:val="single"/>
          <w:shd w:val="clear"/>
          <w:lang w:bidi="ar"/>
        </w:rPr>
        <w:t xml:space="preserve">     </w:t>
      </w:r>
      <w:r>
        <w:rPr>
          <w:rFonts w:hint="eastAsia" w:ascii="宋体" w:hAnsi="宋体" w:cs="宋体"/>
          <w:color w:val="auto"/>
          <w:kern w:val="0"/>
          <w:szCs w:val="21"/>
          <w:shd w:val="clear"/>
          <w:lang w:bidi="ar"/>
        </w:rPr>
        <w:t>日</w:t>
      </w:r>
      <w:r>
        <w:rPr>
          <w:rFonts w:hint="eastAsia" w:ascii="宋体" w:hAnsi="宋体" w:cs="宋体"/>
          <w:color w:val="auto"/>
          <w:kern w:val="0"/>
          <w:szCs w:val="21"/>
          <w:lang w:bidi="ar"/>
        </w:rPr>
        <w:t>订立。</w:t>
      </w:r>
    </w:p>
    <w:p w14:paraId="24B7C747">
      <w:pPr>
        <w:widowControl/>
        <w:adjustRightInd w:val="0"/>
        <w:snapToGrid w:val="0"/>
        <w:spacing w:after="163" w:afterLines="50" w:line="360" w:lineRule="auto"/>
        <w:jc w:val="left"/>
        <w:outlineLvl w:val="1"/>
        <w:rPr>
          <w:rFonts w:ascii="宋体" w:hAnsi="宋体" w:cs="宋体"/>
          <w:kern w:val="0"/>
        </w:rPr>
      </w:pPr>
      <w:bookmarkStart w:id="53" w:name="_Toc20171718"/>
      <w:bookmarkEnd w:id="53"/>
      <w:bookmarkStart w:id="54" w:name="_Toc4976"/>
      <w:bookmarkStart w:id="55" w:name="_Toc2658"/>
      <w:bookmarkStart w:id="56" w:name="_Toc30701"/>
      <w:bookmarkStart w:id="57" w:name="_Toc84930703"/>
      <w:r>
        <w:rPr>
          <w:rFonts w:hint="eastAsia" w:ascii="宋体" w:hAnsi="宋体" w:cs="宋体"/>
          <w:kern w:val="0"/>
          <w:szCs w:val="21"/>
          <w:lang w:bidi="ar"/>
        </w:rPr>
        <w:t>九、订立地点</w:t>
      </w:r>
      <w:bookmarkEnd w:id="54"/>
      <w:bookmarkEnd w:id="55"/>
      <w:bookmarkEnd w:id="56"/>
      <w:bookmarkEnd w:id="57"/>
    </w:p>
    <w:p w14:paraId="6B9E073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本合同在</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重庆市南岸区</w:t>
      </w:r>
      <w:r>
        <w:rPr>
          <w:rFonts w:hint="eastAsia" w:ascii="宋体" w:hAnsi="宋体" w:cs="宋体"/>
          <w:kern w:val="0"/>
          <w:szCs w:val="21"/>
          <w:u w:val="single"/>
          <w:lang w:bidi="ar"/>
        </w:rPr>
        <w:t xml:space="preserve">          </w:t>
      </w:r>
      <w:r>
        <w:rPr>
          <w:rFonts w:hint="eastAsia" w:ascii="宋体" w:hAnsi="宋体" w:cs="宋体"/>
          <w:kern w:val="0"/>
          <w:szCs w:val="21"/>
          <w:lang w:bidi="ar"/>
        </w:rPr>
        <w:t>订立。</w:t>
      </w:r>
    </w:p>
    <w:p w14:paraId="116592AE">
      <w:pPr>
        <w:widowControl/>
        <w:adjustRightInd w:val="0"/>
        <w:snapToGrid w:val="0"/>
        <w:spacing w:after="163" w:afterLines="50" w:line="360" w:lineRule="auto"/>
        <w:jc w:val="left"/>
        <w:outlineLvl w:val="1"/>
        <w:rPr>
          <w:rFonts w:ascii="宋体" w:hAnsi="宋体" w:cs="宋体"/>
          <w:kern w:val="0"/>
        </w:rPr>
      </w:pPr>
      <w:bookmarkStart w:id="58" w:name="_Toc20171719"/>
      <w:bookmarkEnd w:id="58"/>
      <w:bookmarkStart w:id="59" w:name="_Toc84930704"/>
      <w:bookmarkStart w:id="60" w:name="_Toc10294"/>
      <w:bookmarkStart w:id="61" w:name="_Toc17789"/>
      <w:bookmarkStart w:id="62" w:name="_Toc7340"/>
      <w:r>
        <w:rPr>
          <w:rFonts w:hint="eastAsia" w:ascii="宋体" w:hAnsi="宋体" w:cs="宋体"/>
          <w:kern w:val="0"/>
          <w:szCs w:val="21"/>
          <w:lang w:bidi="ar"/>
        </w:rPr>
        <w:t>十、合同生效</w:t>
      </w:r>
      <w:bookmarkEnd w:id="59"/>
      <w:bookmarkEnd w:id="60"/>
      <w:bookmarkEnd w:id="61"/>
      <w:bookmarkEnd w:id="62"/>
    </w:p>
    <w:p w14:paraId="17B7508E">
      <w:pPr>
        <w:widowControl/>
        <w:wordWrap w:val="0"/>
        <w:topLinePunct/>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本合同在以下条件全部满足之后生效：</w:t>
      </w:r>
    </w:p>
    <w:p w14:paraId="026CA02A">
      <w:pPr>
        <w:widowControl/>
        <w:wordWrap w:val="0"/>
        <w:topLinePunct/>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1.经双方法定代表人或其委托代理人签名并加盖公章或合同专用章；</w:t>
      </w:r>
    </w:p>
    <w:p w14:paraId="55B549B0">
      <w:pPr>
        <w:widowControl/>
        <w:wordWrap w:val="0"/>
        <w:topLinePunct/>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2.采用保函形式递交履约担保的，承包人按合同约定向发包人提交履约担保后；</w:t>
      </w:r>
    </w:p>
    <w:p w14:paraId="229A1B1C">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w:t>
      </w:r>
      <w:r>
        <w:rPr>
          <w:rFonts w:ascii="宋体" w:hAnsi="宋体" w:cs="宋体"/>
          <w:kern w:val="0"/>
          <w:szCs w:val="21"/>
          <w:u w:val="single"/>
          <w:lang w:bidi="ar"/>
        </w:rPr>
        <w:t xml:space="preserve">    </w:t>
      </w:r>
      <w:r>
        <w:rPr>
          <w:rFonts w:hint="eastAsia" w:ascii="宋体" w:hAnsi="宋体" w:cs="宋体"/>
          <w:kern w:val="0"/>
          <w:szCs w:val="21"/>
          <w:u w:val="single"/>
          <w:lang w:val="en-US" w:eastAsia="zh-CN" w:bidi="ar"/>
        </w:rPr>
        <w:t>/</w:t>
      </w:r>
      <w:r>
        <w:rPr>
          <w:rFonts w:ascii="宋体" w:hAnsi="宋体" w:cs="宋体"/>
          <w:kern w:val="0"/>
          <w:szCs w:val="21"/>
          <w:u w:val="single"/>
          <w:lang w:bidi="ar"/>
        </w:rPr>
        <w:t xml:space="preserve">    </w:t>
      </w:r>
      <w:r>
        <w:rPr>
          <w:rFonts w:hint="eastAsia" w:ascii="宋体" w:hAnsi="宋体" w:cs="宋体"/>
          <w:kern w:val="0"/>
          <w:szCs w:val="21"/>
          <w:lang w:bidi="ar"/>
        </w:rPr>
        <w:t>。</w:t>
      </w:r>
    </w:p>
    <w:p w14:paraId="1DF3E767">
      <w:pPr>
        <w:widowControl/>
        <w:adjustRightInd w:val="0"/>
        <w:snapToGrid w:val="0"/>
        <w:spacing w:after="163" w:afterLines="50" w:line="360" w:lineRule="auto"/>
        <w:jc w:val="left"/>
        <w:outlineLvl w:val="1"/>
        <w:rPr>
          <w:rFonts w:ascii="宋体" w:hAnsi="宋体" w:cs="宋体"/>
          <w:kern w:val="0"/>
        </w:rPr>
      </w:pPr>
      <w:bookmarkStart w:id="63" w:name="_Toc20171720"/>
      <w:bookmarkEnd w:id="63"/>
      <w:bookmarkStart w:id="64" w:name="_Toc27498"/>
      <w:bookmarkStart w:id="65" w:name="_Toc84930705"/>
      <w:bookmarkStart w:id="66" w:name="_Toc22497"/>
      <w:bookmarkStart w:id="67" w:name="_Toc13067"/>
      <w:r>
        <w:rPr>
          <w:rFonts w:hint="eastAsia" w:ascii="宋体" w:hAnsi="宋体" w:cs="宋体"/>
          <w:kern w:val="0"/>
          <w:szCs w:val="21"/>
          <w:lang w:bidi="ar"/>
        </w:rPr>
        <w:t>十一、合同份数</w:t>
      </w:r>
      <w:bookmarkEnd w:id="64"/>
      <w:bookmarkEnd w:id="65"/>
      <w:bookmarkEnd w:id="66"/>
      <w:bookmarkEnd w:id="67"/>
      <w:bookmarkStart w:id="1933" w:name="_GoBack"/>
      <w:bookmarkEnd w:id="1933"/>
    </w:p>
    <w:p w14:paraId="5803D80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本合同一式</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拾陆</w:t>
      </w:r>
      <w:r>
        <w:rPr>
          <w:rFonts w:hint="eastAsia" w:ascii="宋体" w:hAnsi="宋体" w:cs="宋体"/>
          <w:kern w:val="0"/>
          <w:szCs w:val="21"/>
          <w:u w:val="single"/>
          <w:lang w:bidi="ar"/>
        </w:rPr>
        <w:t xml:space="preserve">  </w:t>
      </w:r>
      <w:r>
        <w:rPr>
          <w:rFonts w:hint="eastAsia" w:ascii="宋体" w:hAnsi="宋体" w:cs="宋体"/>
          <w:kern w:val="0"/>
          <w:szCs w:val="21"/>
          <w:lang w:bidi="ar"/>
        </w:rPr>
        <w:t>份，均具有同等法律效力，发包人执</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捌</w:t>
      </w:r>
      <w:r>
        <w:rPr>
          <w:rFonts w:hint="eastAsia" w:ascii="宋体" w:hAnsi="宋体" w:cs="宋体"/>
          <w:kern w:val="0"/>
          <w:szCs w:val="21"/>
          <w:u w:val="single"/>
          <w:lang w:bidi="ar"/>
        </w:rPr>
        <w:t xml:space="preserve">  </w:t>
      </w:r>
      <w:r>
        <w:rPr>
          <w:rFonts w:hint="eastAsia" w:ascii="宋体" w:hAnsi="宋体" w:cs="宋体"/>
          <w:kern w:val="0"/>
          <w:szCs w:val="21"/>
          <w:lang w:bidi="ar"/>
        </w:rPr>
        <w:t>份，承包人执</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捌</w:t>
      </w:r>
      <w:r>
        <w:rPr>
          <w:rFonts w:hint="eastAsia" w:ascii="宋体" w:hAnsi="宋体" w:cs="宋体"/>
          <w:kern w:val="0"/>
          <w:szCs w:val="21"/>
          <w:u w:val="single"/>
          <w:lang w:bidi="ar"/>
        </w:rPr>
        <w:t xml:space="preserve">  </w:t>
      </w:r>
      <w:r>
        <w:rPr>
          <w:rFonts w:hint="eastAsia" w:ascii="宋体" w:hAnsi="宋体" w:cs="宋体"/>
          <w:kern w:val="0"/>
          <w:szCs w:val="21"/>
          <w:lang w:bidi="ar"/>
        </w:rPr>
        <w:t>份。</w:t>
      </w:r>
    </w:p>
    <w:p w14:paraId="243F71BF">
      <w:pPr>
        <w:widowControl/>
        <w:adjustRightInd w:val="0"/>
        <w:snapToGrid w:val="0"/>
        <w:spacing w:after="163" w:afterLines="50" w:line="360" w:lineRule="auto"/>
        <w:jc w:val="left"/>
        <w:outlineLvl w:val="1"/>
        <w:rPr>
          <w:rFonts w:hint="eastAsia" w:ascii="宋体" w:hAnsi="宋体" w:eastAsia="宋体" w:cs="宋体"/>
          <w:kern w:val="0"/>
          <w:lang w:eastAsia="zh-CN"/>
        </w:rPr>
      </w:pPr>
      <w:r>
        <w:rPr>
          <w:rFonts w:hint="eastAsia" w:ascii="宋体" w:hAnsi="宋体" w:cs="宋体"/>
          <w:kern w:val="0"/>
          <w:szCs w:val="21"/>
          <w:lang w:bidi="ar"/>
        </w:rPr>
        <w:t>十</w:t>
      </w:r>
      <w:r>
        <w:rPr>
          <w:rFonts w:hint="eastAsia" w:ascii="宋体" w:hAnsi="宋体" w:cs="宋体"/>
          <w:kern w:val="0"/>
          <w:szCs w:val="21"/>
          <w:lang w:eastAsia="zh-CN" w:bidi="ar"/>
        </w:rPr>
        <w:t>二</w:t>
      </w:r>
      <w:r>
        <w:rPr>
          <w:rFonts w:hint="eastAsia" w:ascii="宋体" w:hAnsi="宋体" w:cs="宋体"/>
          <w:kern w:val="0"/>
          <w:szCs w:val="21"/>
          <w:lang w:bidi="ar"/>
        </w:rPr>
        <w:t>、</w:t>
      </w:r>
      <w:r>
        <w:rPr>
          <w:rFonts w:hint="eastAsia" w:ascii="宋体" w:hAnsi="宋体" w:cs="宋体"/>
          <w:kern w:val="0"/>
          <w:szCs w:val="21"/>
          <w:lang w:eastAsia="zh-CN" w:bidi="ar"/>
        </w:rPr>
        <w:t>该项目实行代建制，由代建单位履行发包人</w:t>
      </w:r>
      <w:ins w:id="35" w:author="龚龚龚" w:date="2025-04-28T09:47:19Z">
        <w:r>
          <w:rPr>
            <w:rFonts w:hint="eastAsia" w:ascii="宋体" w:hAnsi="宋体" w:cs="宋体"/>
            <w:kern w:val="0"/>
            <w:szCs w:val="21"/>
            <w:lang w:eastAsia="zh-CN" w:bidi="ar"/>
          </w:rPr>
          <w:t>授权</w:t>
        </w:r>
      </w:ins>
      <w:ins w:id="36" w:author="龚龚龚" w:date="2025-04-28T09:47:20Z">
        <w:r>
          <w:rPr>
            <w:rFonts w:hint="eastAsia" w:ascii="宋体" w:hAnsi="宋体" w:cs="宋体"/>
            <w:kern w:val="0"/>
            <w:szCs w:val="21"/>
            <w:lang w:eastAsia="zh-CN" w:bidi="ar"/>
          </w:rPr>
          <w:t>范围</w:t>
        </w:r>
      </w:ins>
      <w:ins w:id="37" w:author="龚龚龚" w:date="2025-04-28T09:47:21Z">
        <w:r>
          <w:rPr>
            <w:rFonts w:hint="eastAsia" w:ascii="宋体" w:hAnsi="宋体" w:cs="宋体"/>
            <w:kern w:val="0"/>
            <w:szCs w:val="21"/>
            <w:lang w:eastAsia="zh-CN" w:bidi="ar"/>
          </w:rPr>
          <w:t>内</w:t>
        </w:r>
      </w:ins>
      <w:r>
        <w:rPr>
          <w:rFonts w:hint="eastAsia" w:ascii="宋体" w:hAnsi="宋体" w:cs="宋体"/>
          <w:kern w:val="0"/>
          <w:szCs w:val="21"/>
          <w:lang w:eastAsia="zh-CN" w:bidi="ar"/>
        </w:rPr>
        <w:t>的职权</w:t>
      </w:r>
    </w:p>
    <w:p w14:paraId="68373633">
      <w:pPr>
        <w:widowControl/>
        <w:adjustRightInd w:val="0"/>
        <w:snapToGrid w:val="0"/>
        <w:spacing w:after="163" w:afterLines="50" w:line="360" w:lineRule="auto"/>
        <w:ind w:firstLine="0" w:firstLineChars="0"/>
        <w:rPr>
          <w:rFonts w:ascii="宋体" w:hAnsi="宋体" w:cs="宋体"/>
          <w:kern w:val="0"/>
          <w:vertAlign w:val="baseline"/>
        </w:rPr>
      </w:pPr>
      <w:r>
        <w:rPr>
          <w:rFonts w:hint="eastAsia" w:ascii="宋体" w:hAnsi="宋体" w:cs="宋体"/>
          <w:kern w:val="0"/>
          <w:szCs w:val="21"/>
          <w:lang w:bidi="ar"/>
        </w:rPr>
        <w:t xml:space="preserve"> </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7"/>
        <w:gridCol w:w="3228"/>
        <w:gridCol w:w="3228"/>
      </w:tblGrid>
      <w:tr w14:paraId="1360A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6" w:hRule="atLeast"/>
        </w:trPr>
        <w:tc>
          <w:tcPr>
            <w:tcW w:w="3227" w:type="dxa"/>
          </w:tcPr>
          <w:p w14:paraId="6C87EA49">
            <w:pPr>
              <w:widowControl/>
              <w:adjustRightInd w:val="0"/>
              <w:snapToGrid w:val="0"/>
              <w:spacing w:after="50" w:line="360" w:lineRule="auto"/>
              <w:jc w:val="left"/>
              <w:rPr>
                <w:rFonts w:hint="eastAsia" w:ascii="宋体" w:hAnsi="宋体" w:eastAsia="宋体" w:cs="宋体"/>
                <w:kern w:val="0"/>
                <w:lang w:eastAsia="zh-CN"/>
              </w:rPr>
            </w:pPr>
            <w:r>
              <w:rPr>
                <w:rFonts w:hint="eastAsia" w:ascii="宋体" w:hAnsi="宋体" w:cs="宋体"/>
                <w:kern w:val="0"/>
                <w:szCs w:val="21"/>
                <w:lang w:bidi="ar"/>
              </w:rPr>
              <w:t>发包人：（公章）重庆第二师范学院</w:t>
            </w:r>
            <w:r>
              <w:rPr>
                <w:rFonts w:hint="eastAsia" w:ascii="宋体" w:hAnsi="宋体" w:cs="宋体"/>
                <w:kern w:val="0"/>
                <w:szCs w:val="21"/>
                <w:lang w:eastAsia="zh-CN" w:bidi="ar"/>
              </w:rPr>
              <w:t>（甲方）</w:t>
            </w:r>
          </w:p>
          <w:p w14:paraId="3A7B3A22">
            <w:pPr>
              <w:widowControl/>
              <w:adjustRightInd w:val="0"/>
              <w:snapToGrid w:val="0"/>
              <w:spacing w:after="163" w:afterLines="50" w:line="360" w:lineRule="auto"/>
              <w:rPr>
                <w:rFonts w:hint="eastAsia" w:ascii="宋体" w:hAnsi="宋体" w:eastAsia="宋体" w:cs="宋体"/>
                <w:kern w:val="0"/>
                <w:vertAlign w:val="baseline"/>
                <w:lang w:eastAsia="zh-CN"/>
              </w:rPr>
            </w:pPr>
          </w:p>
        </w:tc>
        <w:tc>
          <w:tcPr>
            <w:tcW w:w="3228" w:type="dxa"/>
          </w:tcPr>
          <w:p w14:paraId="11A3044F">
            <w:pPr>
              <w:widowControl/>
              <w:adjustRightInd w:val="0"/>
              <w:snapToGrid w:val="0"/>
              <w:spacing w:after="50" w:line="360" w:lineRule="auto"/>
              <w:jc w:val="left"/>
              <w:rPr>
                <w:rFonts w:ascii="宋体" w:hAnsi="宋体" w:cs="宋体"/>
                <w:kern w:val="0"/>
              </w:rPr>
            </w:pPr>
            <w:r>
              <w:rPr>
                <w:rFonts w:hint="eastAsia" w:ascii="宋体" w:hAnsi="宋体" w:cs="宋体"/>
                <w:kern w:val="0"/>
                <w:szCs w:val="21"/>
                <w:lang w:bidi="ar"/>
              </w:rPr>
              <w:t>承包人：（公章）</w:t>
            </w:r>
            <w:r>
              <w:rPr>
                <w:rFonts w:hint="eastAsia" w:ascii="宋体" w:hAnsi="宋体" w:cs="宋体"/>
                <w:kern w:val="0"/>
                <w:szCs w:val="21"/>
                <w:lang w:val="en-US" w:eastAsia="zh-CN" w:bidi="ar"/>
              </w:rPr>
              <w:t>重庆建工第九建设有限公司（乙方）</w:t>
            </w:r>
          </w:p>
          <w:p w14:paraId="27F4A86A">
            <w:pPr>
              <w:widowControl/>
              <w:adjustRightInd w:val="0"/>
              <w:snapToGrid w:val="0"/>
              <w:spacing w:after="163" w:afterLines="50" w:line="360" w:lineRule="auto"/>
              <w:rPr>
                <w:rFonts w:ascii="宋体" w:hAnsi="宋体" w:cs="宋体"/>
                <w:kern w:val="0"/>
                <w:vertAlign w:val="baseline"/>
              </w:rPr>
            </w:pPr>
          </w:p>
        </w:tc>
        <w:tc>
          <w:tcPr>
            <w:tcW w:w="3228" w:type="dxa"/>
          </w:tcPr>
          <w:p w14:paraId="29F0E6C6">
            <w:pPr>
              <w:widowControl/>
              <w:adjustRightInd w:val="0"/>
              <w:snapToGrid w:val="0"/>
              <w:spacing w:after="50" w:line="360" w:lineRule="auto"/>
              <w:jc w:val="left"/>
              <w:rPr>
                <w:rFonts w:ascii="宋体" w:hAnsi="宋体" w:cs="宋体"/>
                <w:kern w:val="0"/>
              </w:rPr>
            </w:pPr>
            <w:r>
              <w:rPr>
                <w:rFonts w:hint="eastAsia" w:ascii="宋体" w:hAnsi="宋体" w:cs="宋体"/>
                <w:kern w:val="0"/>
                <w:szCs w:val="21"/>
                <w:lang w:bidi="ar"/>
              </w:rPr>
              <w:t>承包人：（公章）</w:t>
            </w:r>
            <w:r>
              <w:rPr>
                <w:rFonts w:hint="eastAsia" w:ascii="宋体" w:hAnsi="宋体" w:cs="宋体"/>
                <w:kern w:val="0"/>
                <w:szCs w:val="21"/>
                <w:lang w:val="en-US" w:eastAsia="zh-CN" w:bidi="ar"/>
              </w:rPr>
              <w:t>中交第二航务工程勘察设计院有限公司（丙方）</w:t>
            </w:r>
          </w:p>
          <w:p w14:paraId="7F8ADC97">
            <w:pPr>
              <w:widowControl/>
              <w:adjustRightInd w:val="0"/>
              <w:snapToGrid w:val="0"/>
              <w:spacing w:after="163" w:afterLines="50" w:line="360" w:lineRule="auto"/>
              <w:rPr>
                <w:rFonts w:ascii="宋体" w:hAnsi="宋体" w:cs="宋体"/>
                <w:kern w:val="0"/>
                <w:vertAlign w:val="baseline"/>
              </w:rPr>
            </w:pPr>
          </w:p>
        </w:tc>
      </w:tr>
      <w:tr w14:paraId="0C72D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tcPr>
          <w:p w14:paraId="75A00CE5">
            <w:pPr>
              <w:widowControl/>
              <w:adjustRightInd w:val="0"/>
              <w:snapToGrid w:val="0"/>
              <w:spacing w:after="163" w:afterLines="50" w:line="360" w:lineRule="auto"/>
              <w:rPr>
                <w:rFonts w:ascii="宋体" w:hAnsi="宋体" w:cs="宋体"/>
                <w:kern w:val="0"/>
                <w:vertAlign w:val="baseline"/>
              </w:rPr>
            </w:pPr>
            <w:r>
              <w:rPr>
                <w:rFonts w:hint="eastAsia" w:ascii="宋体" w:hAnsi="宋体" w:cs="宋体"/>
                <w:kern w:val="0"/>
                <w:szCs w:val="21"/>
                <w:lang w:bidi="ar"/>
              </w:rPr>
              <w:t>统一社会信用代码：</w:t>
            </w:r>
            <w:r>
              <w:rPr>
                <w:rFonts w:hint="eastAsia" w:ascii="宋体" w:hAnsi="宋体" w:cs="宋体"/>
                <w:kern w:val="0"/>
                <w:szCs w:val="21"/>
                <w:u w:val="single"/>
                <w:lang w:bidi="ar"/>
              </w:rPr>
              <w:t xml:space="preserve">  12500000450381728H  </w:t>
            </w:r>
          </w:p>
        </w:tc>
        <w:tc>
          <w:tcPr>
            <w:tcW w:w="3228" w:type="dxa"/>
          </w:tcPr>
          <w:p w14:paraId="0B5612D4">
            <w:pPr>
              <w:widowControl/>
              <w:adjustRightInd w:val="0"/>
              <w:snapToGrid w:val="0"/>
              <w:spacing w:after="50" w:line="360" w:lineRule="auto"/>
              <w:jc w:val="left"/>
              <w:rPr>
                <w:rFonts w:hint="default" w:ascii="宋体" w:hAnsi="宋体" w:eastAsia="宋体" w:cs="宋体"/>
                <w:kern w:val="0"/>
                <w:lang w:val="en-US" w:eastAsia="zh-CN"/>
              </w:rPr>
            </w:pPr>
            <w:r>
              <w:rPr>
                <w:rFonts w:hint="eastAsia" w:ascii="宋体" w:hAnsi="宋体" w:cs="宋体"/>
                <w:kern w:val="0"/>
                <w:szCs w:val="21"/>
                <w:lang w:bidi="ar"/>
              </w:rPr>
              <w:t>统一社会信用代码：</w:t>
            </w:r>
            <w:r>
              <w:rPr>
                <w:rFonts w:hint="eastAsia" w:ascii="宋体" w:hAnsi="宋体" w:cs="宋体"/>
                <w:kern w:val="0"/>
                <w:szCs w:val="21"/>
                <w:u w:val="single"/>
                <w:lang w:val="en-US" w:eastAsia="zh-CN" w:bidi="ar"/>
              </w:rPr>
              <w:t>91500000203145189X</w:t>
            </w:r>
          </w:p>
          <w:p w14:paraId="1929EFC6">
            <w:pPr>
              <w:widowControl/>
              <w:adjustRightInd w:val="0"/>
              <w:snapToGrid w:val="0"/>
              <w:spacing w:after="163" w:afterLines="50" w:line="360" w:lineRule="auto"/>
              <w:rPr>
                <w:rFonts w:ascii="宋体" w:hAnsi="宋体" w:cs="宋体"/>
                <w:kern w:val="0"/>
                <w:vertAlign w:val="baseline"/>
              </w:rPr>
            </w:pPr>
          </w:p>
        </w:tc>
        <w:tc>
          <w:tcPr>
            <w:tcW w:w="3228" w:type="dxa"/>
          </w:tcPr>
          <w:p w14:paraId="0BE8E55D">
            <w:pPr>
              <w:widowControl/>
              <w:adjustRightInd w:val="0"/>
              <w:snapToGrid w:val="0"/>
              <w:spacing w:after="50" w:line="360" w:lineRule="auto"/>
              <w:jc w:val="left"/>
              <w:rPr>
                <w:rFonts w:hint="default" w:ascii="宋体" w:hAnsi="宋体" w:eastAsia="宋体" w:cs="宋体"/>
                <w:kern w:val="0"/>
                <w:lang w:val="en-US" w:eastAsia="zh-CN"/>
              </w:rPr>
            </w:pPr>
            <w:r>
              <w:rPr>
                <w:rFonts w:hint="eastAsia" w:ascii="宋体" w:hAnsi="宋体" w:cs="宋体"/>
                <w:kern w:val="0"/>
                <w:szCs w:val="21"/>
                <w:lang w:bidi="ar"/>
              </w:rPr>
              <w:t>统一社会信用代码：</w:t>
            </w:r>
            <w:r>
              <w:rPr>
                <w:rFonts w:hint="eastAsia" w:ascii="宋体" w:hAnsi="宋体" w:cs="宋体"/>
                <w:kern w:val="0"/>
                <w:szCs w:val="21"/>
                <w:u w:val="single"/>
                <w:lang w:val="en-US" w:eastAsia="zh-CN" w:bidi="ar"/>
              </w:rPr>
              <w:t>914201001776794856</w:t>
            </w:r>
          </w:p>
          <w:p w14:paraId="2A817063">
            <w:pPr>
              <w:widowControl/>
              <w:adjustRightInd w:val="0"/>
              <w:snapToGrid w:val="0"/>
              <w:spacing w:after="163" w:afterLines="50" w:line="360" w:lineRule="auto"/>
              <w:rPr>
                <w:rFonts w:ascii="宋体" w:hAnsi="宋体" w:cs="宋体"/>
                <w:kern w:val="0"/>
                <w:vertAlign w:val="baseline"/>
              </w:rPr>
            </w:pPr>
          </w:p>
        </w:tc>
      </w:tr>
      <w:tr w14:paraId="4ED53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tcPr>
          <w:p w14:paraId="585961E1">
            <w:pPr>
              <w:widowControl/>
              <w:adjustRightInd w:val="0"/>
              <w:snapToGrid w:val="0"/>
              <w:spacing w:after="163" w:afterLines="50" w:line="360" w:lineRule="auto"/>
              <w:rPr>
                <w:rFonts w:hint="eastAsia" w:ascii="宋体" w:hAnsi="宋体" w:eastAsia="宋体" w:cs="宋体"/>
                <w:kern w:val="0"/>
                <w:vertAlign w:val="baseline"/>
                <w:lang w:eastAsia="zh-CN"/>
              </w:rPr>
            </w:pPr>
            <w:r>
              <w:rPr>
                <w:rFonts w:hint="eastAsia" w:ascii="宋体" w:hAnsi="宋体" w:cs="宋体"/>
                <w:kern w:val="0"/>
                <w:szCs w:val="21"/>
                <w:lang w:bidi="ar"/>
              </w:rPr>
              <w:t>地址：</w:t>
            </w:r>
            <w:r>
              <w:rPr>
                <w:rFonts w:hint="eastAsia" w:ascii="宋体" w:hAnsi="宋体" w:cs="宋体"/>
                <w:kern w:val="0"/>
                <w:szCs w:val="21"/>
                <w:u w:val="single"/>
                <w:lang w:bidi="ar"/>
              </w:rPr>
              <w:t xml:space="preserve"> 重庆市南岸区南山街道崇教路1号</w:t>
            </w:r>
          </w:p>
        </w:tc>
        <w:tc>
          <w:tcPr>
            <w:tcW w:w="3228" w:type="dxa"/>
          </w:tcPr>
          <w:p w14:paraId="7B2A36C8">
            <w:pPr>
              <w:widowControl/>
              <w:shd w:val="clear"/>
              <w:adjustRightInd w:val="0"/>
              <w:snapToGrid w:val="0"/>
              <w:spacing w:after="50" w:line="360" w:lineRule="auto"/>
              <w:jc w:val="left"/>
              <w:rPr>
                <w:rFonts w:hint="eastAsia" w:ascii="宋体" w:hAnsi="宋体" w:eastAsia="宋体" w:cs="宋体"/>
                <w:kern w:val="0"/>
                <w:lang w:eastAsia="zh-CN"/>
              </w:rPr>
            </w:pPr>
            <w:r>
              <w:rPr>
                <w:rFonts w:hint="eastAsia" w:ascii="宋体" w:hAnsi="宋体" w:cs="宋体"/>
                <w:kern w:val="0"/>
                <w:szCs w:val="21"/>
                <w:lang w:bidi="ar"/>
              </w:rPr>
              <w:t>地址：</w:t>
            </w:r>
            <w:r>
              <w:rPr>
                <w:rFonts w:hint="eastAsia" w:ascii="宋体" w:hAnsi="宋体" w:cs="宋体"/>
                <w:kern w:val="0"/>
                <w:szCs w:val="21"/>
                <w:u w:val="single"/>
                <w:lang w:val="en-US" w:eastAsia="zh-CN" w:bidi="ar"/>
              </w:rPr>
              <w:t xml:space="preserve">重庆市九龙坡区杨家坪西郊路69号 </w:t>
            </w:r>
          </w:p>
          <w:p w14:paraId="70137094">
            <w:pPr>
              <w:widowControl/>
              <w:adjustRightInd w:val="0"/>
              <w:snapToGrid w:val="0"/>
              <w:spacing w:after="163" w:afterLines="50" w:line="360" w:lineRule="auto"/>
              <w:rPr>
                <w:rFonts w:ascii="宋体" w:hAnsi="宋体" w:cs="宋体"/>
                <w:kern w:val="0"/>
                <w:vertAlign w:val="baseline"/>
              </w:rPr>
            </w:pPr>
          </w:p>
        </w:tc>
        <w:tc>
          <w:tcPr>
            <w:tcW w:w="3228" w:type="dxa"/>
          </w:tcPr>
          <w:p w14:paraId="26BBF49F">
            <w:pPr>
              <w:widowControl/>
              <w:adjustRightInd w:val="0"/>
              <w:snapToGrid w:val="0"/>
              <w:spacing w:after="50" w:line="360" w:lineRule="auto"/>
              <w:jc w:val="left"/>
              <w:rPr>
                <w:rFonts w:hint="default" w:ascii="宋体" w:hAnsi="宋体" w:eastAsia="宋体" w:cs="宋体"/>
                <w:kern w:val="0"/>
                <w:lang w:val="en-US" w:eastAsia="zh-CN"/>
              </w:rPr>
            </w:pPr>
            <w:r>
              <w:rPr>
                <w:rFonts w:hint="eastAsia" w:ascii="宋体" w:hAnsi="宋体" w:cs="宋体"/>
                <w:kern w:val="0"/>
                <w:szCs w:val="21"/>
                <w:lang w:bidi="ar"/>
              </w:rPr>
              <w:t>地址：</w:t>
            </w:r>
            <w:r>
              <w:rPr>
                <w:rFonts w:hint="eastAsia" w:ascii="宋体" w:hAnsi="宋体" w:cs="宋体"/>
                <w:kern w:val="0"/>
                <w:szCs w:val="21"/>
                <w:u w:val="single"/>
                <w:lang w:val="en-US" w:eastAsia="zh-CN" w:bidi="ar"/>
              </w:rPr>
              <w:t>武昌民主路555号</w:t>
            </w:r>
          </w:p>
          <w:p w14:paraId="564969CB">
            <w:pPr>
              <w:widowControl/>
              <w:adjustRightInd w:val="0"/>
              <w:snapToGrid w:val="0"/>
              <w:spacing w:after="163" w:afterLines="50" w:line="360" w:lineRule="auto"/>
              <w:rPr>
                <w:rFonts w:ascii="宋体" w:hAnsi="宋体" w:cs="宋体"/>
                <w:kern w:val="0"/>
                <w:vertAlign w:val="baseline"/>
              </w:rPr>
            </w:pPr>
          </w:p>
        </w:tc>
      </w:tr>
      <w:tr w14:paraId="09F9F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tcPr>
          <w:p w14:paraId="13C6BD73">
            <w:pPr>
              <w:widowControl/>
              <w:adjustRightInd w:val="0"/>
              <w:snapToGrid w:val="0"/>
              <w:spacing w:after="50" w:line="360" w:lineRule="auto"/>
              <w:jc w:val="left"/>
              <w:rPr>
                <w:rFonts w:hint="eastAsia" w:ascii="宋体" w:hAnsi="宋体" w:cs="宋体"/>
                <w:kern w:val="0"/>
                <w:szCs w:val="21"/>
                <w:u w:val="single"/>
                <w:lang w:bidi="ar"/>
              </w:rPr>
            </w:pPr>
            <w:r>
              <w:rPr>
                <w:rFonts w:hint="eastAsia" w:ascii="宋体" w:hAnsi="宋体" w:cs="宋体"/>
                <w:kern w:val="0"/>
                <w:szCs w:val="21"/>
                <w:lang w:bidi="ar"/>
              </w:rPr>
              <w:t>法定代表人：</w:t>
            </w:r>
            <w:r>
              <w:rPr>
                <w:rFonts w:hint="eastAsia" w:ascii="宋体" w:hAnsi="宋体" w:cs="宋体"/>
                <w:kern w:val="0"/>
                <w:szCs w:val="21"/>
                <w:u w:val="single"/>
                <w:lang w:eastAsia="zh-CN" w:bidi="ar"/>
              </w:rPr>
              <w:t>万书辉</w:t>
            </w:r>
            <w:r>
              <w:rPr>
                <w:rFonts w:hint="eastAsia" w:ascii="宋体" w:hAnsi="宋体" w:cs="宋体"/>
                <w:kern w:val="0"/>
                <w:szCs w:val="21"/>
                <w:u w:val="single"/>
                <w:lang w:bidi="ar"/>
              </w:rPr>
              <w:t xml:space="preserve">                 </w:t>
            </w:r>
          </w:p>
          <w:p w14:paraId="6733BC99">
            <w:pPr>
              <w:widowControl/>
              <w:adjustRightInd w:val="0"/>
              <w:snapToGrid w:val="0"/>
              <w:spacing w:after="50" w:afterLines="-2147483648" w:line="360" w:lineRule="auto"/>
              <w:jc w:val="left"/>
              <w:rPr>
                <w:rFonts w:hint="eastAsia" w:ascii="宋体" w:hAnsi="宋体" w:cs="宋体"/>
                <w:kern w:val="0"/>
                <w:szCs w:val="21"/>
                <w:lang w:bidi="ar"/>
              </w:rPr>
            </w:pPr>
          </w:p>
          <w:p w14:paraId="735D7EF0">
            <w:pPr>
              <w:widowControl/>
              <w:adjustRightInd w:val="0"/>
              <w:snapToGrid w:val="0"/>
              <w:spacing w:after="50" w:afterLines="-2147483648" w:line="360" w:lineRule="auto"/>
              <w:jc w:val="left"/>
              <w:rPr>
                <w:rFonts w:ascii="宋体" w:hAnsi="宋体" w:cs="宋体"/>
                <w:kern w:val="0"/>
                <w:vertAlign w:val="baseline"/>
              </w:rPr>
            </w:pPr>
            <w:r>
              <w:rPr>
                <w:rFonts w:hint="eastAsia" w:ascii="宋体" w:hAnsi="宋体" w:cs="宋体"/>
                <w:kern w:val="0"/>
                <w:szCs w:val="21"/>
                <w:lang w:bidi="ar"/>
              </w:rPr>
              <w:t>委托代理人：</w:t>
            </w:r>
            <w:r>
              <w:rPr>
                <w:rFonts w:hint="eastAsia" w:ascii="宋体" w:hAnsi="宋体" w:cs="宋体"/>
                <w:kern w:val="0"/>
                <w:szCs w:val="21"/>
                <w:u w:val="single"/>
                <w:lang w:bidi="ar"/>
              </w:rPr>
              <w:t xml:space="preserve">                 </w:t>
            </w:r>
          </w:p>
        </w:tc>
        <w:tc>
          <w:tcPr>
            <w:tcW w:w="3228" w:type="dxa"/>
          </w:tcPr>
          <w:p w14:paraId="288E47C4">
            <w:pPr>
              <w:widowControl/>
              <w:shd w:val="clear"/>
              <w:adjustRightInd w:val="0"/>
              <w:snapToGrid w:val="0"/>
              <w:spacing w:after="50" w:line="360" w:lineRule="auto"/>
              <w:jc w:val="left"/>
              <w:rPr>
                <w:rFonts w:ascii="宋体" w:hAnsi="宋体" w:cs="宋体"/>
                <w:kern w:val="0"/>
              </w:rPr>
            </w:pPr>
            <w:r>
              <w:rPr>
                <w:rFonts w:hint="eastAsia" w:ascii="宋体" w:hAnsi="宋体" w:cs="宋体"/>
                <w:kern w:val="0"/>
                <w:szCs w:val="21"/>
                <w:lang w:bidi="ar"/>
              </w:rPr>
              <w:t>法定代表人：</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杨光余</w:t>
            </w:r>
            <w:r>
              <w:rPr>
                <w:rFonts w:hint="eastAsia" w:ascii="宋体" w:hAnsi="宋体" w:cs="宋体"/>
                <w:kern w:val="0"/>
                <w:szCs w:val="21"/>
                <w:u w:val="single"/>
                <w:lang w:bidi="ar"/>
              </w:rPr>
              <w:t xml:space="preserve">     </w:t>
            </w:r>
          </w:p>
          <w:p w14:paraId="0B20CF21">
            <w:pPr>
              <w:widowControl/>
              <w:shd w:val="clear"/>
              <w:adjustRightInd w:val="0"/>
              <w:snapToGrid w:val="0"/>
              <w:spacing w:after="50" w:line="360" w:lineRule="auto"/>
              <w:jc w:val="left"/>
              <w:rPr>
                <w:rFonts w:hint="eastAsia" w:ascii="宋体" w:hAnsi="宋体" w:cs="宋体"/>
                <w:kern w:val="0"/>
                <w:szCs w:val="21"/>
                <w:lang w:bidi="ar"/>
              </w:rPr>
            </w:pPr>
          </w:p>
          <w:p w14:paraId="28624632">
            <w:pPr>
              <w:widowControl/>
              <w:adjustRightInd w:val="0"/>
              <w:snapToGrid w:val="0"/>
              <w:spacing w:after="50" w:line="360" w:lineRule="auto"/>
              <w:jc w:val="left"/>
              <w:rPr>
                <w:rFonts w:ascii="宋体" w:hAnsi="宋体" w:cs="宋体"/>
                <w:kern w:val="0"/>
              </w:rPr>
            </w:pPr>
            <w:r>
              <w:rPr>
                <w:rFonts w:hint="eastAsia" w:ascii="宋体" w:hAnsi="宋体" w:cs="宋体"/>
                <w:kern w:val="0"/>
                <w:szCs w:val="21"/>
                <w:lang w:bidi="ar"/>
              </w:rPr>
              <w:t>委托代理人：</w:t>
            </w:r>
            <w:r>
              <w:rPr>
                <w:rFonts w:hint="eastAsia" w:ascii="宋体" w:hAnsi="宋体" w:cs="宋体"/>
                <w:kern w:val="0"/>
                <w:szCs w:val="21"/>
                <w:u w:val="single"/>
                <w:lang w:bidi="ar"/>
              </w:rPr>
              <w:t xml:space="preserve">       </w:t>
            </w:r>
            <w:r>
              <w:rPr>
                <w:rFonts w:hint="eastAsia" w:ascii="宋体" w:hAnsi="宋体" w:cs="宋体"/>
                <w:kern w:val="0"/>
                <w:szCs w:val="21"/>
                <w:u w:val="single"/>
                <w:lang w:eastAsia="zh-CN" w:bidi="ar"/>
              </w:rPr>
              <w:t>杨波</w:t>
            </w:r>
            <w:r>
              <w:rPr>
                <w:rFonts w:hint="eastAsia" w:ascii="宋体" w:hAnsi="宋体" w:cs="宋体"/>
                <w:kern w:val="0"/>
                <w:szCs w:val="21"/>
                <w:u w:val="single"/>
                <w:lang w:bidi="ar"/>
              </w:rPr>
              <w:t xml:space="preserve">        </w:t>
            </w:r>
          </w:p>
          <w:p w14:paraId="3443416D">
            <w:pPr>
              <w:widowControl/>
              <w:adjustRightInd w:val="0"/>
              <w:snapToGrid w:val="0"/>
              <w:spacing w:after="163" w:afterLines="50" w:line="360" w:lineRule="auto"/>
              <w:rPr>
                <w:rFonts w:ascii="宋体" w:hAnsi="宋体" w:cs="宋体"/>
                <w:kern w:val="0"/>
                <w:vertAlign w:val="baseline"/>
              </w:rPr>
            </w:pPr>
          </w:p>
        </w:tc>
        <w:tc>
          <w:tcPr>
            <w:tcW w:w="3228" w:type="dxa"/>
          </w:tcPr>
          <w:p w14:paraId="12498C65">
            <w:pPr>
              <w:widowControl/>
              <w:adjustRightInd w:val="0"/>
              <w:snapToGrid w:val="0"/>
              <w:spacing w:after="50" w:line="360" w:lineRule="auto"/>
              <w:jc w:val="left"/>
              <w:rPr>
                <w:rFonts w:ascii="宋体" w:hAnsi="宋体" w:cs="宋体"/>
                <w:kern w:val="0"/>
              </w:rPr>
            </w:pPr>
            <w:r>
              <w:rPr>
                <w:rFonts w:hint="eastAsia" w:ascii="宋体" w:hAnsi="宋体" w:cs="宋体"/>
                <w:kern w:val="0"/>
                <w:szCs w:val="21"/>
                <w:lang w:bidi="ar"/>
              </w:rPr>
              <w:t>法定代表人：</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宋文涛</w:t>
            </w:r>
            <w:r>
              <w:rPr>
                <w:rFonts w:hint="eastAsia" w:ascii="宋体" w:hAnsi="宋体" w:cs="宋体"/>
                <w:kern w:val="0"/>
                <w:szCs w:val="21"/>
                <w:u w:val="single"/>
                <w:lang w:bidi="ar"/>
              </w:rPr>
              <w:t xml:space="preserve">      </w:t>
            </w:r>
          </w:p>
          <w:p w14:paraId="56C494CD">
            <w:pPr>
              <w:widowControl/>
              <w:shd w:val="clear"/>
              <w:adjustRightInd w:val="0"/>
              <w:snapToGrid w:val="0"/>
              <w:spacing w:after="50" w:line="360" w:lineRule="auto"/>
              <w:jc w:val="left"/>
              <w:rPr>
                <w:rFonts w:hint="eastAsia" w:ascii="宋体" w:hAnsi="宋体" w:cs="宋体"/>
                <w:kern w:val="0"/>
                <w:szCs w:val="21"/>
                <w:lang w:bidi="ar"/>
              </w:rPr>
            </w:pPr>
          </w:p>
          <w:p w14:paraId="7C03B054">
            <w:pPr>
              <w:widowControl/>
              <w:shd w:val="clear"/>
              <w:adjustRightInd w:val="0"/>
              <w:snapToGrid w:val="0"/>
              <w:spacing w:after="50" w:line="360" w:lineRule="auto"/>
              <w:jc w:val="left"/>
              <w:rPr>
                <w:rFonts w:ascii="宋体" w:hAnsi="宋体" w:cs="宋体"/>
                <w:kern w:val="0"/>
              </w:rPr>
            </w:pPr>
            <w:r>
              <w:rPr>
                <w:rFonts w:hint="eastAsia" w:ascii="宋体" w:hAnsi="宋体" w:cs="宋体"/>
                <w:kern w:val="0"/>
                <w:szCs w:val="21"/>
                <w:lang w:bidi="ar"/>
              </w:rPr>
              <w:t>委托代理人：</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江川</w:t>
            </w:r>
            <w:r>
              <w:rPr>
                <w:rFonts w:hint="eastAsia" w:ascii="宋体" w:hAnsi="宋体" w:cs="宋体"/>
                <w:kern w:val="0"/>
                <w:szCs w:val="21"/>
                <w:u w:val="single"/>
                <w:lang w:bidi="ar"/>
              </w:rPr>
              <w:t xml:space="preserve">      </w:t>
            </w:r>
          </w:p>
          <w:p w14:paraId="085C598D">
            <w:pPr>
              <w:pStyle w:val="25"/>
              <w:rPr>
                <w:kern w:val="2"/>
                <w:szCs w:val="22"/>
              </w:rPr>
            </w:pPr>
          </w:p>
        </w:tc>
      </w:tr>
      <w:tr w14:paraId="73584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tcPr>
          <w:p w14:paraId="0FBBB435">
            <w:pPr>
              <w:widowControl/>
              <w:adjustRightInd w:val="0"/>
              <w:snapToGrid w:val="0"/>
              <w:spacing w:after="50" w:line="360" w:lineRule="auto"/>
              <w:jc w:val="left"/>
              <w:rPr>
                <w:rFonts w:ascii="宋体" w:hAnsi="宋体" w:cs="宋体"/>
                <w:kern w:val="0"/>
              </w:rPr>
            </w:pPr>
            <w:r>
              <w:rPr>
                <w:rFonts w:hint="eastAsia" w:ascii="宋体" w:hAnsi="宋体" w:cs="宋体"/>
                <w:kern w:val="0"/>
                <w:szCs w:val="21"/>
                <w:lang w:bidi="ar"/>
              </w:rPr>
              <w:t>开户银行：</w:t>
            </w:r>
            <w:r>
              <w:rPr>
                <w:rFonts w:hint="eastAsia" w:ascii="宋体" w:hAnsi="宋体" w:cs="宋体"/>
                <w:kern w:val="0"/>
                <w:szCs w:val="21"/>
                <w:u w:val="single"/>
                <w:lang w:bidi="ar"/>
              </w:rPr>
              <w:t xml:space="preserve">   中国银行股份有限公司重庆学府路支行   </w:t>
            </w:r>
          </w:p>
          <w:p w14:paraId="50FCC64F">
            <w:pPr>
              <w:widowControl/>
              <w:adjustRightInd w:val="0"/>
              <w:snapToGrid w:val="0"/>
              <w:spacing w:after="163" w:afterLines="50" w:line="360" w:lineRule="auto"/>
              <w:rPr>
                <w:rFonts w:ascii="宋体" w:hAnsi="宋体" w:cs="宋体"/>
                <w:kern w:val="0"/>
                <w:vertAlign w:val="baseline"/>
              </w:rPr>
            </w:pPr>
            <w:r>
              <w:rPr>
                <w:rFonts w:hint="eastAsia" w:ascii="宋体" w:hAnsi="宋体" w:cs="宋体"/>
                <w:kern w:val="0"/>
                <w:szCs w:val="21"/>
                <w:lang w:bidi="ar"/>
              </w:rPr>
              <w:t>账号：</w:t>
            </w:r>
            <w:r>
              <w:rPr>
                <w:rFonts w:hint="eastAsia" w:ascii="宋体" w:hAnsi="宋体" w:cs="宋体"/>
                <w:kern w:val="0"/>
                <w:szCs w:val="21"/>
                <w:u w:val="single"/>
                <w:lang w:bidi="ar"/>
              </w:rPr>
              <w:t xml:space="preserve">     113000765454       </w:t>
            </w:r>
          </w:p>
        </w:tc>
        <w:tc>
          <w:tcPr>
            <w:tcW w:w="3228" w:type="dxa"/>
          </w:tcPr>
          <w:p w14:paraId="232A93B1">
            <w:pPr>
              <w:widowControl/>
              <w:shd w:val="clear"/>
              <w:adjustRightInd w:val="0"/>
              <w:snapToGrid w:val="0"/>
              <w:spacing w:after="50" w:line="360" w:lineRule="auto"/>
              <w:jc w:val="left"/>
              <w:rPr>
                <w:rFonts w:hint="eastAsia" w:ascii="宋体" w:hAnsi="宋体" w:eastAsia="宋体" w:cs="宋体"/>
                <w:kern w:val="0"/>
                <w:lang w:eastAsia="zh-CN"/>
              </w:rPr>
            </w:pPr>
            <w:r>
              <w:rPr>
                <w:rFonts w:hint="eastAsia" w:ascii="宋体" w:hAnsi="宋体" w:cs="宋体"/>
                <w:kern w:val="0"/>
                <w:szCs w:val="21"/>
                <w:lang w:bidi="ar"/>
              </w:rPr>
              <w:t>开户银行：</w:t>
            </w:r>
            <w:r>
              <w:rPr>
                <w:rFonts w:hint="eastAsia" w:ascii="宋体" w:hAnsi="宋体" w:cs="宋体"/>
                <w:kern w:val="0"/>
                <w:szCs w:val="21"/>
                <w:u w:val="single"/>
                <w:lang w:val="en-US" w:eastAsia="zh-CN" w:bidi="ar"/>
              </w:rPr>
              <w:t>中国建设银行股份有限公司重庆九龙坡西郊支行</w:t>
            </w:r>
          </w:p>
          <w:p w14:paraId="06ECDAC1">
            <w:pPr>
              <w:widowControl/>
              <w:adjustRightInd w:val="0"/>
              <w:snapToGrid w:val="0"/>
              <w:spacing w:after="163" w:afterLines="50" w:line="360" w:lineRule="auto"/>
              <w:rPr>
                <w:rFonts w:ascii="宋体" w:hAnsi="宋体" w:cs="宋体"/>
                <w:kern w:val="0"/>
                <w:vertAlign w:val="baseline"/>
              </w:rPr>
            </w:pPr>
            <w:r>
              <w:rPr>
                <w:rFonts w:hint="eastAsia" w:ascii="宋体" w:hAnsi="宋体" w:cs="宋体"/>
                <w:kern w:val="0"/>
                <w:szCs w:val="21"/>
                <w:lang w:bidi="ar"/>
              </w:rPr>
              <w:t>账号：</w:t>
            </w:r>
            <w:r>
              <w:rPr>
                <w:rFonts w:hint="eastAsia" w:ascii="宋体" w:hAnsi="宋体" w:cs="宋体"/>
                <w:kern w:val="0"/>
                <w:szCs w:val="21"/>
                <w:u w:val="single"/>
                <w:lang w:val="en-US" w:eastAsia="zh-CN" w:bidi="ar"/>
              </w:rPr>
              <w:t>50001034100050200257</w:t>
            </w:r>
          </w:p>
        </w:tc>
        <w:tc>
          <w:tcPr>
            <w:tcW w:w="3228" w:type="dxa"/>
          </w:tcPr>
          <w:p w14:paraId="09E237DF">
            <w:pPr>
              <w:widowControl/>
              <w:shd w:val="clear"/>
              <w:adjustRightInd w:val="0"/>
              <w:snapToGrid w:val="0"/>
              <w:spacing w:after="50" w:line="360" w:lineRule="auto"/>
              <w:jc w:val="left"/>
              <w:rPr>
                <w:rFonts w:ascii="宋体" w:hAnsi="宋体" w:cs="宋体"/>
                <w:kern w:val="0"/>
              </w:rPr>
            </w:pPr>
            <w:r>
              <w:rPr>
                <w:rFonts w:hint="eastAsia" w:ascii="宋体" w:hAnsi="宋体" w:cs="宋体"/>
                <w:kern w:val="0"/>
                <w:szCs w:val="21"/>
                <w:lang w:bidi="ar"/>
              </w:rPr>
              <w:t>开户银行：</w:t>
            </w:r>
            <w:r>
              <w:rPr>
                <w:rFonts w:hint="eastAsia" w:ascii="宋体" w:hAnsi="宋体" w:cs="宋体"/>
                <w:b w:val="0"/>
                <w:kern w:val="0"/>
                <w:sz w:val="21"/>
                <w:szCs w:val="21"/>
                <w:u w:val="single"/>
                <w:lang w:bidi="ar"/>
              </w:rPr>
              <w:t>中国农业银行武汉市江汉支行</w:t>
            </w:r>
            <w:r>
              <w:rPr>
                <w:rFonts w:hint="eastAsia" w:ascii="宋体" w:hAnsi="宋体" w:cs="宋体"/>
                <w:kern w:val="0"/>
                <w:szCs w:val="21"/>
                <w:u w:val="single"/>
                <w:lang w:bidi="ar"/>
              </w:rPr>
              <w:t xml:space="preserve">  </w:t>
            </w:r>
          </w:p>
          <w:p w14:paraId="28A1A12C">
            <w:pPr>
              <w:widowControl/>
              <w:adjustRightInd w:val="0"/>
              <w:snapToGrid w:val="0"/>
              <w:spacing w:after="163" w:afterLines="50" w:line="360" w:lineRule="auto"/>
              <w:rPr>
                <w:rFonts w:ascii="宋体" w:hAnsi="宋体" w:cs="宋体"/>
                <w:kern w:val="0"/>
                <w:vertAlign w:val="baseline"/>
              </w:rPr>
            </w:pPr>
            <w:r>
              <w:rPr>
                <w:rFonts w:hint="eastAsia" w:ascii="宋体" w:hAnsi="宋体" w:cs="宋体"/>
                <w:kern w:val="0"/>
                <w:szCs w:val="21"/>
                <w:lang w:bidi="ar"/>
              </w:rPr>
              <w:t>账号：</w:t>
            </w:r>
            <w:r>
              <w:rPr>
                <w:rFonts w:hint="eastAsia" w:ascii="宋体" w:hAnsi="宋体" w:cs="宋体"/>
                <w:kern w:val="0"/>
                <w:szCs w:val="21"/>
                <w:u w:val="single"/>
                <w:lang w:bidi="ar"/>
              </w:rPr>
              <w:t xml:space="preserve"> </w:t>
            </w:r>
            <w:r>
              <w:rPr>
                <w:rFonts w:hint="eastAsia" w:ascii="宋体" w:hAnsi="宋体" w:cs="宋体"/>
                <w:b w:val="0"/>
                <w:kern w:val="0"/>
                <w:sz w:val="21"/>
                <w:szCs w:val="21"/>
                <w:u w:val="single"/>
                <w:lang w:bidi="ar"/>
              </w:rPr>
              <w:t>17008201040002343</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 xml:space="preserve">  </w:t>
            </w:r>
            <w:r>
              <w:rPr>
                <w:rFonts w:hint="eastAsia" w:ascii="宋体" w:hAnsi="宋体" w:cs="宋体"/>
                <w:kern w:val="0"/>
                <w:szCs w:val="21"/>
                <w:u w:val="single"/>
                <w:lang w:bidi="ar"/>
              </w:rPr>
              <w:t xml:space="preserve">        </w:t>
            </w:r>
          </w:p>
        </w:tc>
      </w:tr>
      <w:tr w14:paraId="53859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tcPr>
          <w:p w14:paraId="60CE0D10">
            <w:pPr>
              <w:widowControl/>
              <w:adjustRightInd w:val="0"/>
              <w:snapToGrid w:val="0"/>
              <w:spacing w:after="163" w:afterLines="50" w:line="360" w:lineRule="auto"/>
              <w:rPr>
                <w:rFonts w:ascii="宋体" w:hAnsi="宋体" w:cs="宋体"/>
                <w:kern w:val="0"/>
                <w:vertAlign w:val="baseline"/>
              </w:rPr>
            </w:pPr>
            <w:r>
              <w:rPr>
                <w:rFonts w:hint="eastAsia" w:ascii="宋体" w:hAnsi="宋体" w:cs="宋体"/>
                <w:kern w:val="0"/>
                <w:szCs w:val="21"/>
                <w:lang w:bidi="ar"/>
              </w:rPr>
              <w:t>电话：</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023-61638259</w:t>
            </w:r>
            <w:r>
              <w:rPr>
                <w:rFonts w:hint="eastAsia" w:ascii="宋体" w:hAnsi="宋体" w:cs="宋体"/>
                <w:kern w:val="0"/>
                <w:szCs w:val="21"/>
                <w:u w:val="single"/>
                <w:lang w:bidi="ar"/>
              </w:rPr>
              <w:t xml:space="preserve">         </w:t>
            </w:r>
          </w:p>
        </w:tc>
        <w:tc>
          <w:tcPr>
            <w:tcW w:w="3228" w:type="dxa"/>
          </w:tcPr>
          <w:p w14:paraId="68348D23">
            <w:pPr>
              <w:widowControl/>
              <w:adjustRightInd w:val="0"/>
              <w:snapToGrid w:val="0"/>
              <w:spacing w:after="163" w:afterLines="50" w:line="360" w:lineRule="auto"/>
              <w:rPr>
                <w:rFonts w:ascii="宋体" w:hAnsi="宋体" w:cs="宋体"/>
                <w:kern w:val="0"/>
                <w:vertAlign w:val="baseline"/>
              </w:rPr>
            </w:pPr>
            <w:r>
              <w:rPr>
                <w:rFonts w:hint="eastAsia" w:ascii="宋体" w:hAnsi="宋体" w:cs="宋体"/>
                <w:kern w:val="0"/>
                <w:szCs w:val="21"/>
                <w:lang w:bidi="ar"/>
              </w:rPr>
              <w:t>电话：</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13908300400</w:t>
            </w:r>
            <w:r>
              <w:rPr>
                <w:rFonts w:hint="eastAsia" w:ascii="宋体" w:hAnsi="宋体" w:cs="宋体"/>
                <w:kern w:val="0"/>
                <w:szCs w:val="21"/>
                <w:u w:val="single"/>
                <w:lang w:bidi="ar"/>
              </w:rPr>
              <w:t xml:space="preserve">            </w:t>
            </w:r>
          </w:p>
        </w:tc>
        <w:tc>
          <w:tcPr>
            <w:tcW w:w="3228" w:type="dxa"/>
          </w:tcPr>
          <w:p w14:paraId="767DF638">
            <w:pPr>
              <w:widowControl/>
              <w:shd w:val="clear"/>
              <w:adjustRightInd w:val="0"/>
              <w:snapToGrid w:val="0"/>
              <w:spacing w:after="50" w:line="360" w:lineRule="auto"/>
              <w:jc w:val="left"/>
              <w:rPr>
                <w:rFonts w:ascii="宋体" w:hAnsi="宋体" w:cs="宋体"/>
                <w:kern w:val="0"/>
              </w:rPr>
            </w:pPr>
            <w:r>
              <w:rPr>
                <w:rFonts w:hint="eastAsia" w:ascii="宋体" w:hAnsi="宋体" w:cs="宋体"/>
                <w:kern w:val="0"/>
                <w:szCs w:val="21"/>
                <w:lang w:bidi="ar"/>
              </w:rPr>
              <w:t>电话：</w:t>
            </w:r>
            <w:r>
              <w:rPr>
                <w:rFonts w:hint="eastAsia" w:ascii="宋体" w:hAnsi="宋体" w:cs="宋体"/>
                <w:kern w:val="0"/>
                <w:szCs w:val="21"/>
                <w:u w:val="single"/>
                <w:lang w:bidi="ar"/>
              </w:rPr>
              <w:t xml:space="preserve">     027-87824571      </w:t>
            </w:r>
          </w:p>
          <w:p w14:paraId="1984EA8D">
            <w:pPr>
              <w:widowControl/>
              <w:adjustRightInd w:val="0"/>
              <w:snapToGrid w:val="0"/>
              <w:spacing w:after="163" w:afterLines="50" w:line="360" w:lineRule="auto"/>
              <w:rPr>
                <w:rFonts w:ascii="宋体" w:hAnsi="宋体" w:cs="宋体"/>
                <w:kern w:val="0"/>
                <w:vertAlign w:val="baseline"/>
              </w:rPr>
            </w:pPr>
          </w:p>
        </w:tc>
      </w:tr>
    </w:tbl>
    <w:p w14:paraId="7E83D6D8">
      <w:pPr>
        <w:widowControl/>
        <w:adjustRightInd w:val="0"/>
        <w:snapToGrid w:val="0"/>
        <w:spacing w:after="163" w:afterLines="50" w:line="360" w:lineRule="auto"/>
        <w:ind w:firstLine="0" w:firstLineChars="0"/>
        <w:rPr>
          <w:rFonts w:ascii="宋体" w:hAnsi="宋体" w:cs="宋体"/>
          <w:kern w:val="0"/>
        </w:rPr>
      </w:pPr>
    </w:p>
    <w:p w14:paraId="3B56ED9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 xml:space="preserve"> </w:t>
      </w:r>
    </w:p>
    <w:p w14:paraId="66E2449C">
      <w:pPr>
        <w:widowControl/>
        <w:adjustRightInd w:val="0"/>
        <w:snapToGrid w:val="0"/>
        <w:spacing w:after="163" w:afterLines="50" w:line="360" w:lineRule="auto"/>
        <w:ind w:firstLine="420" w:firstLineChars="200"/>
        <w:rPr>
          <w:rFonts w:hint="eastAsia" w:ascii="宋体" w:hAnsi="宋体" w:cs="宋体"/>
          <w:kern w:val="0"/>
          <w:szCs w:val="21"/>
          <w:lang w:bidi="ar"/>
        </w:rPr>
      </w:pPr>
      <w:r>
        <w:rPr>
          <w:rFonts w:hint="eastAsia" w:ascii="宋体" w:hAnsi="宋体" w:cs="宋体"/>
          <w:kern w:val="0"/>
          <w:szCs w:val="21"/>
          <w:lang w:bidi="ar"/>
        </w:rPr>
        <w:tab/>
      </w:r>
    </w:p>
    <w:p w14:paraId="2CDB8B61">
      <w:pPr>
        <w:pStyle w:val="25"/>
        <w:rPr>
          <w:rFonts w:hint="eastAsia" w:ascii="宋体" w:hAnsi="宋体" w:cs="宋体"/>
          <w:kern w:val="0"/>
          <w:szCs w:val="21"/>
          <w:lang w:bidi="ar"/>
        </w:rPr>
      </w:pPr>
    </w:p>
    <w:p w14:paraId="646B9AF2">
      <w:pPr>
        <w:pStyle w:val="25"/>
        <w:rPr>
          <w:rFonts w:hint="eastAsia" w:ascii="宋体" w:hAnsi="宋体" w:cs="宋体"/>
          <w:kern w:val="0"/>
          <w:szCs w:val="21"/>
          <w:lang w:bidi="ar"/>
        </w:rPr>
      </w:pPr>
    </w:p>
    <w:p w14:paraId="4F3C2B1D">
      <w:pPr>
        <w:pStyle w:val="25"/>
        <w:rPr>
          <w:rFonts w:hint="eastAsia" w:ascii="宋体" w:hAnsi="宋体" w:cs="宋体"/>
          <w:kern w:val="0"/>
          <w:szCs w:val="21"/>
          <w:lang w:bidi="ar"/>
        </w:rPr>
      </w:pPr>
    </w:p>
    <w:p w14:paraId="58AA8EAB">
      <w:pPr>
        <w:pStyle w:val="25"/>
        <w:rPr>
          <w:rFonts w:hint="eastAsia" w:ascii="宋体" w:hAnsi="宋体" w:cs="宋体"/>
          <w:kern w:val="0"/>
          <w:szCs w:val="21"/>
          <w:lang w:bidi="ar"/>
        </w:rPr>
      </w:pPr>
    </w:p>
    <w:p w14:paraId="7018DF02">
      <w:pPr>
        <w:pStyle w:val="25"/>
        <w:rPr>
          <w:rFonts w:hint="eastAsia" w:ascii="宋体" w:hAnsi="宋体" w:cs="宋体"/>
          <w:kern w:val="0"/>
          <w:szCs w:val="21"/>
          <w:lang w:bidi="ar"/>
        </w:rPr>
      </w:pPr>
    </w:p>
    <w:p w14:paraId="04E63846">
      <w:pPr>
        <w:pStyle w:val="25"/>
        <w:rPr>
          <w:rFonts w:hint="eastAsia" w:ascii="宋体" w:hAnsi="宋体" w:cs="宋体"/>
          <w:kern w:val="0"/>
          <w:szCs w:val="21"/>
          <w:lang w:bidi="ar"/>
        </w:rPr>
      </w:pPr>
    </w:p>
    <w:p w14:paraId="209AD161">
      <w:pPr>
        <w:pStyle w:val="25"/>
        <w:rPr>
          <w:rFonts w:hint="eastAsia" w:ascii="宋体" w:hAnsi="宋体" w:cs="宋体"/>
          <w:kern w:val="0"/>
          <w:szCs w:val="21"/>
          <w:lang w:bidi="ar"/>
        </w:rPr>
      </w:pPr>
    </w:p>
    <w:p w14:paraId="70A460FA">
      <w:pPr>
        <w:pStyle w:val="25"/>
        <w:rPr>
          <w:rFonts w:hint="eastAsia" w:ascii="宋体" w:hAnsi="宋体" w:cs="宋体"/>
          <w:kern w:val="0"/>
          <w:szCs w:val="21"/>
          <w:lang w:bidi="ar"/>
        </w:rPr>
      </w:pPr>
    </w:p>
    <w:p w14:paraId="5568D53B">
      <w:pPr>
        <w:pStyle w:val="25"/>
        <w:rPr>
          <w:rFonts w:hint="eastAsia" w:ascii="宋体" w:hAnsi="宋体" w:cs="宋体"/>
          <w:kern w:val="0"/>
          <w:szCs w:val="21"/>
          <w:lang w:bidi="ar"/>
        </w:rPr>
      </w:pPr>
    </w:p>
    <w:p w14:paraId="76C63DA1">
      <w:pPr>
        <w:pStyle w:val="25"/>
        <w:rPr>
          <w:rFonts w:hint="eastAsia" w:ascii="宋体" w:hAnsi="宋体" w:cs="宋体"/>
          <w:kern w:val="0"/>
          <w:szCs w:val="21"/>
          <w:lang w:bidi="ar"/>
        </w:rPr>
      </w:pPr>
    </w:p>
    <w:p w14:paraId="4D3B895E">
      <w:pPr>
        <w:pStyle w:val="25"/>
        <w:rPr>
          <w:rFonts w:hint="eastAsia" w:ascii="宋体" w:hAnsi="宋体" w:cs="宋体"/>
          <w:kern w:val="0"/>
          <w:szCs w:val="21"/>
          <w:lang w:bidi="ar"/>
        </w:rPr>
      </w:pPr>
    </w:p>
    <w:p w14:paraId="1353ED0A">
      <w:pPr>
        <w:pStyle w:val="25"/>
        <w:rPr>
          <w:rFonts w:hint="eastAsia" w:ascii="宋体" w:hAnsi="宋体" w:cs="宋体"/>
          <w:kern w:val="0"/>
          <w:szCs w:val="21"/>
          <w:lang w:bidi="ar"/>
        </w:rPr>
      </w:pPr>
    </w:p>
    <w:p w14:paraId="45007977">
      <w:pPr>
        <w:pStyle w:val="25"/>
        <w:rPr>
          <w:rFonts w:hint="eastAsia" w:ascii="宋体" w:hAnsi="宋体" w:cs="宋体"/>
          <w:kern w:val="0"/>
          <w:szCs w:val="21"/>
          <w:lang w:bidi="ar"/>
        </w:rPr>
      </w:pPr>
    </w:p>
    <w:p w14:paraId="5B9E8488">
      <w:pPr>
        <w:pStyle w:val="25"/>
        <w:rPr>
          <w:rFonts w:hint="eastAsia" w:ascii="宋体" w:hAnsi="宋体" w:cs="宋体"/>
          <w:kern w:val="0"/>
          <w:szCs w:val="21"/>
          <w:lang w:bidi="ar"/>
        </w:rPr>
      </w:pPr>
    </w:p>
    <w:p w14:paraId="151C7DC1">
      <w:pPr>
        <w:pStyle w:val="25"/>
        <w:rPr>
          <w:rFonts w:hint="eastAsia" w:ascii="宋体" w:hAnsi="宋体" w:cs="宋体"/>
          <w:kern w:val="0"/>
          <w:szCs w:val="21"/>
          <w:lang w:bidi="ar"/>
        </w:rPr>
      </w:pPr>
    </w:p>
    <w:p w14:paraId="4FA62CCE">
      <w:pPr>
        <w:pStyle w:val="25"/>
        <w:rPr>
          <w:rFonts w:hint="eastAsia" w:ascii="宋体" w:hAnsi="宋体" w:cs="宋体"/>
          <w:kern w:val="0"/>
          <w:szCs w:val="21"/>
          <w:lang w:bidi="ar"/>
        </w:rPr>
      </w:pPr>
    </w:p>
    <w:p w14:paraId="13519B37">
      <w:pPr>
        <w:pStyle w:val="25"/>
        <w:rPr>
          <w:rFonts w:hint="eastAsia" w:ascii="宋体" w:hAnsi="宋体" w:cs="宋体"/>
          <w:kern w:val="0"/>
          <w:szCs w:val="21"/>
          <w:lang w:bidi="ar"/>
        </w:rPr>
      </w:pPr>
    </w:p>
    <w:p w14:paraId="731CCA5F">
      <w:pPr>
        <w:widowControl/>
        <w:adjustRightInd w:val="0"/>
        <w:snapToGrid w:val="0"/>
        <w:spacing w:after="50" w:line="360" w:lineRule="auto"/>
        <w:jc w:val="center"/>
        <w:outlineLvl w:val="0"/>
        <w:rPr>
          <w:rFonts w:hint="eastAsia" w:ascii="宋体" w:hAnsi="宋体" w:cs="宋体"/>
          <w:b/>
          <w:kern w:val="44"/>
          <w:szCs w:val="21"/>
          <w:lang w:bidi="ar"/>
        </w:rPr>
      </w:pPr>
      <w:bookmarkStart w:id="68" w:name="_Toc20171721"/>
      <w:bookmarkEnd w:id="68"/>
      <w:bookmarkStart w:id="69" w:name="_Toc14829"/>
      <w:bookmarkStart w:id="70" w:name="_Toc15311"/>
    </w:p>
    <w:p w14:paraId="5F8469A2">
      <w:pPr>
        <w:widowControl/>
        <w:adjustRightInd w:val="0"/>
        <w:snapToGrid w:val="0"/>
        <w:spacing w:after="50" w:line="360" w:lineRule="auto"/>
        <w:jc w:val="center"/>
        <w:outlineLvl w:val="0"/>
        <w:rPr>
          <w:rFonts w:hint="eastAsia" w:ascii="宋体" w:hAnsi="宋体" w:cs="宋体"/>
          <w:b/>
          <w:kern w:val="44"/>
          <w:szCs w:val="21"/>
          <w:lang w:bidi="ar"/>
        </w:rPr>
      </w:pPr>
    </w:p>
    <w:p w14:paraId="50BA63A5">
      <w:pPr>
        <w:widowControl/>
        <w:adjustRightInd w:val="0"/>
        <w:snapToGrid w:val="0"/>
        <w:spacing w:after="50" w:line="360" w:lineRule="auto"/>
        <w:jc w:val="center"/>
        <w:outlineLvl w:val="0"/>
        <w:rPr>
          <w:rFonts w:ascii="宋体" w:hAnsi="宋体" w:cs="宋体"/>
          <w:b/>
          <w:kern w:val="44"/>
        </w:rPr>
      </w:pPr>
      <w:r>
        <w:rPr>
          <w:rFonts w:hint="eastAsia" w:ascii="宋体" w:hAnsi="宋体" w:cs="宋体"/>
          <w:b/>
          <w:kern w:val="44"/>
          <w:szCs w:val="21"/>
          <w:lang w:bidi="ar"/>
        </w:rPr>
        <w:t>第二部分 通用合同条件</w:t>
      </w:r>
      <w:bookmarkEnd w:id="69"/>
      <w:bookmarkEnd w:id="70"/>
    </w:p>
    <w:p w14:paraId="5E964EE8">
      <w:pPr>
        <w:widowControl/>
        <w:adjustRightInd w:val="0"/>
        <w:snapToGrid w:val="0"/>
        <w:spacing w:after="163" w:afterLines="50" w:line="360" w:lineRule="auto"/>
        <w:outlineLvl w:val="1"/>
        <w:rPr>
          <w:rFonts w:ascii="宋体" w:hAnsi="宋体" w:cs="宋体"/>
          <w:kern w:val="0"/>
        </w:rPr>
      </w:pPr>
      <w:bookmarkStart w:id="71" w:name="_Ref509040826"/>
      <w:bookmarkEnd w:id="71"/>
      <w:bookmarkStart w:id="72" w:name="_Ref531952761"/>
      <w:bookmarkEnd w:id="72"/>
      <w:bookmarkStart w:id="73" w:name="_Toc20171722"/>
      <w:bookmarkEnd w:id="73"/>
      <w:bookmarkStart w:id="74" w:name="_Ref508893699"/>
      <w:bookmarkEnd w:id="74"/>
      <w:bookmarkStart w:id="75" w:name="_Ref509040831"/>
      <w:bookmarkEnd w:id="75"/>
      <w:bookmarkStart w:id="76" w:name="_Ref531952756"/>
      <w:bookmarkStart w:id="77" w:name="_Toc26260"/>
      <w:bookmarkStart w:id="78" w:name="_Toc31247"/>
      <w:r>
        <w:rPr>
          <w:rFonts w:hint="eastAsia" w:ascii="宋体" w:hAnsi="宋体" w:cs="宋体"/>
          <w:kern w:val="0"/>
          <w:szCs w:val="21"/>
          <w:lang w:bidi="ar"/>
        </w:rPr>
        <w:t xml:space="preserve">第1条 </w:t>
      </w:r>
      <w:bookmarkEnd w:id="76"/>
      <w:r>
        <w:rPr>
          <w:rFonts w:hint="eastAsia" w:ascii="宋体" w:hAnsi="宋体" w:cs="宋体"/>
          <w:kern w:val="0"/>
          <w:szCs w:val="21"/>
          <w:lang w:bidi="ar"/>
        </w:rPr>
        <w:t xml:space="preserve"> 一般约定</w:t>
      </w:r>
      <w:bookmarkEnd w:id="77"/>
      <w:bookmarkEnd w:id="78"/>
    </w:p>
    <w:p w14:paraId="727F745C">
      <w:pPr>
        <w:widowControl/>
        <w:wordWrap w:val="0"/>
        <w:topLinePunct/>
        <w:adjustRightInd w:val="0"/>
        <w:snapToGrid w:val="0"/>
        <w:spacing w:after="163" w:afterLines="50" w:line="360" w:lineRule="auto"/>
        <w:outlineLvl w:val="2"/>
        <w:rPr>
          <w:rFonts w:ascii="宋体" w:hAnsi="宋体" w:cs="宋体"/>
        </w:rPr>
      </w:pPr>
      <w:bookmarkStart w:id="79" w:name="_Toc20171723"/>
      <w:bookmarkEnd w:id="79"/>
      <w:bookmarkStart w:id="80" w:name="_Ref523741471"/>
      <w:bookmarkEnd w:id="80"/>
      <w:bookmarkStart w:id="81" w:name="_Ref523741474"/>
      <w:bookmarkStart w:id="82" w:name="_Toc51766571"/>
      <w:bookmarkStart w:id="83" w:name="_Toc84930708"/>
      <w:bookmarkStart w:id="84" w:name="_Toc58860158"/>
      <w:bookmarkStart w:id="85" w:name="_Toc24072"/>
      <w:bookmarkStart w:id="86" w:name="_Toc16029"/>
      <w:bookmarkStart w:id="87" w:name="_Toc30901"/>
      <w:bookmarkStart w:id="88" w:name="_Toc19685"/>
      <w:r>
        <w:rPr>
          <w:rFonts w:hint="eastAsia" w:ascii="宋体" w:hAnsi="宋体" w:cs="宋体"/>
          <w:szCs w:val="21"/>
          <w:lang w:bidi="ar"/>
        </w:rPr>
        <w:t>1</w:t>
      </w:r>
      <w:bookmarkEnd w:id="81"/>
      <w:r>
        <w:rPr>
          <w:rFonts w:hint="eastAsia" w:ascii="宋体" w:hAnsi="宋体" w:cs="宋体"/>
          <w:szCs w:val="21"/>
          <w:lang w:bidi="ar"/>
        </w:rPr>
        <w:t>.1  词语定义和解释</w:t>
      </w:r>
      <w:bookmarkEnd w:id="82"/>
      <w:bookmarkEnd w:id="83"/>
      <w:bookmarkEnd w:id="84"/>
      <w:bookmarkEnd w:id="85"/>
      <w:bookmarkEnd w:id="86"/>
      <w:bookmarkEnd w:id="87"/>
      <w:bookmarkEnd w:id="88"/>
    </w:p>
    <w:p w14:paraId="28688AD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合同协议书、通用合同条件、专用合同条件中的下列词语应具有本款所赋予的含义：</w:t>
      </w:r>
    </w:p>
    <w:p w14:paraId="0B306D1A">
      <w:pPr>
        <w:widowControl/>
        <w:adjustRightInd w:val="0"/>
        <w:snapToGrid w:val="0"/>
        <w:spacing w:after="163" w:afterLines="50" w:line="360" w:lineRule="auto"/>
        <w:ind w:firstLine="420" w:firstLineChars="200"/>
        <w:outlineLvl w:val="3"/>
        <w:rPr>
          <w:rFonts w:ascii="宋体" w:hAnsi="宋体" w:cs="宋体"/>
        </w:rPr>
      </w:pPr>
      <w:bookmarkStart w:id="89" w:name="_Ref4757289"/>
      <w:bookmarkEnd w:id="89"/>
      <w:bookmarkStart w:id="90" w:name="_Ref521288340"/>
      <w:r>
        <w:rPr>
          <w:rFonts w:hint="eastAsia" w:ascii="宋体" w:hAnsi="宋体" w:cs="宋体"/>
          <w:szCs w:val="21"/>
          <w:lang w:bidi="ar"/>
        </w:rPr>
        <w:t>1</w:t>
      </w:r>
      <w:bookmarkEnd w:id="90"/>
      <w:r>
        <w:rPr>
          <w:rFonts w:hint="eastAsia" w:ascii="宋体" w:hAnsi="宋体" w:cs="宋体"/>
          <w:szCs w:val="21"/>
          <w:lang w:bidi="ar"/>
        </w:rPr>
        <w:t>.1.1合同</w:t>
      </w:r>
    </w:p>
    <w:p w14:paraId="25ED1D9E">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1.1.1.1合同：是指根据法律规定和合同当事人约定具有约束力的文件，构成合同的文件包括合同协议书、中标通知书（如果有）、投标函及其附录（如果有）、专用合同条件及其附件、通用合同条件、《发包人要求》、承包人建议书、价格清单以及双方约定的其他合同文件。</w:t>
      </w:r>
    </w:p>
    <w:p w14:paraId="36A1F694">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1.1.1.2合同协议书：是指构成合同的由发包人和承包人共同签署的称为“合同协议书”的书面文件。</w:t>
      </w:r>
    </w:p>
    <w:p w14:paraId="6CF55686">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1.1.1.3中标通知书：是指构成合同的由发包人通知承包人中标的书面文件。中标通知书随附的澄清、说明、补正事项纪要等，是中标通知书的组成部分。</w:t>
      </w:r>
    </w:p>
    <w:p w14:paraId="61819462">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1.1.1.4投标函：是指构成合同的由承包人填写并签署的用于投标的称为“投标函”的文件。</w:t>
      </w:r>
    </w:p>
    <w:p w14:paraId="4AD67E85">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1.1.1.5投标函附录：是指构成合同的附在投标函后的称为“投标函附录”的文件。</w:t>
      </w:r>
    </w:p>
    <w:p w14:paraId="295F1B19">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1.1.1.6《发包人要求》：指构成合同文件组成部分的名为《发包人要求》的文件，其中列明工程的目的、范围、设计与其他技术标准和要求，以及合同双方当事人约定对其所作的修改或补充。</w:t>
      </w:r>
    </w:p>
    <w:p w14:paraId="0A16C39B">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1.1.1.7项目清单：是指发包人提供的载明工程总承包项目勘察费（如果有）、设计费、建筑安装工程费、设备购置费、暂估价、暂列金额和双方约定的其他费用的名称和相应数量等内容的项目明细。</w:t>
      </w:r>
    </w:p>
    <w:p w14:paraId="3C33C494">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1.1.1.8价格清单：指构成合同文件组成部分的由承包人按发包人提供的项目清单规定的格式和要求填写并标明价格的清单。</w:t>
      </w:r>
    </w:p>
    <w:p w14:paraId="41D557EE">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1.1.1.9承包人建议书：指构成合同文件组成部分的名为承包人建议书的文件。承包人建议书由承包人随投标函一起提交。</w:t>
      </w:r>
    </w:p>
    <w:p w14:paraId="2D7BA2E0">
      <w:pPr>
        <w:widowControl/>
        <w:autoSpaceDE w:val="0"/>
        <w:autoSpaceDN w:val="0"/>
        <w:adjustRightInd w:val="0"/>
        <w:snapToGrid w:val="0"/>
        <w:spacing w:after="163" w:afterLines="50" w:line="360" w:lineRule="auto"/>
        <w:ind w:firstLine="420" w:firstLineChars="200"/>
        <w:rPr>
          <w:rFonts w:ascii="宋体" w:hAnsi="宋体" w:cs="宋体"/>
        </w:rPr>
      </w:pPr>
      <w:bookmarkStart w:id="91" w:name="_Ref4415300"/>
      <w:bookmarkEnd w:id="91"/>
      <w:r>
        <w:rPr>
          <w:rFonts w:hint="eastAsia" w:ascii="宋体" w:hAnsi="宋体" w:cs="宋体"/>
          <w:szCs w:val="21"/>
          <w:lang w:bidi="ar"/>
        </w:rPr>
        <w:t>1.1.1.10其他合同文件：是指经合同当事人约定的与工程实施有关的具有合同约束力的文件或书面协议。合同当事人可以在专用合同条件中进行约定。</w:t>
      </w:r>
    </w:p>
    <w:p w14:paraId="1593DB0A">
      <w:pPr>
        <w:widowControl/>
        <w:adjustRightInd w:val="0"/>
        <w:snapToGrid w:val="0"/>
        <w:spacing w:after="163" w:afterLines="50" w:line="360" w:lineRule="auto"/>
        <w:ind w:firstLine="420" w:firstLineChars="200"/>
        <w:outlineLvl w:val="3"/>
        <w:rPr>
          <w:rFonts w:ascii="宋体" w:hAnsi="宋体" w:cs="宋体"/>
        </w:rPr>
      </w:pPr>
      <w:bookmarkStart w:id="92" w:name="_Ref4757418"/>
      <w:bookmarkEnd w:id="92"/>
      <w:r>
        <w:rPr>
          <w:rFonts w:hint="eastAsia" w:ascii="宋体" w:hAnsi="宋体" w:cs="宋体"/>
          <w:szCs w:val="21"/>
          <w:lang w:bidi="ar"/>
        </w:rPr>
        <w:t>1.1.2合同当事人及其他相关方</w:t>
      </w:r>
    </w:p>
    <w:p w14:paraId="5F374E02">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1.1.2.1合同当事人：是指发包人和（或）承包人。</w:t>
      </w:r>
    </w:p>
    <w:p w14:paraId="4EE8AF64">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1.1.2.2发包人：是指与承包人订立合同协议书的当事人及取得该当事人资格的合法继受人。本合同中“因发包人原因”里的“发包人”包括发包人及所有发包人人员。</w:t>
      </w:r>
    </w:p>
    <w:p w14:paraId="0519F25B">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1.1.2.3承包人：是指与发包人订立合同协议书的当事人及取得该当事人资格的合法继受人。</w:t>
      </w:r>
    </w:p>
    <w:p w14:paraId="08ED58BD">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1.1.2.4联合体：是指经发包人同意由两个或两个以上法人或者其他组织组成的，作为承包人的临时机构。</w:t>
      </w:r>
    </w:p>
    <w:p w14:paraId="552FA004">
      <w:pPr>
        <w:widowControl/>
        <w:autoSpaceDE w:val="0"/>
        <w:autoSpaceDN w:val="0"/>
        <w:adjustRightInd w:val="0"/>
        <w:snapToGrid w:val="0"/>
        <w:spacing w:after="163" w:afterLines="50" w:line="360" w:lineRule="auto"/>
        <w:ind w:firstLine="420" w:firstLineChars="200"/>
        <w:rPr>
          <w:rFonts w:ascii="宋体" w:hAnsi="宋体" w:cs="宋体"/>
        </w:rPr>
      </w:pPr>
      <w:bookmarkStart w:id="93" w:name="_Ref4420046"/>
      <w:bookmarkEnd w:id="93"/>
      <w:r>
        <w:rPr>
          <w:rFonts w:hint="eastAsia" w:ascii="宋体" w:hAnsi="宋体" w:cs="宋体"/>
          <w:szCs w:val="21"/>
          <w:lang w:bidi="ar"/>
        </w:rPr>
        <w:t>1.1.2.5发包人代表：是指由发包人任命并派驻工作现场，在发包人授权范围内行使发包人权利和履行发包人义务的人。</w:t>
      </w:r>
    </w:p>
    <w:p w14:paraId="10964A95">
      <w:pPr>
        <w:widowControl/>
        <w:autoSpaceDE w:val="0"/>
        <w:autoSpaceDN w:val="0"/>
        <w:adjustRightInd w:val="0"/>
        <w:snapToGrid w:val="0"/>
        <w:spacing w:after="163" w:afterLines="50" w:line="360" w:lineRule="auto"/>
        <w:ind w:firstLine="420" w:firstLineChars="200"/>
        <w:rPr>
          <w:rFonts w:ascii="宋体" w:hAnsi="宋体" w:cs="宋体"/>
        </w:rPr>
      </w:pPr>
      <w:bookmarkStart w:id="94" w:name="_Ref4756982"/>
      <w:bookmarkEnd w:id="94"/>
      <w:r>
        <w:rPr>
          <w:rFonts w:hint="eastAsia" w:ascii="宋体" w:hAnsi="宋体" w:cs="宋体"/>
          <w:szCs w:val="21"/>
          <w:lang w:bidi="ar"/>
        </w:rPr>
        <w:t>1.1.2.6工程师：是指在专用合同条件中指明的，受发包人委托按照法律规定和发包人的授权进行合同履行管理、工程监督管理等工作的法人或其他组织；该法人或其他组织应雇用一名具有相应执业资格和职业能力的自然人作为工程师代表，并授予其根据本合同代表工程师行事的权利。</w:t>
      </w:r>
    </w:p>
    <w:p w14:paraId="7D3F01C0">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1.1.2.7工程总承包项目经理：是指由承包人任命的，在承包人授权范围内负责合同履行的管理，且按照法律规定具有相应资格的项目负责人。</w:t>
      </w:r>
    </w:p>
    <w:p w14:paraId="6C01D948">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1.1.2.8设计负责人：是指承包人指定负责组织、指导、协调设计工作并具有相应资格的人员。</w:t>
      </w:r>
    </w:p>
    <w:p w14:paraId="76A3F105">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1.1.2.9采购负责人：是指承包人指定负责组织、指导、协调采购工作的人员。</w:t>
      </w:r>
    </w:p>
    <w:p w14:paraId="6DE8A2EC">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1.1.2.10施工负责人：是指承包人指定负责组织、指导、协调施工工作并具有相应资格的人员。</w:t>
      </w:r>
    </w:p>
    <w:p w14:paraId="3A6C9D34">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1.1.2.11分包人：是指按照法律规定和合同约定，分包部分工程或工作，并与承包人订立分包合同的具有相应资质或资格的法人或其他组织。</w:t>
      </w:r>
    </w:p>
    <w:p w14:paraId="00A0257B">
      <w:pPr>
        <w:widowControl/>
        <w:adjustRightInd w:val="0"/>
        <w:snapToGrid w:val="0"/>
        <w:spacing w:after="163" w:afterLines="50" w:line="360" w:lineRule="auto"/>
        <w:ind w:firstLine="420" w:firstLineChars="200"/>
        <w:outlineLvl w:val="3"/>
        <w:rPr>
          <w:rFonts w:ascii="宋体" w:hAnsi="宋体" w:cs="宋体"/>
        </w:rPr>
      </w:pPr>
      <w:bookmarkStart w:id="95" w:name="_Ref4758319"/>
      <w:bookmarkEnd w:id="95"/>
      <w:r>
        <w:rPr>
          <w:rFonts w:hint="eastAsia" w:ascii="宋体" w:hAnsi="宋体" w:cs="宋体"/>
          <w:szCs w:val="21"/>
          <w:lang w:bidi="ar"/>
        </w:rPr>
        <w:t>1.1.3工程和设备</w:t>
      </w:r>
    </w:p>
    <w:p w14:paraId="30EC2DA9">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1.1.3.1工程：是指与合同协议书中工程承包范围对应的永久工程和（或）临时工程。</w:t>
      </w:r>
    </w:p>
    <w:p w14:paraId="1D13B5FF">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1.1.3.2工程实施：是指进行工程的设计、采购、施工和竣工以及对工程任何缺陷的修复。</w:t>
      </w:r>
    </w:p>
    <w:p w14:paraId="7D241FCC">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1.1.3.3永久工程：是指按合同约定建造并移交给发包人的工程，包括工程设备。</w:t>
      </w:r>
    </w:p>
    <w:p w14:paraId="1F8C04A3">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1.1.3.4临时工程：是指为完成合同约定的永久工程所修建的各类临时性工程，不包括施工设备。</w:t>
      </w:r>
    </w:p>
    <w:p w14:paraId="09088CA4">
      <w:pPr>
        <w:widowControl/>
        <w:autoSpaceDE w:val="0"/>
        <w:autoSpaceDN w:val="0"/>
        <w:adjustRightInd w:val="0"/>
        <w:snapToGrid w:val="0"/>
        <w:spacing w:after="163" w:afterLines="50" w:line="360" w:lineRule="auto"/>
        <w:ind w:firstLine="420" w:firstLineChars="200"/>
        <w:rPr>
          <w:rFonts w:ascii="宋体" w:hAnsi="宋体" w:cs="宋体"/>
        </w:rPr>
      </w:pPr>
      <w:bookmarkStart w:id="96" w:name="_Ref4419825"/>
      <w:bookmarkEnd w:id="96"/>
      <w:r>
        <w:rPr>
          <w:rFonts w:hint="eastAsia" w:ascii="宋体" w:hAnsi="宋体" w:cs="宋体"/>
          <w:szCs w:val="21"/>
          <w:lang w:bidi="ar"/>
        </w:rPr>
        <w:t>1.1.3.5单位/区段工程：是指在专用合同条件中指明特定范围的，能单独接收并使用的永久工程。</w:t>
      </w:r>
    </w:p>
    <w:p w14:paraId="236956B2">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1.1.3.6工程设备：指构成永久工程的机电设备、仪器装置、运载工具及其他类似的设备和装置，包括其配件及备品、备件、易损易耗件等。</w:t>
      </w:r>
    </w:p>
    <w:p w14:paraId="17A7E636">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1.1.3.7施工设备：指为完成合同约定的各项工作所需的设备、器具和其他物品，不包括工程设备、临时工程和材料。</w:t>
      </w:r>
    </w:p>
    <w:p w14:paraId="25B22C3C">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1.1.3.8临时设施：指为完成合同约定的各项工作所服务的临时性生产和生活设施。</w:t>
      </w:r>
    </w:p>
    <w:p w14:paraId="1FC5320A">
      <w:pPr>
        <w:widowControl/>
        <w:autoSpaceDE w:val="0"/>
        <w:autoSpaceDN w:val="0"/>
        <w:adjustRightInd w:val="0"/>
        <w:snapToGrid w:val="0"/>
        <w:spacing w:after="163" w:afterLines="50" w:line="360" w:lineRule="auto"/>
        <w:ind w:firstLine="420" w:firstLineChars="200"/>
        <w:rPr>
          <w:rFonts w:ascii="宋体" w:hAnsi="宋体" w:cs="宋体"/>
        </w:rPr>
      </w:pPr>
      <w:bookmarkStart w:id="97" w:name="_Ref4420577"/>
      <w:bookmarkEnd w:id="97"/>
      <w:r>
        <w:rPr>
          <w:rFonts w:hint="eastAsia" w:ascii="宋体" w:hAnsi="宋体" w:cs="宋体"/>
          <w:szCs w:val="21"/>
          <w:lang w:bidi="ar"/>
        </w:rPr>
        <w:t>1.1.3.9施工现场：是指用于工程施工的场所，以及在专用合同条件中指明作为施工场所组成部分的其他场所，包括永久占地和临时占地。</w:t>
      </w:r>
    </w:p>
    <w:p w14:paraId="20D05E15">
      <w:pPr>
        <w:widowControl/>
        <w:autoSpaceDE w:val="0"/>
        <w:autoSpaceDN w:val="0"/>
        <w:adjustRightInd w:val="0"/>
        <w:snapToGrid w:val="0"/>
        <w:spacing w:after="163" w:afterLines="50" w:line="360" w:lineRule="auto"/>
        <w:ind w:firstLine="420" w:firstLineChars="200"/>
        <w:rPr>
          <w:rFonts w:ascii="宋体" w:hAnsi="宋体" w:cs="宋体"/>
        </w:rPr>
      </w:pPr>
      <w:bookmarkStart w:id="98" w:name="_Ref4420746"/>
      <w:bookmarkEnd w:id="98"/>
      <w:r>
        <w:rPr>
          <w:rFonts w:hint="eastAsia" w:ascii="宋体" w:hAnsi="宋体" w:cs="宋体"/>
          <w:szCs w:val="21"/>
          <w:lang w:bidi="ar"/>
        </w:rPr>
        <w:t>1.1.3.10永久占地：是指专用合同条件中指明为实施工程需永久占用的土地。</w:t>
      </w:r>
    </w:p>
    <w:p w14:paraId="1ED918C8">
      <w:pPr>
        <w:widowControl/>
        <w:autoSpaceDE w:val="0"/>
        <w:autoSpaceDN w:val="0"/>
        <w:adjustRightInd w:val="0"/>
        <w:snapToGrid w:val="0"/>
        <w:spacing w:after="163" w:afterLines="50" w:line="360" w:lineRule="auto"/>
        <w:ind w:firstLine="420" w:firstLineChars="200"/>
        <w:rPr>
          <w:rFonts w:ascii="宋体" w:hAnsi="宋体" w:cs="宋体"/>
        </w:rPr>
      </w:pPr>
      <w:bookmarkStart w:id="99" w:name="_Ref4420821"/>
      <w:bookmarkEnd w:id="99"/>
      <w:r>
        <w:rPr>
          <w:rFonts w:hint="eastAsia" w:ascii="宋体" w:hAnsi="宋体" w:cs="宋体"/>
          <w:szCs w:val="21"/>
          <w:lang w:bidi="ar"/>
        </w:rPr>
        <w:t>1.1.3.11临时占地：是指专用合同条件中指明为实施工程需临时占用的土地。</w:t>
      </w:r>
    </w:p>
    <w:p w14:paraId="7F40258B">
      <w:pPr>
        <w:widowControl/>
        <w:adjustRightInd w:val="0"/>
        <w:snapToGrid w:val="0"/>
        <w:spacing w:after="163" w:afterLines="50" w:line="360" w:lineRule="auto"/>
        <w:ind w:firstLine="420" w:firstLineChars="200"/>
        <w:outlineLvl w:val="3"/>
        <w:rPr>
          <w:rFonts w:ascii="宋体" w:hAnsi="宋体" w:cs="宋体"/>
        </w:rPr>
      </w:pPr>
      <w:r>
        <w:rPr>
          <w:rFonts w:hint="eastAsia" w:ascii="宋体" w:hAnsi="宋体" w:cs="宋体"/>
          <w:szCs w:val="21"/>
          <w:lang w:bidi="ar"/>
        </w:rPr>
        <w:t>1.1.4日期和期限</w:t>
      </w:r>
    </w:p>
    <w:p w14:paraId="42BE3E00">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1.1.4.1开始工作通知：指工程师按第8.1.2项[开始工作通知]的约定通知承包人开始工作的函件。</w:t>
      </w:r>
    </w:p>
    <w:p w14:paraId="6EEB77B5">
      <w:pPr>
        <w:widowControl/>
        <w:autoSpaceDE w:val="0"/>
        <w:autoSpaceDN w:val="0"/>
        <w:adjustRightInd w:val="0"/>
        <w:snapToGrid w:val="0"/>
        <w:spacing w:after="163" w:afterLines="50" w:line="360" w:lineRule="auto"/>
        <w:ind w:firstLine="420" w:firstLineChars="200"/>
        <w:rPr>
          <w:rFonts w:ascii="宋体" w:hAnsi="宋体" w:cs="宋体"/>
          <w:szCs w:val="21"/>
          <w:lang w:bidi="ar"/>
        </w:rPr>
      </w:pPr>
      <w:r>
        <w:rPr>
          <w:rFonts w:hint="eastAsia" w:ascii="宋体" w:hAnsi="宋体" w:cs="宋体"/>
          <w:szCs w:val="21"/>
          <w:lang w:bidi="ar"/>
        </w:rPr>
        <w:t>1.1.4.2开始工作日期：包括计划开始工作日期和实际开始工作日期。计划开始工作日期是指合同协议书约定的开始工作日期；实际开始工作日期是指工程师按照第8.1款[开始工作]约定发出的符合法律规定的开始工作通知中载明的开始工作日期。</w:t>
      </w:r>
    </w:p>
    <w:p w14:paraId="244F47BC">
      <w:pPr>
        <w:widowControl/>
        <w:autoSpaceDE w:val="0"/>
        <w:autoSpaceDN w:val="0"/>
        <w:adjustRightInd w:val="0"/>
        <w:snapToGrid w:val="0"/>
        <w:spacing w:after="163" w:afterLines="50" w:line="360" w:lineRule="auto"/>
        <w:ind w:firstLine="420" w:firstLineChars="200"/>
        <w:rPr>
          <w:rFonts w:ascii="宋体" w:hAnsi="宋体" w:cs="宋体"/>
          <w:szCs w:val="21"/>
          <w:lang w:bidi="ar"/>
        </w:rPr>
      </w:pPr>
      <w:r>
        <w:rPr>
          <w:rFonts w:hint="eastAsia" w:ascii="宋体" w:hAnsi="宋体" w:cs="宋体"/>
          <w:szCs w:val="21"/>
          <w:lang w:bidi="ar"/>
        </w:rPr>
        <w:t>1</w:t>
      </w:r>
      <w:r>
        <w:rPr>
          <w:rFonts w:ascii="宋体" w:hAnsi="宋体" w:cs="宋体"/>
          <w:szCs w:val="21"/>
          <w:lang w:bidi="ar"/>
        </w:rPr>
        <w:t xml:space="preserve">.1.4.3 </w:t>
      </w:r>
      <w:r>
        <w:rPr>
          <w:rFonts w:hint="eastAsia" w:ascii="宋体" w:hAnsi="宋体" w:cs="宋体"/>
          <w:szCs w:val="21"/>
          <w:lang w:bidi="ar"/>
        </w:rPr>
        <w:t>开始现场施工日期：包括计划开始现场施工日期和实际开始现场施工日期。计划开始现场施工日期是指合同协议书约定的开始现场施工日期；实际开始现场施工日期是指工程师发出的符合法律规定的开工通知中载明的开始现场施工日期。</w:t>
      </w:r>
    </w:p>
    <w:p w14:paraId="228C1A6D">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1.1.4.</w:t>
      </w:r>
      <w:r>
        <w:rPr>
          <w:rFonts w:ascii="宋体" w:hAnsi="宋体" w:cs="宋体"/>
          <w:szCs w:val="21"/>
          <w:lang w:bidi="ar"/>
        </w:rPr>
        <w:t>4</w:t>
      </w:r>
      <w:r>
        <w:rPr>
          <w:rFonts w:hint="eastAsia" w:ascii="宋体" w:hAnsi="宋体" w:cs="宋体"/>
          <w:szCs w:val="21"/>
          <w:lang w:bidi="ar"/>
        </w:rPr>
        <w:t>竣工日期：包括计划竣工日期和实际竣工日期。计划竣工日期是指合同协议书约定的竣工日期；实际竣工日期按照第8.2款[竣工日期]的约定确定。</w:t>
      </w:r>
    </w:p>
    <w:p w14:paraId="2932E4C8">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1.1.4.</w:t>
      </w:r>
      <w:r>
        <w:rPr>
          <w:rFonts w:ascii="宋体" w:hAnsi="宋体" w:cs="宋体"/>
          <w:szCs w:val="21"/>
          <w:lang w:bidi="ar"/>
        </w:rPr>
        <w:t>5</w:t>
      </w:r>
      <w:r>
        <w:rPr>
          <w:rFonts w:hint="eastAsia" w:ascii="宋体" w:hAnsi="宋体" w:cs="宋体"/>
          <w:szCs w:val="21"/>
          <w:lang w:bidi="ar"/>
        </w:rPr>
        <w:t>工期：是指在合同协议书约定的承包人完成合同工作所需的期限，包括按照合同约定所作的期限变更及按合同约定承包人有权取得的工期延长。</w:t>
      </w:r>
    </w:p>
    <w:p w14:paraId="6370F180">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1.1.4.</w:t>
      </w:r>
      <w:r>
        <w:rPr>
          <w:rFonts w:ascii="宋体" w:hAnsi="宋体" w:cs="宋体"/>
          <w:szCs w:val="21"/>
          <w:lang w:bidi="ar"/>
        </w:rPr>
        <w:t>6</w:t>
      </w:r>
      <w:r>
        <w:rPr>
          <w:rFonts w:hint="eastAsia" w:ascii="宋体" w:hAnsi="宋体" w:cs="宋体"/>
          <w:szCs w:val="21"/>
          <w:lang w:bidi="ar"/>
        </w:rPr>
        <w:t>缺陷责任期：是指发包人预留工程质量保证金以保证承包人履行第</w:t>
      </w:r>
      <w:r>
        <w:rPr>
          <w:rFonts w:ascii="宋体" w:hAnsi="宋体" w:cs="宋体"/>
          <w:szCs w:val="21"/>
          <w:lang w:bidi="ar"/>
        </w:rPr>
        <w:t>11.3</w:t>
      </w:r>
      <w:r>
        <w:rPr>
          <w:rFonts w:hint="eastAsia" w:ascii="宋体" w:hAnsi="宋体" w:cs="宋体"/>
          <w:szCs w:val="21"/>
          <w:lang w:bidi="ar"/>
        </w:rPr>
        <w:t>款[缺陷调查]</w:t>
      </w:r>
      <w:r>
        <w:rPr>
          <w:rFonts w:ascii="宋体" w:hAnsi="宋体" w:cs="宋体"/>
          <w:szCs w:val="21"/>
          <w:lang w:bidi="ar"/>
        </w:rPr>
        <w:t>下质量缺陷责任的期限</w:t>
      </w:r>
      <w:r>
        <w:rPr>
          <w:rFonts w:hint="eastAsia" w:ascii="宋体" w:hAnsi="宋体" w:cs="宋体"/>
          <w:szCs w:val="21"/>
          <w:lang w:bidi="ar"/>
        </w:rPr>
        <w:t>。</w:t>
      </w:r>
    </w:p>
    <w:p w14:paraId="19CAAD99">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1.1.4.</w:t>
      </w:r>
      <w:r>
        <w:rPr>
          <w:rFonts w:ascii="宋体" w:hAnsi="宋体" w:cs="宋体"/>
          <w:szCs w:val="21"/>
          <w:lang w:bidi="ar"/>
        </w:rPr>
        <w:t>7</w:t>
      </w:r>
      <w:r>
        <w:rPr>
          <w:rFonts w:hint="eastAsia" w:ascii="宋体" w:hAnsi="宋体" w:cs="宋体"/>
          <w:szCs w:val="21"/>
          <w:lang w:bidi="ar"/>
        </w:rPr>
        <w:t>保修期：是指承包人按照合同约定和法律规定对工程质量承担保修责任的期限，该期限自缺陷责任期起算之日起计算。</w:t>
      </w:r>
    </w:p>
    <w:p w14:paraId="49E7C5AC">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1.1.4.</w:t>
      </w:r>
      <w:r>
        <w:rPr>
          <w:rFonts w:ascii="宋体" w:hAnsi="宋体" w:cs="宋体"/>
          <w:szCs w:val="21"/>
          <w:lang w:bidi="ar"/>
        </w:rPr>
        <w:t>8</w:t>
      </w:r>
      <w:r>
        <w:rPr>
          <w:rFonts w:hint="eastAsia" w:ascii="宋体" w:hAnsi="宋体" w:cs="宋体"/>
          <w:szCs w:val="21"/>
          <w:lang w:bidi="ar"/>
        </w:rPr>
        <w:t>基准日期：招标发包的工程以投标截止日前28天的日期为基准日期，直接发包的工程以合同订立日前28天的日期为基准日期。</w:t>
      </w:r>
    </w:p>
    <w:p w14:paraId="420BDD4A">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1.1.4.</w:t>
      </w:r>
      <w:r>
        <w:rPr>
          <w:rFonts w:ascii="宋体" w:hAnsi="宋体" w:cs="宋体"/>
          <w:szCs w:val="21"/>
          <w:lang w:bidi="ar"/>
        </w:rPr>
        <w:t>9</w:t>
      </w:r>
      <w:r>
        <w:rPr>
          <w:rFonts w:hint="eastAsia" w:ascii="宋体" w:hAnsi="宋体" w:cs="宋体"/>
          <w:szCs w:val="21"/>
          <w:lang w:bidi="ar"/>
        </w:rPr>
        <w:t>天：除特别指明外，均指日历天。合同中按天计算时间的，开始当天不计入，从次日开始计算。期限最后一天的截止时间为当天24:00。</w:t>
      </w:r>
    </w:p>
    <w:p w14:paraId="314B8124">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1.1.4.</w:t>
      </w:r>
      <w:r>
        <w:rPr>
          <w:rFonts w:ascii="宋体" w:hAnsi="宋体" w:cs="宋体"/>
          <w:szCs w:val="21"/>
          <w:lang w:bidi="ar"/>
        </w:rPr>
        <w:t>10</w:t>
      </w:r>
      <w:r>
        <w:rPr>
          <w:rFonts w:hint="eastAsia" w:ascii="宋体" w:hAnsi="宋体" w:cs="宋体"/>
          <w:szCs w:val="21"/>
          <w:lang w:bidi="ar"/>
        </w:rPr>
        <w:t>竣工试验：是指在工程竣工验收前，根据第9条[竣工试验]要求进行的试验。</w:t>
      </w:r>
    </w:p>
    <w:p w14:paraId="0A755097">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1.1.4.1</w:t>
      </w:r>
      <w:r>
        <w:rPr>
          <w:rFonts w:ascii="宋体" w:hAnsi="宋体" w:cs="宋体"/>
          <w:szCs w:val="21"/>
          <w:lang w:bidi="ar"/>
        </w:rPr>
        <w:t>1</w:t>
      </w:r>
      <w:r>
        <w:rPr>
          <w:rFonts w:hint="eastAsia" w:ascii="宋体" w:hAnsi="宋体" w:cs="宋体"/>
          <w:szCs w:val="21"/>
          <w:lang w:bidi="ar"/>
        </w:rPr>
        <w:t>竣工验收：是指承包人完成了合同约定的各项内容后，发包人按合同要求进行的验收。</w:t>
      </w:r>
    </w:p>
    <w:p w14:paraId="70CFB2E0">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1.1.4.1</w:t>
      </w:r>
      <w:r>
        <w:rPr>
          <w:rFonts w:ascii="宋体" w:hAnsi="宋体" w:cs="宋体"/>
          <w:szCs w:val="21"/>
          <w:lang w:bidi="ar"/>
        </w:rPr>
        <w:t>2</w:t>
      </w:r>
      <w:r>
        <w:rPr>
          <w:rFonts w:hint="eastAsia" w:ascii="宋体" w:hAnsi="宋体" w:cs="宋体"/>
          <w:szCs w:val="21"/>
          <w:lang w:bidi="ar"/>
        </w:rPr>
        <w:t>竣工后试验：是指在工程竣工验收后，根据第12条[竣工后试验]约定进行的试验。</w:t>
      </w:r>
    </w:p>
    <w:p w14:paraId="27D9C7C5">
      <w:pPr>
        <w:widowControl/>
        <w:adjustRightInd w:val="0"/>
        <w:snapToGrid w:val="0"/>
        <w:spacing w:after="163" w:afterLines="50" w:line="360" w:lineRule="auto"/>
        <w:ind w:firstLine="420" w:firstLineChars="200"/>
        <w:outlineLvl w:val="3"/>
        <w:rPr>
          <w:rFonts w:ascii="宋体" w:hAnsi="宋体" w:cs="宋体"/>
        </w:rPr>
      </w:pPr>
      <w:r>
        <w:rPr>
          <w:rFonts w:hint="eastAsia" w:ascii="宋体" w:hAnsi="宋体" w:cs="宋体"/>
          <w:szCs w:val="21"/>
          <w:lang w:bidi="ar"/>
        </w:rPr>
        <w:t>1.1.5合同价格和费用</w:t>
      </w:r>
    </w:p>
    <w:p w14:paraId="09940152">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1.1.5.1签约合同价：是指发包人和承包人在合同协议书中确定的总金额，包括暂估价及暂列金额等。</w:t>
      </w:r>
    </w:p>
    <w:p w14:paraId="7879D350">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1.1.5.2合同价格：是指发包人用于支付承包人按照合同约定完成承包范围内全部工作的金额，包括合同履行过程中按合同约定发生的价格变化。</w:t>
      </w:r>
    </w:p>
    <w:p w14:paraId="39259E70">
      <w:pPr>
        <w:widowControl/>
        <w:autoSpaceDE w:val="0"/>
        <w:autoSpaceDN w:val="0"/>
        <w:adjustRightInd w:val="0"/>
        <w:snapToGrid w:val="0"/>
        <w:spacing w:after="163" w:afterLines="50" w:line="360" w:lineRule="auto"/>
        <w:ind w:firstLine="420" w:firstLineChars="200"/>
        <w:rPr>
          <w:rFonts w:ascii="宋体" w:hAnsi="宋体" w:cs="宋体"/>
          <w:szCs w:val="21"/>
          <w:lang w:bidi="ar"/>
        </w:rPr>
      </w:pPr>
      <w:r>
        <w:rPr>
          <w:rFonts w:hint="eastAsia" w:ascii="宋体" w:hAnsi="宋体" w:cs="宋体"/>
          <w:szCs w:val="21"/>
          <w:lang w:bidi="ar"/>
        </w:rPr>
        <w:t>1.1.5.3费用：是指为履行合同所发生的或将要发生的所有合理开支，包括管理费和应分摊的其他费用，但不包括利润。</w:t>
      </w:r>
    </w:p>
    <w:p w14:paraId="287E301D">
      <w:pPr>
        <w:widowControl/>
        <w:autoSpaceDE w:val="0"/>
        <w:autoSpaceDN w:val="0"/>
        <w:adjustRightInd w:val="0"/>
        <w:snapToGrid w:val="0"/>
        <w:spacing w:after="163" w:afterLines="50" w:line="360" w:lineRule="auto"/>
        <w:ind w:firstLine="420" w:firstLineChars="200"/>
        <w:rPr>
          <w:rFonts w:ascii="宋体" w:hAnsi="宋体" w:cs="宋体"/>
          <w:szCs w:val="21"/>
          <w:lang w:bidi="ar"/>
        </w:rPr>
      </w:pPr>
      <w:r>
        <w:rPr>
          <w:rFonts w:hint="eastAsia" w:ascii="宋体" w:hAnsi="宋体" w:cs="宋体"/>
          <w:szCs w:val="21"/>
          <w:lang w:bidi="ar"/>
        </w:rPr>
        <w:t>1</w:t>
      </w:r>
      <w:r>
        <w:rPr>
          <w:rFonts w:ascii="宋体" w:hAnsi="宋体" w:cs="宋体"/>
          <w:szCs w:val="21"/>
          <w:lang w:bidi="ar"/>
        </w:rPr>
        <w:t xml:space="preserve">.1.5.4 </w:t>
      </w:r>
      <w:r>
        <w:rPr>
          <w:rFonts w:hint="eastAsia" w:ascii="宋体" w:hAnsi="宋体" w:cs="宋体"/>
          <w:szCs w:val="21"/>
          <w:lang w:bidi="ar"/>
        </w:rPr>
        <w:t>人工费：是指支付给直接从事建筑安装工程施工作业的建筑工人的各项费用。</w:t>
      </w:r>
    </w:p>
    <w:p w14:paraId="19C78951">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1.1.5.</w:t>
      </w:r>
      <w:r>
        <w:rPr>
          <w:rFonts w:ascii="宋体" w:hAnsi="宋体" w:cs="宋体"/>
          <w:szCs w:val="21"/>
          <w:lang w:bidi="ar"/>
        </w:rPr>
        <w:t>5</w:t>
      </w:r>
      <w:r>
        <w:rPr>
          <w:rFonts w:hint="eastAsia" w:ascii="宋体" w:hAnsi="宋体" w:cs="宋体"/>
          <w:szCs w:val="21"/>
          <w:lang w:bidi="ar"/>
        </w:rPr>
        <w:t>暂估价：</w:t>
      </w:r>
      <w:bookmarkStart w:id="100" w:name="_Hlk18973781"/>
      <w:r>
        <w:rPr>
          <w:rFonts w:hint="eastAsia" w:ascii="宋体" w:hAnsi="宋体" w:cs="宋体"/>
          <w:szCs w:val="21"/>
          <w:lang w:bidi="ar"/>
        </w:rPr>
        <w:t>是指发包人在项目清单中给定的，用于支付必然发生但暂时不能确定价格的专业服务、材料、设备、专业工程的金额。</w:t>
      </w:r>
      <w:bookmarkEnd w:id="100"/>
    </w:p>
    <w:p w14:paraId="024D2C59">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1.1.5.</w:t>
      </w:r>
      <w:r>
        <w:rPr>
          <w:rFonts w:ascii="宋体" w:hAnsi="宋体" w:cs="宋体"/>
          <w:szCs w:val="21"/>
          <w:lang w:bidi="ar"/>
        </w:rPr>
        <w:t>6</w:t>
      </w:r>
      <w:r>
        <w:rPr>
          <w:rFonts w:hint="eastAsia" w:ascii="宋体" w:hAnsi="宋体" w:cs="宋体"/>
          <w:szCs w:val="21"/>
          <w:lang w:bidi="ar"/>
        </w:rPr>
        <w:t>暂列金额：是指发包人在项目清单中给定的，用于在订立协议书时尚未确定或不可预见变更的设计、施工及其所需材料、工程设备、服务等的金额，包括以计日工方式支付的金额。</w:t>
      </w:r>
    </w:p>
    <w:p w14:paraId="1629698B">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1.1.5.</w:t>
      </w:r>
      <w:r>
        <w:rPr>
          <w:rFonts w:ascii="宋体" w:hAnsi="宋体" w:cs="宋体"/>
          <w:szCs w:val="21"/>
          <w:lang w:bidi="ar"/>
        </w:rPr>
        <w:t>7</w:t>
      </w:r>
      <w:r>
        <w:rPr>
          <w:rFonts w:hint="eastAsia" w:ascii="宋体" w:hAnsi="宋体" w:cs="宋体"/>
          <w:szCs w:val="21"/>
          <w:lang w:bidi="ar"/>
        </w:rPr>
        <w:t>计日工：是指合同履行过程中，承包人完成发包人提出的零星工作或需要采用计日工计价的变更工作时，按合同中约定的单价计价的一种方式。</w:t>
      </w:r>
    </w:p>
    <w:p w14:paraId="2756543A">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1.1.5.</w:t>
      </w:r>
      <w:r>
        <w:rPr>
          <w:rFonts w:ascii="宋体" w:hAnsi="宋体" w:cs="宋体"/>
          <w:szCs w:val="21"/>
          <w:lang w:bidi="ar"/>
        </w:rPr>
        <w:t>8</w:t>
      </w:r>
      <w:r>
        <w:rPr>
          <w:rFonts w:hint="eastAsia" w:ascii="宋体" w:hAnsi="宋体" w:cs="宋体"/>
          <w:szCs w:val="21"/>
          <w:lang w:bidi="ar"/>
        </w:rPr>
        <w:t>质量保证金：是指按第14.6款[质量保证金]约定承包人用于保证其在缺陷责任期内履行缺陷修复义务的担保。</w:t>
      </w:r>
    </w:p>
    <w:p w14:paraId="49ED238D">
      <w:pPr>
        <w:widowControl/>
        <w:adjustRightInd w:val="0"/>
        <w:snapToGrid w:val="0"/>
        <w:spacing w:after="163" w:afterLines="50" w:line="360" w:lineRule="auto"/>
        <w:ind w:firstLine="420" w:firstLineChars="200"/>
        <w:outlineLvl w:val="3"/>
        <w:rPr>
          <w:rFonts w:ascii="宋体" w:hAnsi="宋体" w:cs="宋体"/>
        </w:rPr>
      </w:pPr>
      <w:r>
        <w:rPr>
          <w:rFonts w:hint="eastAsia" w:ascii="宋体" w:hAnsi="宋体" w:cs="宋体"/>
          <w:szCs w:val="21"/>
          <w:lang w:bidi="ar"/>
        </w:rPr>
        <w:t>1.1.6其他</w:t>
      </w:r>
    </w:p>
    <w:p w14:paraId="33635CA0">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1.1.6.1书面形式：指合同文件、信函、电报、传真、数据电文、电子邮件、会议纪要等可以有形地表现所载内容的形式。</w:t>
      </w:r>
    </w:p>
    <w:p w14:paraId="133D0866">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1.1.6.2承包人文件：指由承包人根据合同约定应提交的所有图纸、手册、模型、计算书、软件、函件、洽商性文件和其他技术性文件。</w:t>
      </w:r>
    </w:p>
    <w:p w14:paraId="74258D63">
      <w:pPr>
        <w:widowControl/>
        <w:autoSpaceDE w:val="0"/>
        <w:autoSpaceDN w:val="0"/>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1.1.6.3变更：指根据第13条[变更与调整]的约定，经指示或批准对《发包人要求》或工程所做的改变。</w:t>
      </w:r>
    </w:p>
    <w:p w14:paraId="7FA41863">
      <w:pPr>
        <w:widowControl/>
        <w:wordWrap w:val="0"/>
        <w:topLinePunct/>
        <w:adjustRightInd w:val="0"/>
        <w:snapToGrid w:val="0"/>
        <w:spacing w:after="163" w:afterLines="50" w:line="360" w:lineRule="auto"/>
        <w:outlineLvl w:val="2"/>
        <w:rPr>
          <w:rFonts w:ascii="宋体" w:hAnsi="宋体" w:cs="宋体"/>
        </w:rPr>
      </w:pPr>
      <w:bookmarkStart w:id="101" w:name="_Toc20171724"/>
      <w:bookmarkEnd w:id="101"/>
      <w:bookmarkStart w:id="102" w:name="_Ref509042104"/>
      <w:bookmarkEnd w:id="102"/>
      <w:bookmarkStart w:id="103" w:name="_Ref522730353"/>
      <w:bookmarkEnd w:id="103"/>
      <w:bookmarkStart w:id="104" w:name="_Ref509042101"/>
      <w:bookmarkEnd w:id="104"/>
      <w:bookmarkStart w:id="105" w:name="_Ref522730349"/>
      <w:bookmarkStart w:id="106" w:name="_Toc58860159"/>
      <w:bookmarkStart w:id="107" w:name="_Toc7677"/>
      <w:bookmarkStart w:id="108" w:name="_Toc84930709"/>
      <w:bookmarkStart w:id="109" w:name="_Toc51766572"/>
      <w:bookmarkStart w:id="110" w:name="_Toc22618"/>
      <w:bookmarkStart w:id="111" w:name="_Toc14722"/>
      <w:bookmarkStart w:id="112" w:name="_Toc1171"/>
      <w:r>
        <w:rPr>
          <w:rFonts w:hint="eastAsia" w:ascii="宋体" w:hAnsi="宋体" w:cs="宋体"/>
          <w:szCs w:val="21"/>
          <w:lang w:bidi="ar"/>
        </w:rPr>
        <w:t>1</w:t>
      </w:r>
      <w:bookmarkEnd w:id="105"/>
      <w:r>
        <w:rPr>
          <w:rFonts w:hint="eastAsia" w:ascii="宋体" w:hAnsi="宋体" w:cs="宋体"/>
          <w:szCs w:val="21"/>
          <w:lang w:bidi="ar"/>
        </w:rPr>
        <w:t>.2  语言文字</w:t>
      </w:r>
      <w:bookmarkEnd w:id="106"/>
      <w:bookmarkEnd w:id="107"/>
      <w:bookmarkEnd w:id="108"/>
      <w:bookmarkEnd w:id="109"/>
      <w:bookmarkEnd w:id="110"/>
      <w:bookmarkEnd w:id="111"/>
      <w:bookmarkEnd w:id="112"/>
      <w:r>
        <w:rPr>
          <w:rFonts w:hint="eastAsia" w:ascii="宋体" w:hAnsi="宋体" w:cs="宋体"/>
          <w:szCs w:val="21"/>
          <w:lang w:bidi="ar"/>
        </w:rPr>
        <w:t xml:space="preserve"> </w:t>
      </w:r>
    </w:p>
    <w:p w14:paraId="41596A2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合同文件以中国的汉语简体语言文字编写、解释和说明。专用术语使用外文的，应附有中文注释。合同当事人在专用合同条件约定使用两种及以上语言时，汉语为优先解释和说明合同的语言。</w:t>
      </w:r>
    </w:p>
    <w:p w14:paraId="0BCCE24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与合同有关的联络应使用专用合同条件约定的语言。如没有约定，则应使用中国的汉语简体语言文字。</w:t>
      </w:r>
    </w:p>
    <w:p w14:paraId="0621B8E6">
      <w:pPr>
        <w:widowControl/>
        <w:wordWrap w:val="0"/>
        <w:topLinePunct/>
        <w:adjustRightInd w:val="0"/>
        <w:snapToGrid w:val="0"/>
        <w:spacing w:after="163" w:afterLines="50" w:line="360" w:lineRule="auto"/>
        <w:outlineLvl w:val="2"/>
        <w:rPr>
          <w:rFonts w:ascii="宋体" w:hAnsi="宋体" w:cs="宋体"/>
        </w:rPr>
      </w:pPr>
      <w:bookmarkStart w:id="113" w:name="_Ref531949539"/>
      <w:bookmarkEnd w:id="113"/>
      <w:bookmarkStart w:id="114" w:name="_Toc20171725"/>
      <w:bookmarkEnd w:id="114"/>
      <w:bookmarkStart w:id="115" w:name="_Ref531949543"/>
      <w:bookmarkStart w:id="116" w:name="_Toc17933"/>
      <w:bookmarkStart w:id="117" w:name="_Toc8304"/>
      <w:bookmarkStart w:id="118" w:name="_Toc20312"/>
      <w:bookmarkStart w:id="119" w:name="_Toc51766573"/>
      <w:bookmarkStart w:id="120" w:name="_Toc21263"/>
      <w:bookmarkStart w:id="121" w:name="_Toc58860160"/>
      <w:bookmarkStart w:id="122" w:name="_Toc84930710"/>
      <w:r>
        <w:rPr>
          <w:rFonts w:hint="eastAsia" w:ascii="宋体" w:hAnsi="宋体" w:cs="宋体"/>
          <w:szCs w:val="21"/>
          <w:lang w:bidi="ar"/>
        </w:rPr>
        <w:t>1</w:t>
      </w:r>
      <w:bookmarkEnd w:id="115"/>
      <w:r>
        <w:rPr>
          <w:rFonts w:hint="eastAsia" w:ascii="宋体" w:hAnsi="宋体" w:cs="宋体"/>
          <w:szCs w:val="21"/>
          <w:lang w:bidi="ar"/>
        </w:rPr>
        <w:t>.3  法律</w:t>
      </w:r>
      <w:bookmarkEnd w:id="116"/>
      <w:bookmarkEnd w:id="117"/>
      <w:bookmarkEnd w:id="118"/>
      <w:bookmarkEnd w:id="119"/>
      <w:bookmarkEnd w:id="120"/>
      <w:bookmarkEnd w:id="121"/>
      <w:bookmarkEnd w:id="122"/>
    </w:p>
    <w:p w14:paraId="5BF5701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合同所称法律是指中华人民共和国法律、行政法规、部门规章，以及工程所在地的地方法规、自治条例、单行条例和地方政府规章等。</w:t>
      </w:r>
    </w:p>
    <w:p w14:paraId="3CEF71F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合同当事人可以在专用合同条件中约定合同适用的其他规范性文件。</w:t>
      </w:r>
    </w:p>
    <w:p w14:paraId="5109F28E">
      <w:pPr>
        <w:widowControl/>
        <w:wordWrap w:val="0"/>
        <w:topLinePunct/>
        <w:adjustRightInd w:val="0"/>
        <w:snapToGrid w:val="0"/>
        <w:spacing w:after="163" w:afterLines="50" w:line="360" w:lineRule="auto"/>
        <w:outlineLvl w:val="2"/>
        <w:rPr>
          <w:rFonts w:ascii="宋体" w:hAnsi="宋体" w:cs="宋体"/>
        </w:rPr>
      </w:pPr>
      <w:bookmarkStart w:id="123" w:name="_Toc20171726"/>
      <w:bookmarkEnd w:id="123"/>
      <w:bookmarkStart w:id="124" w:name="_Ref531949594"/>
      <w:bookmarkEnd w:id="124"/>
      <w:bookmarkStart w:id="125" w:name="_Ref531949589"/>
      <w:bookmarkStart w:id="126" w:name="_Toc84930711"/>
      <w:bookmarkStart w:id="127" w:name="_Toc51766574"/>
      <w:bookmarkStart w:id="128" w:name="_Toc13940"/>
      <w:bookmarkStart w:id="129" w:name="_Toc17914"/>
      <w:bookmarkStart w:id="130" w:name="_Toc17552"/>
      <w:bookmarkStart w:id="131" w:name="_Toc25609"/>
      <w:bookmarkStart w:id="132" w:name="_Toc58860161"/>
      <w:r>
        <w:rPr>
          <w:rFonts w:hint="eastAsia" w:ascii="宋体" w:hAnsi="宋体" w:cs="宋体"/>
          <w:szCs w:val="21"/>
          <w:lang w:bidi="ar"/>
        </w:rPr>
        <w:t>1</w:t>
      </w:r>
      <w:bookmarkEnd w:id="125"/>
      <w:r>
        <w:rPr>
          <w:rFonts w:hint="eastAsia" w:ascii="宋体" w:hAnsi="宋体" w:cs="宋体"/>
          <w:szCs w:val="21"/>
          <w:lang w:bidi="ar"/>
        </w:rPr>
        <w:t>.4  标准和规范</w:t>
      </w:r>
      <w:bookmarkEnd w:id="126"/>
      <w:bookmarkEnd w:id="127"/>
      <w:bookmarkEnd w:id="128"/>
      <w:bookmarkEnd w:id="129"/>
      <w:bookmarkEnd w:id="130"/>
      <w:bookmarkEnd w:id="131"/>
      <w:bookmarkEnd w:id="132"/>
    </w:p>
    <w:p w14:paraId="69087CC6">
      <w:pPr>
        <w:widowControl/>
        <w:adjustRightInd w:val="0"/>
        <w:snapToGrid w:val="0"/>
        <w:spacing w:after="163" w:afterLines="50" w:line="360" w:lineRule="auto"/>
        <w:ind w:firstLine="420" w:firstLineChars="200"/>
        <w:outlineLvl w:val="3"/>
        <w:rPr>
          <w:rFonts w:ascii="宋体" w:hAnsi="宋体" w:cs="宋体"/>
        </w:rPr>
      </w:pPr>
      <w:bookmarkStart w:id="133" w:name="_Ref4420991"/>
      <w:bookmarkEnd w:id="133"/>
      <w:r>
        <w:rPr>
          <w:rFonts w:hint="eastAsia" w:ascii="宋体" w:hAnsi="宋体" w:cs="宋体"/>
          <w:szCs w:val="21"/>
          <w:lang w:bidi="ar"/>
        </w:rPr>
        <w:t>1.4.1适用于工程的国家标准、行业标准、工程所在地的地方性标准，以及相应的规范、规程等，合同当事人有特别要求的，应在专用合同条件中约定。</w:t>
      </w:r>
    </w:p>
    <w:p w14:paraId="1CA52BF4">
      <w:pPr>
        <w:widowControl/>
        <w:adjustRightInd w:val="0"/>
        <w:snapToGrid w:val="0"/>
        <w:spacing w:after="163" w:afterLines="50" w:line="360" w:lineRule="auto"/>
        <w:ind w:firstLine="420" w:firstLineChars="200"/>
        <w:outlineLvl w:val="3"/>
        <w:rPr>
          <w:rFonts w:ascii="宋体" w:hAnsi="宋体" w:cs="宋体"/>
        </w:rPr>
      </w:pPr>
      <w:bookmarkStart w:id="134" w:name="_Ref531949642"/>
      <w:bookmarkEnd w:id="134"/>
      <w:r>
        <w:rPr>
          <w:rFonts w:hint="eastAsia" w:ascii="宋体" w:hAnsi="宋体" w:cs="宋体"/>
          <w:szCs w:val="21"/>
          <w:lang w:bidi="ar"/>
        </w:rPr>
        <w:t>1.4.2发包人要求使用国外标准、规范的，发包人负责提供原文版本和中文译本，并在专用合同条件中约定提供标准规范的名称、份数和时间。</w:t>
      </w:r>
    </w:p>
    <w:p w14:paraId="000FDDDB">
      <w:pPr>
        <w:widowControl/>
        <w:adjustRightInd w:val="0"/>
        <w:snapToGrid w:val="0"/>
        <w:spacing w:after="163" w:afterLines="50" w:line="360" w:lineRule="auto"/>
        <w:ind w:firstLine="420" w:firstLineChars="200"/>
        <w:outlineLvl w:val="3"/>
        <w:rPr>
          <w:rFonts w:ascii="宋体" w:hAnsi="宋体" w:cs="宋体"/>
        </w:rPr>
      </w:pPr>
      <w:bookmarkStart w:id="135" w:name="_Ref531949657"/>
      <w:bookmarkEnd w:id="135"/>
      <w:r>
        <w:rPr>
          <w:rFonts w:hint="eastAsia" w:ascii="宋体" w:hAnsi="宋体" w:cs="宋体"/>
          <w:szCs w:val="21"/>
          <w:lang w:bidi="ar"/>
        </w:rPr>
        <w:t>1.4.3没有相应成文规定的标准、规范时，由发包人在专用合同条件中约定的时间向承包人列明技术要求，承包人按约定的时间和技术要求提出实施方法，经发包人认可后执行。承包人需要对实施方法进行研发试验的，或须对项目人员进行特殊培训及其有特殊要求的，除签约合同价已包含此项费用外，双方应另行订立协议作为合同附件，其费用由发包人承担。</w:t>
      </w:r>
    </w:p>
    <w:p w14:paraId="082D726F">
      <w:pPr>
        <w:widowControl/>
        <w:adjustRightInd w:val="0"/>
        <w:snapToGrid w:val="0"/>
        <w:spacing w:after="163" w:afterLines="50" w:line="360" w:lineRule="auto"/>
        <w:ind w:firstLine="420" w:firstLineChars="200"/>
        <w:outlineLvl w:val="3"/>
        <w:rPr>
          <w:rFonts w:ascii="宋体" w:hAnsi="宋体" w:cs="宋体"/>
        </w:rPr>
      </w:pPr>
      <w:bookmarkStart w:id="136" w:name="_Ref4421272"/>
      <w:bookmarkEnd w:id="136"/>
      <w:r>
        <w:rPr>
          <w:rFonts w:hint="eastAsia" w:ascii="宋体" w:hAnsi="宋体" w:cs="宋体"/>
          <w:szCs w:val="21"/>
          <w:lang w:bidi="ar"/>
        </w:rPr>
        <w:t>1.4.4发包人对于工程的技术标准、功能要求高于或严于现行国家、行业或地方标准的，应当在《发包人要求》中予以明确。除专用合同条件另有约定外，应视为承包人在订立合同前已充分预见前述技术标准和功能要求的复杂程度，签约合同价中已包含由此产生的费用。</w:t>
      </w:r>
    </w:p>
    <w:p w14:paraId="07D26F2F">
      <w:pPr>
        <w:widowControl/>
        <w:wordWrap w:val="0"/>
        <w:topLinePunct/>
        <w:adjustRightInd w:val="0"/>
        <w:snapToGrid w:val="0"/>
        <w:spacing w:after="163" w:afterLines="50" w:line="360" w:lineRule="auto"/>
        <w:outlineLvl w:val="2"/>
        <w:rPr>
          <w:rFonts w:ascii="宋体" w:hAnsi="宋体" w:cs="宋体"/>
        </w:rPr>
      </w:pPr>
      <w:bookmarkStart w:id="137" w:name="_Toc20171727"/>
      <w:bookmarkEnd w:id="137"/>
      <w:bookmarkStart w:id="138" w:name="_Ref4421717"/>
      <w:bookmarkStart w:id="139" w:name="_Toc84930712"/>
      <w:bookmarkStart w:id="140" w:name="_Toc28144"/>
      <w:bookmarkStart w:id="141" w:name="_Toc13096"/>
      <w:bookmarkStart w:id="142" w:name="_Toc51766575"/>
      <w:bookmarkStart w:id="143" w:name="_Toc58860162"/>
      <w:bookmarkStart w:id="144" w:name="_Toc9094"/>
      <w:bookmarkStart w:id="145" w:name="_Toc20449"/>
      <w:r>
        <w:rPr>
          <w:rFonts w:hint="eastAsia" w:ascii="宋体" w:hAnsi="宋体" w:cs="宋体"/>
          <w:szCs w:val="21"/>
          <w:lang w:bidi="ar"/>
        </w:rPr>
        <w:t>1</w:t>
      </w:r>
      <w:bookmarkEnd w:id="138"/>
      <w:r>
        <w:rPr>
          <w:rFonts w:hint="eastAsia" w:ascii="宋体" w:hAnsi="宋体" w:cs="宋体"/>
          <w:szCs w:val="21"/>
          <w:lang w:bidi="ar"/>
        </w:rPr>
        <w:t>.5  合同文件的优先顺序</w:t>
      </w:r>
      <w:bookmarkEnd w:id="139"/>
      <w:bookmarkEnd w:id="140"/>
      <w:bookmarkEnd w:id="141"/>
      <w:bookmarkEnd w:id="142"/>
      <w:bookmarkEnd w:id="143"/>
      <w:bookmarkEnd w:id="144"/>
      <w:bookmarkEnd w:id="145"/>
    </w:p>
    <w:p w14:paraId="171D598D">
      <w:pPr>
        <w:widowControl/>
        <w:adjustRightInd w:val="0"/>
        <w:snapToGrid w:val="0"/>
        <w:spacing w:after="163" w:afterLines="50" w:line="360" w:lineRule="auto"/>
        <w:ind w:firstLine="420" w:firstLineChars="200"/>
        <w:rPr>
          <w:rFonts w:ascii="宋体" w:hAnsi="宋体" w:cs="宋体"/>
          <w:kern w:val="0"/>
        </w:rPr>
      </w:pPr>
      <w:bookmarkStart w:id="146" w:name="_Ref531948776"/>
      <w:bookmarkEnd w:id="146"/>
      <w:r>
        <w:rPr>
          <w:rFonts w:hint="eastAsia" w:ascii="宋体" w:hAnsi="宋体" w:cs="宋体"/>
          <w:kern w:val="0"/>
          <w:szCs w:val="21"/>
          <w:lang w:bidi="ar"/>
        </w:rPr>
        <w:t>组成合同的各项文件应互相解释，互为说明。除专用合同条件另有约定外，解释合同文件的优先顺序如下：</w:t>
      </w:r>
    </w:p>
    <w:p w14:paraId="2BD2599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（1）合同协议书；</w:t>
      </w:r>
    </w:p>
    <w:p w14:paraId="486256E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（2）中标通知书（如果有）；</w:t>
      </w:r>
    </w:p>
    <w:p w14:paraId="54A6AB9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（3）投标函及投标函附录（如果有）；</w:t>
      </w:r>
    </w:p>
    <w:p w14:paraId="17042C2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（4）专用合同条件及《发包人要求》等附件；</w:t>
      </w:r>
    </w:p>
    <w:p w14:paraId="703417C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（5）通用合同条件；</w:t>
      </w:r>
    </w:p>
    <w:p w14:paraId="27EDE99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 xml:space="preserve">（6）承包人建议书； </w:t>
      </w:r>
    </w:p>
    <w:p w14:paraId="2060609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w:t>
      </w:r>
      <w:r>
        <w:rPr>
          <w:rFonts w:ascii="宋体" w:hAnsi="宋体" w:cs="宋体"/>
          <w:kern w:val="0"/>
          <w:szCs w:val="21"/>
          <w:lang w:bidi="ar"/>
        </w:rPr>
        <w:t>7</w:t>
      </w:r>
      <w:r>
        <w:rPr>
          <w:rFonts w:hint="eastAsia" w:ascii="宋体" w:hAnsi="宋体" w:cs="宋体"/>
          <w:kern w:val="0"/>
          <w:szCs w:val="21"/>
          <w:lang w:bidi="ar"/>
        </w:rPr>
        <w:t>）价格清单；</w:t>
      </w:r>
    </w:p>
    <w:p w14:paraId="56E0A2D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w:t>
      </w:r>
      <w:r>
        <w:rPr>
          <w:rFonts w:ascii="宋体" w:hAnsi="宋体" w:cs="宋体"/>
          <w:kern w:val="0"/>
          <w:szCs w:val="21"/>
          <w:lang w:bidi="ar"/>
        </w:rPr>
        <w:t>8</w:t>
      </w:r>
      <w:r>
        <w:rPr>
          <w:rFonts w:hint="eastAsia" w:ascii="宋体" w:hAnsi="宋体" w:cs="宋体"/>
          <w:kern w:val="0"/>
          <w:szCs w:val="21"/>
          <w:lang w:bidi="ar"/>
        </w:rPr>
        <w:t>）双方约定的其他合同文件。</w:t>
      </w:r>
    </w:p>
    <w:p w14:paraId="3291509A">
      <w:pPr>
        <w:widowControl/>
        <w:adjustRightInd w:val="0"/>
        <w:snapToGrid w:val="0"/>
        <w:spacing w:after="163" w:afterLines="50" w:line="360" w:lineRule="auto"/>
        <w:ind w:firstLine="420" w:firstLineChars="200"/>
        <w:rPr>
          <w:rFonts w:ascii="宋体" w:hAnsi="宋体" w:cs="宋体"/>
          <w:kern w:val="0"/>
        </w:rPr>
      </w:pPr>
      <w:bookmarkStart w:id="147" w:name="_Hlk18951547"/>
      <w:bookmarkEnd w:id="147"/>
      <w:r>
        <w:rPr>
          <w:rFonts w:hint="eastAsia" w:ascii="宋体" w:hAnsi="宋体" w:cs="宋体"/>
          <w:kern w:val="0"/>
          <w:szCs w:val="21"/>
          <w:lang w:bidi="ar"/>
        </w:rPr>
        <w:t>上述各项合同文件包括合同当事人就该项合同文件所作出的补充和修改，属于同一类内容的文件，应以最新签署的为准。</w:t>
      </w:r>
    </w:p>
    <w:p w14:paraId="33A7F5F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在合同订立及履行过程中形成的与合同有关的文件均构成合同文件组成部分，并根据其性质确定优先解释顺序。</w:t>
      </w:r>
    </w:p>
    <w:p w14:paraId="37C2569D">
      <w:pPr>
        <w:widowControl/>
        <w:wordWrap w:val="0"/>
        <w:topLinePunct/>
        <w:adjustRightInd w:val="0"/>
        <w:snapToGrid w:val="0"/>
        <w:spacing w:after="163" w:afterLines="50" w:line="360" w:lineRule="auto"/>
        <w:outlineLvl w:val="2"/>
        <w:rPr>
          <w:rFonts w:ascii="宋体" w:hAnsi="宋体" w:cs="宋体"/>
        </w:rPr>
      </w:pPr>
      <w:bookmarkStart w:id="148" w:name="_Ref523403409"/>
      <w:bookmarkEnd w:id="148"/>
      <w:bookmarkStart w:id="149" w:name="_Ref531949803"/>
      <w:bookmarkEnd w:id="149"/>
      <w:bookmarkStart w:id="150" w:name="_Ref531949807"/>
      <w:bookmarkEnd w:id="150"/>
      <w:bookmarkStart w:id="151" w:name="_Ref523403776"/>
      <w:bookmarkEnd w:id="151"/>
      <w:bookmarkStart w:id="152" w:name="_Toc20171728"/>
      <w:bookmarkEnd w:id="152"/>
      <w:bookmarkStart w:id="153" w:name="_Ref4422060"/>
      <w:bookmarkEnd w:id="153"/>
      <w:bookmarkStart w:id="154" w:name="_Ref531949822"/>
      <w:bookmarkEnd w:id="154"/>
      <w:bookmarkStart w:id="155" w:name="_Ref11917818"/>
      <w:bookmarkStart w:id="156" w:name="_Toc19770"/>
      <w:bookmarkStart w:id="157" w:name="_Toc84930713"/>
      <w:bookmarkStart w:id="158" w:name="_Toc58860163"/>
      <w:bookmarkStart w:id="159" w:name="_Toc5752"/>
      <w:bookmarkStart w:id="160" w:name="_Toc22679"/>
      <w:bookmarkStart w:id="161" w:name="_Toc51766576"/>
      <w:bookmarkStart w:id="162" w:name="_Toc3242"/>
      <w:r>
        <w:rPr>
          <w:rFonts w:hint="eastAsia" w:ascii="宋体" w:hAnsi="宋体" w:cs="宋体"/>
          <w:szCs w:val="21"/>
          <w:lang w:bidi="ar"/>
        </w:rPr>
        <w:t>1</w:t>
      </w:r>
      <w:bookmarkEnd w:id="155"/>
      <w:r>
        <w:rPr>
          <w:rFonts w:hint="eastAsia" w:ascii="宋体" w:hAnsi="宋体" w:cs="宋体"/>
          <w:szCs w:val="21"/>
          <w:lang w:bidi="ar"/>
        </w:rPr>
        <w:t>.6  文件的提供和照管</w:t>
      </w:r>
      <w:bookmarkEnd w:id="156"/>
      <w:bookmarkEnd w:id="157"/>
      <w:bookmarkEnd w:id="158"/>
      <w:bookmarkEnd w:id="159"/>
      <w:bookmarkEnd w:id="160"/>
      <w:bookmarkEnd w:id="161"/>
      <w:bookmarkEnd w:id="162"/>
    </w:p>
    <w:p w14:paraId="3AEEB55A">
      <w:pPr>
        <w:widowControl/>
        <w:adjustRightInd w:val="0"/>
        <w:snapToGrid w:val="0"/>
        <w:spacing w:after="163" w:afterLines="50" w:line="360" w:lineRule="auto"/>
        <w:ind w:firstLine="420" w:firstLineChars="200"/>
        <w:outlineLvl w:val="3"/>
        <w:rPr>
          <w:rFonts w:ascii="宋体" w:hAnsi="宋体" w:cs="宋体"/>
        </w:rPr>
      </w:pPr>
      <w:bookmarkStart w:id="163" w:name="_Ref4421991"/>
      <w:bookmarkEnd w:id="163"/>
      <w:r>
        <w:rPr>
          <w:rFonts w:hint="eastAsia" w:ascii="宋体" w:hAnsi="宋体" w:cs="宋体"/>
          <w:szCs w:val="21"/>
          <w:lang w:bidi="ar"/>
        </w:rPr>
        <w:t>1.6.1发包人文件的提供</w:t>
      </w:r>
    </w:p>
    <w:p w14:paraId="4FFD556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应按照专用合同条件约定的期限、数量和形式向承包人免费提供前期工作相关资料、环境保护、气象水文、地质条件进行工程设计、现场施工等工程实施所需的文件。因发包人未按合同约定提供文件造成工期延误的，按照第8.7.1项[因发包人原因导致工期延误]约定办理。</w:t>
      </w:r>
    </w:p>
    <w:p w14:paraId="183120EC">
      <w:pPr>
        <w:widowControl/>
        <w:adjustRightInd w:val="0"/>
        <w:snapToGrid w:val="0"/>
        <w:spacing w:after="163" w:afterLines="50" w:line="360" w:lineRule="auto"/>
        <w:ind w:firstLine="420" w:firstLineChars="200"/>
        <w:outlineLvl w:val="3"/>
        <w:rPr>
          <w:rFonts w:ascii="宋体" w:hAnsi="宋体" w:cs="宋体"/>
        </w:rPr>
      </w:pPr>
      <w:bookmarkStart w:id="164" w:name="_Ref4422317"/>
      <w:bookmarkEnd w:id="164"/>
      <w:r>
        <w:rPr>
          <w:rFonts w:hint="eastAsia" w:ascii="宋体" w:hAnsi="宋体" w:cs="宋体"/>
          <w:szCs w:val="21"/>
          <w:lang w:bidi="ar"/>
        </w:rPr>
        <w:t>1.6.2承包人文件的提供</w:t>
      </w:r>
    </w:p>
    <w:p w14:paraId="67B9781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除专用合同条件另有约定外，承包人文件应包含下列内容，并用第1.2款[语言文字]约定的语言制作：</w:t>
      </w:r>
    </w:p>
    <w:p w14:paraId="474031C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（1）《发包人要求》中规定的相关文件；</w:t>
      </w:r>
    </w:p>
    <w:p w14:paraId="6A95541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（2）满足工程相关行政审批手续所必须的应由承包人负责的相关文件；</w:t>
      </w:r>
    </w:p>
    <w:p w14:paraId="032677B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（3）第5.4款[竣工文件]与第5.5款[操作和维修手册]中要求的相关文件。</w:t>
      </w:r>
    </w:p>
    <w:p w14:paraId="1F78BB1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应按照专用合同条件约定的期限、名称、数量和形式向工程师提供应当由承包人编制的与工程设计、现场施工等工程实施有关的承包人文件。工程师对承包人文件有异议的，承包人应予以修改，并重新报送工程师。合同约定承包人文件应经审查的，工程师应在合同约定的期限内审查完毕，但工程师的审查并不减轻或免除承包人根据合同约定应当承担的责任。承包人文件的提供和审查还应遵守第5.2款[承包人文件审查]和第5.4款[竣工文件]的约定。</w:t>
      </w:r>
    </w:p>
    <w:p w14:paraId="175CEDCF">
      <w:pPr>
        <w:widowControl/>
        <w:adjustRightInd w:val="0"/>
        <w:snapToGrid w:val="0"/>
        <w:spacing w:after="163" w:afterLines="50" w:line="360" w:lineRule="auto"/>
        <w:ind w:firstLine="420" w:firstLineChars="200"/>
        <w:outlineLvl w:val="3"/>
        <w:rPr>
          <w:rFonts w:ascii="宋体" w:hAnsi="宋体" w:cs="宋体"/>
        </w:rPr>
      </w:pPr>
      <w:r>
        <w:rPr>
          <w:rFonts w:hint="eastAsia" w:ascii="宋体" w:hAnsi="宋体" w:cs="宋体"/>
          <w:szCs w:val="21"/>
          <w:lang w:bidi="ar"/>
        </w:rPr>
        <w:t>1.6.3文件错误的通知</w:t>
      </w:r>
    </w:p>
    <w:p w14:paraId="2182F2D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任何一方发现文件中存在明显的错误或疏忽，应及时通知另一方。</w:t>
      </w:r>
    </w:p>
    <w:p w14:paraId="25681EDA">
      <w:pPr>
        <w:widowControl/>
        <w:adjustRightInd w:val="0"/>
        <w:snapToGrid w:val="0"/>
        <w:spacing w:after="163" w:afterLines="50" w:line="360" w:lineRule="auto"/>
        <w:ind w:firstLine="420" w:firstLineChars="200"/>
        <w:outlineLvl w:val="3"/>
        <w:rPr>
          <w:rFonts w:ascii="宋体" w:hAnsi="宋体" w:cs="宋体"/>
        </w:rPr>
      </w:pPr>
      <w:bookmarkStart w:id="165" w:name="_Ref4678410"/>
      <w:bookmarkEnd w:id="165"/>
      <w:bookmarkStart w:id="166" w:name="_Ref11957673"/>
      <w:r>
        <w:rPr>
          <w:rFonts w:hint="eastAsia" w:ascii="宋体" w:hAnsi="宋体" w:cs="宋体"/>
          <w:szCs w:val="21"/>
          <w:lang w:bidi="ar"/>
        </w:rPr>
        <w:t>1</w:t>
      </w:r>
      <w:bookmarkEnd w:id="166"/>
      <w:r>
        <w:rPr>
          <w:rFonts w:hint="eastAsia" w:ascii="宋体" w:hAnsi="宋体" w:cs="宋体"/>
          <w:szCs w:val="21"/>
          <w:lang w:bidi="ar"/>
        </w:rPr>
        <w:t>.6.4文件的照管</w:t>
      </w:r>
    </w:p>
    <w:p w14:paraId="220D0FC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专用合同条件另有约定外，承包人应在现场保留一份合同、《发包人要求》中列出的所有文件、承包人文件、变更以及其他根据合同收发的往来信函。发包人和工程师有权在任何合理的时间查阅和使用上述所有文件。</w:t>
      </w:r>
    </w:p>
    <w:p w14:paraId="64184D27">
      <w:pPr>
        <w:widowControl/>
        <w:wordWrap w:val="0"/>
        <w:topLinePunct/>
        <w:adjustRightInd w:val="0"/>
        <w:snapToGrid w:val="0"/>
        <w:spacing w:after="163" w:afterLines="50" w:line="360" w:lineRule="auto"/>
        <w:outlineLvl w:val="2"/>
        <w:rPr>
          <w:rFonts w:ascii="宋体" w:hAnsi="宋体" w:cs="宋体"/>
        </w:rPr>
      </w:pPr>
      <w:bookmarkStart w:id="167" w:name="_Ref4415170"/>
      <w:bookmarkEnd w:id="167"/>
      <w:bookmarkStart w:id="168" w:name="_Toc20171729"/>
      <w:bookmarkStart w:id="169" w:name="_Toc51766577"/>
      <w:bookmarkStart w:id="170" w:name="_Toc12557"/>
      <w:bookmarkStart w:id="171" w:name="_Toc84930714"/>
      <w:bookmarkStart w:id="172" w:name="_Toc58860164"/>
      <w:bookmarkStart w:id="173" w:name="_Toc9153"/>
      <w:bookmarkStart w:id="174" w:name="_Toc11695"/>
      <w:bookmarkStart w:id="175" w:name="_Toc13577"/>
      <w:r>
        <w:rPr>
          <w:rFonts w:hint="eastAsia" w:ascii="宋体" w:hAnsi="宋体" w:cs="宋体"/>
          <w:szCs w:val="21"/>
          <w:lang w:bidi="ar"/>
        </w:rPr>
        <w:t>1</w:t>
      </w:r>
      <w:bookmarkEnd w:id="168"/>
      <w:r>
        <w:rPr>
          <w:rFonts w:hint="eastAsia" w:ascii="宋体" w:hAnsi="宋体" w:cs="宋体"/>
          <w:szCs w:val="21"/>
          <w:lang w:bidi="ar"/>
        </w:rPr>
        <w:t>.7  联络</w:t>
      </w:r>
      <w:bookmarkEnd w:id="169"/>
      <w:bookmarkEnd w:id="170"/>
      <w:bookmarkEnd w:id="171"/>
      <w:bookmarkEnd w:id="172"/>
      <w:bookmarkEnd w:id="173"/>
      <w:bookmarkEnd w:id="174"/>
      <w:bookmarkEnd w:id="175"/>
    </w:p>
    <w:p w14:paraId="41357352">
      <w:pPr>
        <w:widowControl/>
        <w:adjustRightInd w:val="0"/>
        <w:snapToGrid w:val="0"/>
        <w:spacing w:after="163" w:afterLines="50" w:line="360" w:lineRule="auto"/>
        <w:ind w:firstLine="420" w:firstLineChars="200"/>
        <w:outlineLvl w:val="3"/>
        <w:rPr>
          <w:rFonts w:ascii="宋体" w:hAnsi="宋体" w:cs="宋体"/>
        </w:rPr>
      </w:pPr>
      <w:r>
        <w:rPr>
          <w:rFonts w:hint="eastAsia" w:ascii="宋体" w:hAnsi="宋体" w:cs="宋体"/>
          <w:szCs w:val="21"/>
          <w:lang w:bidi="ar"/>
        </w:rPr>
        <w:t>1.7.1与合同有关的通知、批准、证明、证书、指示、指令、要求、请求、同意、意见、确定和决定等，均应采用书面形式，并应在合同约定的期限内（如无约定，应在合理期限内）通过特快专递或专人、挂号信、传真或双方商定的电子传输方式送达收件地址。</w:t>
      </w:r>
    </w:p>
    <w:p w14:paraId="75B682B5">
      <w:pPr>
        <w:widowControl/>
        <w:adjustRightInd w:val="0"/>
        <w:snapToGrid w:val="0"/>
        <w:spacing w:after="163" w:afterLines="50" w:line="360" w:lineRule="auto"/>
        <w:ind w:firstLine="420" w:firstLineChars="200"/>
        <w:outlineLvl w:val="3"/>
        <w:rPr>
          <w:rFonts w:ascii="宋体" w:hAnsi="宋体" w:cs="宋体"/>
        </w:rPr>
      </w:pPr>
      <w:bookmarkStart w:id="176" w:name="_Ref531949897"/>
      <w:bookmarkEnd w:id="176"/>
      <w:r>
        <w:rPr>
          <w:rFonts w:hint="eastAsia" w:ascii="宋体" w:hAnsi="宋体" w:cs="宋体"/>
          <w:szCs w:val="21"/>
          <w:lang w:bidi="ar"/>
        </w:rPr>
        <w:t>1.7.2发包人和承包人应在专用合同条件中约定各自的送达方式和收件地址。任何一方合同当事人指定的送达方式或收件地址发生变动的，应提前3天以书面形式通知对方。</w:t>
      </w:r>
    </w:p>
    <w:p w14:paraId="23D20B7B">
      <w:pPr>
        <w:widowControl/>
        <w:adjustRightInd w:val="0"/>
        <w:snapToGrid w:val="0"/>
        <w:spacing w:after="163" w:afterLines="50" w:line="360" w:lineRule="auto"/>
        <w:ind w:firstLine="420" w:firstLineChars="200"/>
        <w:outlineLvl w:val="3"/>
        <w:rPr>
          <w:rFonts w:ascii="宋体" w:hAnsi="宋体" w:cs="宋体"/>
        </w:rPr>
      </w:pPr>
      <w:r>
        <w:rPr>
          <w:rFonts w:hint="eastAsia" w:ascii="宋体" w:hAnsi="宋体" w:cs="宋体"/>
          <w:szCs w:val="21"/>
          <w:lang w:bidi="ar"/>
        </w:rPr>
        <w:t>1.7.3发包人和承包人应当及时签收另一方通过约定的送达方式送达至收件地址的来往文件。拒不签收的，由此增加的费用和（或）延误的工期由拒绝接收一方承担。</w:t>
      </w:r>
    </w:p>
    <w:p w14:paraId="58483DB2">
      <w:pPr>
        <w:widowControl/>
        <w:adjustRightInd w:val="0"/>
        <w:snapToGrid w:val="0"/>
        <w:spacing w:after="163" w:afterLines="50" w:line="360" w:lineRule="auto"/>
        <w:ind w:firstLine="420" w:firstLineChars="200"/>
        <w:outlineLvl w:val="3"/>
        <w:rPr>
          <w:rFonts w:ascii="宋体" w:hAnsi="宋体" w:cs="宋体"/>
        </w:rPr>
      </w:pPr>
      <w:r>
        <w:rPr>
          <w:rFonts w:hint="eastAsia" w:ascii="宋体" w:hAnsi="宋体" w:cs="宋体"/>
          <w:szCs w:val="21"/>
          <w:lang w:bidi="ar"/>
        </w:rPr>
        <w:t>1.7.4对于工程师向承包人发出的任何通知，均应以书面形式由工程师或其代表签认后送交承包人实施，并抄送发包人；对于合同一方向另一方发出的任何通知，均应抄送工程师。对于由工程师审查后报发包人批准的事项，应由工程师向承包人出具经发包人签认的批准文件。</w:t>
      </w:r>
    </w:p>
    <w:p w14:paraId="0D307098">
      <w:pPr>
        <w:widowControl/>
        <w:wordWrap w:val="0"/>
        <w:topLinePunct/>
        <w:adjustRightInd w:val="0"/>
        <w:snapToGrid w:val="0"/>
        <w:spacing w:after="163" w:afterLines="50" w:line="360" w:lineRule="auto"/>
        <w:outlineLvl w:val="2"/>
        <w:rPr>
          <w:rFonts w:ascii="宋体" w:hAnsi="宋体" w:cs="宋体"/>
        </w:rPr>
      </w:pPr>
      <w:bookmarkStart w:id="177" w:name="_Toc20171730"/>
      <w:bookmarkEnd w:id="177"/>
      <w:bookmarkStart w:id="178" w:name="_Toc29784"/>
      <w:bookmarkStart w:id="179" w:name="_Toc51766578"/>
      <w:bookmarkStart w:id="180" w:name="_Toc20465"/>
      <w:bookmarkStart w:id="181" w:name="_Toc58860165"/>
      <w:bookmarkStart w:id="182" w:name="_Toc84930715"/>
      <w:bookmarkStart w:id="183" w:name="_Toc25797"/>
      <w:bookmarkStart w:id="184" w:name="_Toc24948"/>
      <w:r>
        <w:rPr>
          <w:rFonts w:hint="eastAsia" w:ascii="宋体" w:hAnsi="宋体" w:cs="宋体"/>
          <w:szCs w:val="21"/>
          <w:lang w:bidi="ar"/>
        </w:rPr>
        <w:t>1.8  严禁贿赂</w:t>
      </w:r>
      <w:bookmarkEnd w:id="178"/>
      <w:bookmarkEnd w:id="179"/>
      <w:bookmarkEnd w:id="180"/>
      <w:bookmarkEnd w:id="181"/>
      <w:bookmarkEnd w:id="182"/>
      <w:bookmarkEnd w:id="183"/>
      <w:bookmarkEnd w:id="184"/>
    </w:p>
    <w:p w14:paraId="73BD7EC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合同当事人不得以贿赂或变相贿赂的方式，谋取非法利益或损害对方权益。因一方合同当事人的贿赂造成对方损失的，应赔偿损失，并承担相应的法律责任。</w:t>
      </w:r>
    </w:p>
    <w:p w14:paraId="1847B85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承包人不得与工程师或发包人聘请的第三方串通损害发包人利益。未经发包人书面同意，承包人不得为工程师提供合同约定以外的通讯设备、交通工具及其他任何形式的利益，不得向工程师支付报酬。</w:t>
      </w:r>
    </w:p>
    <w:p w14:paraId="3367AA8C">
      <w:pPr>
        <w:widowControl/>
        <w:wordWrap w:val="0"/>
        <w:topLinePunct/>
        <w:adjustRightInd w:val="0"/>
        <w:snapToGrid w:val="0"/>
        <w:spacing w:after="163" w:afterLines="50" w:line="360" w:lineRule="auto"/>
        <w:outlineLvl w:val="2"/>
        <w:rPr>
          <w:rFonts w:ascii="宋体" w:hAnsi="宋体" w:cs="宋体"/>
        </w:rPr>
      </w:pPr>
      <w:bookmarkStart w:id="185" w:name="_Toc20171731"/>
      <w:bookmarkEnd w:id="185"/>
      <w:bookmarkStart w:id="186" w:name="_Toc51766579"/>
      <w:bookmarkStart w:id="187" w:name="_Toc12802"/>
      <w:bookmarkStart w:id="188" w:name="_Toc28524"/>
      <w:bookmarkStart w:id="189" w:name="_Toc11840"/>
      <w:bookmarkStart w:id="190" w:name="_Toc84930716"/>
      <w:bookmarkStart w:id="191" w:name="_Toc7748"/>
      <w:bookmarkStart w:id="192" w:name="_Toc58860166"/>
      <w:r>
        <w:rPr>
          <w:rFonts w:hint="eastAsia" w:ascii="宋体" w:hAnsi="宋体" w:cs="宋体"/>
          <w:szCs w:val="21"/>
          <w:lang w:bidi="ar"/>
        </w:rPr>
        <w:t>1.9  化石、文物</w:t>
      </w:r>
      <w:bookmarkEnd w:id="186"/>
      <w:bookmarkEnd w:id="187"/>
      <w:bookmarkEnd w:id="188"/>
      <w:bookmarkEnd w:id="189"/>
      <w:bookmarkEnd w:id="190"/>
      <w:bookmarkEnd w:id="191"/>
      <w:bookmarkEnd w:id="192"/>
    </w:p>
    <w:p w14:paraId="25541E2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在施工现场发掘的所有文物、古迹以及具有地质研究或考古价值的其他遗迹、化石、钱币或物品属于国家所有。一旦发现上述文物，承包人应采取合理有效的保护措施，防止任何人员移动或损坏上述物品，并立即报告有关政府行政管理部门，同时通知工程师。</w:t>
      </w:r>
    </w:p>
    <w:p w14:paraId="46BADE5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发包人、工程师和承包人应按有关政府行政管理部门要求采取妥善的保护措施，由此增加的费用和（或）延误的工期由发包人承担。</w:t>
      </w:r>
    </w:p>
    <w:p w14:paraId="0CBBF4E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承包人发现文物后不及时报告或隐瞒不报，致使文物丢失或损坏的，应赔偿损失，并承担相应的法律责任。</w:t>
      </w:r>
    </w:p>
    <w:p w14:paraId="197E8ACC">
      <w:pPr>
        <w:widowControl/>
        <w:wordWrap w:val="0"/>
        <w:topLinePunct/>
        <w:adjustRightInd w:val="0"/>
        <w:snapToGrid w:val="0"/>
        <w:spacing w:after="163" w:afterLines="50" w:line="360" w:lineRule="auto"/>
        <w:outlineLvl w:val="2"/>
        <w:rPr>
          <w:rFonts w:ascii="宋体" w:hAnsi="宋体" w:cs="宋体"/>
        </w:rPr>
      </w:pPr>
      <w:bookmarkStart w:id="193" w:name="_Ref531949855"/>
      <w:bookmarkEnd w:id="193"/>
      <w:bookmarkStart w:id="194" w:name="_Ref531949766"/>
      <w:bookmarkEnd w:id="194"/>
      <w:bookmarkStart w:id="195" w:name="_Ref531949826"/>
      <w:bookmarkEnd w:id="195"/>
      <w:bookmarkStart w:id="196" w:name="_Ref531949770"/>
      <w:bookmarkEnd w:id="196"/>
      <w:bookmarkStart w:id="197" w:name="_Toc20171732"/>
      <w:bookmarkEnd w:id="197"/>
      <w:bookmarkStart w:id="198" w:name="_Ref4423426"/>
      <w:bookmarkEnd w:id="198"/>
      <w:bookmarkStart w:id="199" w:name="_Ref531949841"/>
      <w:bookmarkStart w:id="200" w:name="_Toc23840"/>
      <w:bookmarkStart w:id="201" w:name="_Toc51766580"/>
      <w:bookmarkStart w:id="202" w:name="_Toc22949"/>
      <w:bookmarkStart w:id="203" w:name="_Toc31658"/>
      <w:bookmarkStart w:id="204" w:name="_Toc58860167"/>
      <w:bookmarkStart w:id="205" w:name="_Toc21125"/>
      <w:bookmarkStart w:id="206" w:name="_Toc84930717"/>
      <w:r>
        <w:rPr>
          <w:rFonts w:hint="eastAsia" w:ascii="宋体" w:hAnsi="宋体" w:cs="宋体"/>
          <w:szCs w:val="21"/>
          <w:lang w:bidi="ar"/>
        </w:rPr>
        <w:t>1</w:t>
      </w:r>
      <w:bookmarkEnd w:id="199"/>
      <w:r>
        <w:rPr>
          <w:rFonts w:hint="eastAsia" w:ascii="宋体" w:hAnsi="宋体" w:cs="宋体"/>
          <w:szCs w:val="21"/>
          <w:lang w:bidi="ar"/>
        </w:rPr>
        <w:t>.10  知识产权</w:t>
      </w:r>
      <w:bookmarkEnd w:id="200"/>
      <w:bookmarkEnd w:id="201"/>
      <w:bookmarkEnd w:id="202"/>
      <w:bookmarkEnd w:id="203"/>
      <w:bookmarkEnd w:id="204"/>
      <w:bookmarkEnd w:id="205"/>
      <w:bookmarkEnd w:id="206"/>
      <w:r>
        <w:rPr>
          <w:rFonts w:hint="eastAsia" w:ascii="宋体" w:hAnsi="宋体" w:cs="宋体"/>
          <w:szCs w:val="21"/>
          <w:lang w:bidi="ar"/>
        </w:rPr>
        <w:t xml:space="preserve"> </w:t>
      </w:r>
    </w:p>
    <w:p w14:paraId="397B257A">
      <w:pPr>
        <w:widowControl/>
        <w:adjustRightInd w:val="0"/>
        <w:snapToGrid w:val="0"/>
        <w:spacing w:after="163" w:afterLines="50" w:line="360" w:lineRule="auto"/>
        <w:ind w:firstLine="420" w:firstLineChars="200"/>
        <w:outlineLvl w:val="3"/>
        <w:rPr>
          <w:rFonts w:ascii="宋体" w:hAnsi="宋体" w:cs="宋体"/>
        </w:rPr>
      </w:pPr>
      <w:bookmarkStart w:id="207" w:name="_Ref4423563"/>
      <w:bookmarkEnd w:id="207"/>
      <w:r>
        <w:rPr>
          <w:rFonts w:hint="eastAsia" w:ascii="宋体" w:hAnsi="宋体" w:cs="宋体"/>
          <w:szCs w:val="21"/>
          <w:lang w:bidi="ar"/>
        </w:rPr>
        <w:t>1.10.1除专用合同条件另有约定外，由发包人（或以发包人名义）编制的《发包人要求》和其他文件，就合同当事人之间而言，其著作权和其他知识产权应归发包人所有。承包人可以为实现合同目的而复制、使用此类文件，但不能用于与合同无关的其他事项。未经发包人书面同意，承包人不得为了合同以外的目的而复制、使用上述文件或将之提供给任何第三方。</w:t>
      </w:r>
    </w:p>
    <w:p w14:paraId="30CC2030">
      <w:pPr>
        <w:widowControl/>
        <w:adjustRightInd w:val="0"/>
        <w:snapToGrid w:val="0"/>
        <w:spacing w:after="163" w:afterLines="50" w:line="360" w:lineRule="auto"/>
        <w:ind w:firstLine="420" w:firstLineChars="200"/>
        <w:outlineLvl w:val="3"/>
        <w:rPr>
          <w:rFonts w:ascii="宋体" w:hAnsi="宋体" w:cs="宋体"/>
        </w:rPr>
      </w:pPr>
      <w:bookmarkStart w:id="208" w:name="_Ref4423604"/>
      <w:bookmarkEnd w:id="208"/>
      <w:r>
        <w:rPr>
          <w:rFonts w:hint="eastAsia" w:ascii="宋体" w:hAnsi="宋体" w:cs="宋体"/>
          <w:szCs w:val="21"/>
          <w:lang w:bidi="ar"/>
        </w:rPr>
        <w:t>1.10.2除专用合同条件另有约定外，由承包人（或以承包人名义）为实施工程所编制的文件、承包人完成的设计工作成果和建造完成的建筑物，就合同当事人之间而言，其著作权和其他知识产权应归承包人享有。发包人可因实施工程的运行、调试、维修、改造等目的而复制、使用此类文件，但不能用于与合同无关的其他事项。未经承包人书面同意，发包人不得为了合同以外的目的而复制、使用上述文件或将之提供给任何第三方。</w:t>
      </w:r>
    </w:p>
    <w:p w14:paraId="06BE3775">
      <w:pPr>
        <w:widowControl/>
        <w:adjustRightInd w:val="0"/>
        <w:snapToGrid w:val="0"/>
        <w:spacing w:after="163" w:afterLines="50" w:line="360" w:lineRule="auto"/>
        <w:ind w:firstLine="420" w:firstLineChars="200"/>
        <w:outlineLvl w:val="3"/>
        <w:rPr>
          <w:rFonts w:ascii="宋体" w:hAnsi="宋体" w:cs="宋体"/>
        </w:rPr>
      </w:pPr>
      <w:r>
        <w:rPr>
          <w:rFonts w:hint="eastAsia" w:ascii="宋体" w:hAnsi="宋体" w:cs="宋体"/>
          <w:szCs w:val="21"/>
          <w:lang w:bidi="ar"/>
        </w:rPr>
        <w:t>1.10.3合同当事人保证在履行合同过程中不侵犯对方及第三方的知识产权。承包人在工程设计、使用材料、施工设备、工程设备或采用施工工艺时，因侵犯他人的专利权或其他知识产权所引起的责任，由承包人承担；因发包人提供的材料、施工设备、工程设备或施工工艺导致侵权的，由发包人承担责任。</w:t>
      </w:r>
    </w:p>
    <w:p w14:paraId="0B0113CB">
      <w:pPr>
        <w:widowControl/>
        <w:adjustRightInd w:val="0"/>
        <w:snapToGrid w:val="0"/>
        <w:spacing w:after="163" w:afterLines="50" w:line="360" w:lineRule="auto"/>
        <w:ind w:firstLine="420" w:firstLineChars="200"/>
        <w:outlineLvl w:val="3"/>
        <w:rPr>
          <w:rFonts w:ascii="宋体" w:hAnsi="宋体" w:cs="宋体"/>
        </w:rPr>
      </w:pPr>
      <w:bookmarkStart w:id="209" w:name="_Ref4423695"/>
      <w:bookmarkEnd w:id="209"/>
      <w:r>
        <w:rPr>
          <w:rFonts w:hint="eastAsia" w:ascii="宋体" w:hAnsi="宋体" w:cs="宋体"/>
          <w:szCs w:val="21"/>
          <w:lang w:bidi="ar"/>
        </w:rPr>
        <w:t>1.10.4除专用合同条件另有约定外，承包人在投标文件中采用的专利、专有技术、商业软件、技术秘密的使用费已包含在签约合同价中。</w:t>
      </w:r>
    </w:p>
    <w:p w14:paraId="626A6A00">
      <w:pPr>
        <w:widowControl/>
        <w:adjustRightInd w:val="0"/>
        <w:snapToGrid w:val="0"/>
        <w:spacing w:after="163" w:afterLines="50" w:line="360" w:lineRule="auto"/>
        <w:ind w:firstLine="420" w:firstLineChars="200"/>
        <w:outlineLvl w:val="3"/>
        <w:rPr>
          <w:rFonts w:ascii="宋体" w:hAnsi="宋体" w:cs="宋体"/>
        </w:rPr>
      </w:pPr>
      <w:r>
        <w:rPr>
          <w:rFonts w:hint="eastAsia" w:ascii="宋体" w:hAnsi="宋体" w:cs="宋体"/>
          <w:szCs w:val="21"/>
          <w:lang w:bidi="ar"/>
        </w:rPr>
        <w:t>1.10.5合同当事人可就本合同涉及的合同一方、或合同双方（含一方或双方相关的专利商或第三方设计单位)的技术专利、建筑设计方案、专有技术、设计文件著作权等知识产权，订立知识产权及保密协议，作为本合同的组成部分。</w:t>
      </w:r>
    </w:p>
    <w:p w14:paraId="4A0D24D0">
      <w:pPr>
        <w:widowControl/>
        <w:wordWrap w:val="0"/>
        <w:topLinePunct/>
        <w:adjustRightInd w:val="0"/>
        <w:snapToGrid w:val="0"/>
        <w:spacing w:after="163" w:afterLines="50" w:line="360" w:lineRule="auto"/>
        <w:outlineLvl w:val="2"/>
        <w:rPr>
          <w:rFonts w:ascii="宋体" w:hAnsi="宋体" w:cs="宋体"/>
        </w:rPr>
      </w:pPr>
      <w:bookmarkStart w:id="210" w:name="_Ref4423873"/>
      <w:bookmarkEnd w:id="210"/>
      <w:bookmarkStart w:id="211" w:name="_Ref4423898"/>
      <w:bookmarkEnd w:id="211"/>
      <w:bookmarkStart w:id="212" w:name="_Toc20171733"/>
      <w:bookmarkStart w:id="213" w:name="_Toc24212"/>
      <w:bookmarkStart w:id="214" w:name="_Toc51766581"/>
      <w:bookmarkStart w:id="215" w:name="_Toc6051"/>
      <w:bookmarkStart w:id="216" w:name="_Toc58860168"/>
      <w:bookmarkStart w:id="217" w:name="_Toc20020"/>
      <w:bookmarkStart w:id="218" w:name="_Toc84930718"/>
      <w:bookmarkStart w:id="219" w:name="_Toc13316"/>
      <w:r>
        <w:rPr>
          <w:rFonts w:hint="eastAsia" w:ascii="宋体" w:hAnsi="宋体" w:cs="宋体"/>
          <w:szCs w:val="21"/>
          <w:lang w:bidi="ar"/>
        </w:rPr>
        <w:t xml:space="preserve">1.11  </w:t>
      </w:r>
      <w:bookmarkEnd w:id="212"/>
      <w:r>
        <w:rPr>
          <w:rFonts w:hint="eastAsia" w:ascii="宋体" w:hAnsi="宋体" w:cs="宋体"/>
          <w:szCs w:val="21"/>
          <w:lang w:bidi="ar"/>
        </w:rPr>
        <w:t>保密</w:t>
      </w:r>
      <w:bookmarkEnd w:id="213"/>
      <w:bookmarkEnd w:id="214"/>
      <w:bookmarkEnd w:id="215"/>
      <w:bookmarkEnd w:id="216"/>
      <w:bookmarkEnd w:id="217"/>
      <w:bookmarkEnd w:id="218"/>
      <w:bookmarkEnd w:id="219"/>
    </w:p>
    <w:p w14:paraId="5CE4EE5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合同当事人一方对在订立和履行合同过程中知悉的另一方的商业秘密、技术秘密，以及任何一方明确要求保密的其它信息，负有保密责任。</w:t>
      </w:r>
    </w:p>
    <w:p w14:paraId="28A2043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除法律规定或合同另有约定外，未经对方同意，任何一方当事人不得将对方提供的文件、技术秘密以及声明需要保密的资料信息等商业秘密泄露给第三方或者用于本合同以外的目的。</w:t>
      </w:r>
    </w:p>
    <w:p w14:paraId="72C5E5E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一方泄露或者在本合同以外使用该商业秘密、技术秘密等保密信息给另一方造成损失的，应承担损害赔偿责任。当事人为履行合同所需要的信息，另一方应予以提供。当事人认为必要时，可订立保密协议，作为合同附件。</w:t>
      </w:r>
    </w:p>
    <w:p w14:paraId="5A9976F4">
      <w:pPr>
        <w:widowControl/>
        <w:wordWrap w:val="0"/>
        <w:topLinePunct/>
        <w:adjustRightInd w:val="0"/>
        <w:snapToGrid w:val="0"/>
        <w:spacing w:after="163" w:afterLines="50" w:line="360" w:lineRule="auto"/>
        <w:outlineLvl w:val="2"/>
        <w:rPr>
          <w:rFonts w:ascii="宋体" w:hAnsi="宋体" w:cs="宋体"/>
        </w:rPr>
      </w:pPr>
      <w:bookmarkStart w:id="220" w:name="_Ref532336812"/>
      <w:bookmarkEnd w:id="220"/>
      <w:bookmarkStart w:id="221" w:name="_Toc20171734"/>
      <w:bookmarkStart w:id="222" w:name="_Toc31924"/>
      <w:bookmarkStart w:id="223" w:name="_Toc25330"/>
      <w:bookmarkStart w:id="224" w:name="_Toc6018"/>
      <w:bookmarkStart w:id="225" w:name="_Toc2004"/>
      <w:bookmarkStart w:id="226" w:name="_Toc84930719"/>
      <w:bookmarkStart w:id="227" w:name="_Toc58860169"/>
      <w:bookmarkStart w:id="228" w:name="_Toc51766582"/>
      <w:r>
        <w:rPr>
          <w:rFonts w:hint="eastAsia" w:ascii="宋体" w:hAnsi="宋体" w:cs="宋体"/>
          <w:szCs w:val="21"/>
          <w:lang w:bidi="ar"/>
        </w:rPr>
        <w:t>1</w:t>
      </w:r>
      <w:bookmarkEnd w:id="221"/>
      <w:r>
        <w:rPr>
          <w:rFonts w:hint="eastAsia" w:ascii="宋体" w:hAnsi="宋体" w:cs="宋体"/>
          <w:szCs w:val="21"/>
          <w:lang w:bidi="ar"/>
        </w:rPr>
        <w:t>.12  《发包人要求》和基础资料中的错误</w:t>
      </w:r>
      <w:bookmarkEnd w:id="222"/>
      <w:bookmarkEnd w:id="223"/>
      <w:bookmarkEnd w:id="224"/>
      <w:bookmarkEnd w:id="225"/>
      <w:bookmarkEnd w:id="226"/>
      <w:bookmarkEnd w:id="227"/>
      <w:bookmarkEnd w:id="228"/>
    </w:p>
    <w:p w14:paraId="601925CA">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承包人应尽早认真阅读、复核《发包人要求》以及其提供的基础资料，发现错误的，应及时书面通知发包人补正。发包人作相应修改的，按照第13条[变更与调整]的约定处理。</w:t>
      </w:r>
    </w:p>
    <w:p w14:paraId="50AAA07B">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《发包人要求》或其提供的基础资料中的错误导致承包人增加费用和（或）工期延误的，发包人应承担由此增加的费用和（或）工期延误，并向承包人支付合理利润。</w:t>
      </w:r>
    </w:p>
    <w:p w14:paraId="334123AE">
      <w:pPr>
        <w:widowControl/>
        <w:wordWrap w:val="0"/>
        <w:topLinePunct/>
        <w:adjustRightInd w:val="0"/>
        <w:snapToGrid w:val="0"/>
        <w:spacing w:after="163" w:afterLines="50" w:line="360" w:lineRule="auto"/>
        <w:outlineLvl w:val="2"/>
        <w:rPr>
          <w:rFonts w:ascii="宋体" w:hAnsi="宋体" w:cs="宋体"/>
        </w:rPr>
      </w:pPr>
      <w:bookmarkStart w:id="229" w:name="_Toc20171735"/>
      <w:bookmarkEnd w:id="229"/>
      <w:bookmarkStart w:id="230" w:name="_Ref531949937"/>
      <w:bookmarkEnd w:id="230"/>
      <w:bookmarkStart w:id="231" w:name="_Ref531949933"/>
      <w:bookmarkStart w:id="232" w:name="_Toc51766583"/>
      <w:bookmarkStart w:id="233" w:name="_Toc58860170"/>
      <w:bookmarkStart w:id="234" w:name="_Toc23034"/>
      <w:bookmarkStart w:id="235" w:name="_Toc4532"/>
      <w:bookmarkStart w:id="236" w:name="_Toc8678"/>
      <w:bookmarkStart w:id="237" w:name="_Toc84930720"/>
      <w:bookmarkStart w:id="238" w:name="_Toc6982"/>
      <w:r>
        <w:rPr>
          <w:rFonts w:hint="eastAsia" w:ascii="宋体" w:hAnsi="宋体" w:cs="宋体"/>
          <w:szCs w:val="21"/>
          <w:lang w:bidi="ar"/>
        </w:rPr>
        <w:t>1</w:t>
      </w:r>
      <w:bookmarkEnd w:id="231"/>
      <w:r>
        <w:rPr>
          <w:rFonts w:hint="eastAsia" w:ascii="宋体" w:hAnsi="宋体" w:cs="宋体"/>
          <w:szCs w:val="21"/>
          <w:lang w:bidi="ar"/>
        </w:rPr>
        <w:t>.13  责任限制</w:t>
      </w:r>
      <w:bookmarkEnd w:id="232"/>
      <w:bookmarkEnd w:id="233"/>
      <w:bookmarkEnd w:id="234"/>
      <w:bookmarkEnd w:id="235"/>
      <w:bookmarkEnd w:id="236"/>
      <w:bookmarkEnd w:id="237"/>
      <w:bookmarkEnd w:id="238"/>
    </w:p>
    <w:p w14:paraId="31417E6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对发包人的赔偿责任不应超过专用合同条件约定的赔偿最高限额。若专用合同条件未约定，则承包人对发包人的赔偿责任不应超过签约合同价。但对于因欺诈、犯罪、故意、重大过失、人身伤害等不当行为造成的损失，赔偿的责任限度不受上述最高限额的限制。</w:t>
      </w:r>
    </w:p>
    <w:p w14:paraId="7D47D7FB">
      <w:pPr>
        <w:widowControl/>
        <w:wordWrap w:val="0"/>
        <w:topLinePunct/>
        <w:adjustRightInd w:val="0"/>
        <w:snapToGrid w:val="0"/>
        <w:spacing w:after="163" w:afterLines="50" w:line="360" w:lineRule="auto"/>
        <w:outlineLvl w:val="2"/>
        <w:rPr>
          <w:rFonts w:ascii="宋体" w:hAnsi="宋体" w:cs="宋体"/>
        </w:rPr>
      </w:pPr>
      <w:bookmarkStart w:id="239" w:name="_Toc32272"/>
      <w:bookmarkStart w:id="240" w:name="_Toc8652"/>
      <w:bookmarkStart w:id="241" w:name="_Toc51766584"/>
      <w:bookmarkStart w:id="242" w:name="_Toc19848"/>
      <w:bookmarkStart w:id="243" w:name="_Toc25550"/>
      <w:bookmarkStart w:id="244" w:name="_Toc84930721"/>
      <w:bookmarkStart w:id="245" w:name="_Toc58860171"/>
      <w:r>
        <w:rPr>
          <w:rFonts w:hint="eastAsia" w:ascii="宋体" w:hAnsi="宋体" w:cs="宋体"/>
          <w:szCs w:val="21"/>
          <w:lang w:bidi="ar"/>
        </w:rPr>
        <w:t>1.14  建筑信息模型技术的应用</w:t>
      </w:r>
      <w:bookmarkEnd w:id="239"/>
      <w:bookmarkEnd w:id="240"/>
      <w:bookmarkEnd w:id="241"/>
      <w:bookmarkEnd w:id="242"/>
      <w:bookmarkEnd w:id="243"/>
      <w:bookmarkEnd w:id="244"/>
      <w:bookmarkEnd w:id="245"/>
    </w:p>
    <w:p w14:paraId="44E39522">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如果项目中拟采用建筑信息模型技术，合同双方应遵守国家现行相关标准的规定，并符合项目所在地的相关地方标准或指南。合同双方应在专用合同条件中就建筑信息模型的开发、使用、存储、传输、交付及费用等相关内容进行约定。除专用合同条件另有约定外，承包人应负责与本项目中其他使用方协商。</w:t>
      </w:r>
    </w:p>
    <w:p w14:paraId="5A0AB256">
      <w:pPr>
        <w:widowControl/>
        <w:adjustRightInd w:val="0"/>
        <w:snapToGrid w:val="0"/>
        <w:spacing w:after="163" w:afterLines="50" w:line="360" w:lineRule="auto"/>
        <w:outlineLvl w:val="1"/>
        <w:rPr>
          <w:rFonts w:ascii="宋体" w:hAnsi="宋体" w:cs="宋体"/>
          <w:kern w:val="0"/>
        </w:rPr>
      </w:pPr>
      <w:bookmarkStart w:id="246" w:name="_Toc20171736"/>
      <w:bookmarkEnd w:id="246"/>
      <w:bookmarkStart w:id="247" w:name="_Ref4796511"/>
      <w:bookmarkStart w:id="248" w:name="_Toc27071"/>
      <w:bookmarkStart w:id="249" w:name="_Toc16144"/>
      <w:r>
        <w:rPr>
          <w:rFonts w:hint="eastAsia" w:ascii="宋体" w:hAnsi="宋体" w:cs="宋体"/>
          <w:kern w:val="0"/>
          <w:szCs w:val="21"/>
          <w:lang w:bidi="ar"/>
        </w:rPr>
        <w:t xml:space="preserve">第2条 </w:t>
      </w:r>
      <w:bookmarkEnd w:id="247"/>
      <w:r>
        <w:rPr>
          <w:rFonts w:hint="eastAsia" w:ascii="宋体" w:hAnsi="宋体" w:cs="宋体"/>
          <w:kern w:val="0"/>
          <w:szCs w:val="21"/>
          <w:lang w:bidi="ar"/>
        </w:rPr>
        <w:t xml:space="preserve"> 发包人</w:t>
      </w:r>
      <w:bookmarkEnd w:id="248"/>
      <w:bookmarkEnd w:id="249"/>
      <w:bookmarkStart w:id="250" w:name="_Toc20171737"/>
      <w:bookmarkEnd w:id="250"/>
    </w:p>
    <w:p w14:paraId="6E745C80">
      <w:pPr>
        <w:widowControl/>
        <w:wordWrap w:val="0"/>
        <w:topLinePunct/>
        <w:adjustRightInd w:val="0"/>
        <w:snapToGrid w:val="0"/>
        <w:spacing w:after="163" w:afterLines="50" w:line="360" w:lineRule="auto"/>
        <w:outlineLvl w:val="1"/>
        <w:rPr>
          <w:rFonts w:ascii="宋体" w:hAnsi="宋体" w:cs="宋体"/>
          <w:kern w:val="0"/>
        </w:rPr>
      </w:pPr>
      <w:bookmarkStart w:id="251" w:name="_Toc3999"/>
      <w:bookmarkStart w:id="252" w:name="_Toc51766586"/>
      <w:bookmarkStart w:id="253" w:name="_Toc32045"/>
      <w:bookmarkStart w:id="254" w:name="_Toc3169"/>
      <w:bookmarkStart w:id="255" w:name="_Toc84930723"/>
      <w:bookmarkStart w:id="256" w:name="_Toc58860173"/>
      <w:bookmarkStart w:id="257" w:name="_Toc19402"/>
      <w:r>
        <w:rPr>
          <w:rFonts w:hint="eastAsia" w:ascii="宋体" w:hAnsi="宋体" w:cs="宋体"/>
          <w:kern w:val="0"/>
          <w:szCs w:val="21"/>
          <w:lang w:bidi="ar"/>
        </w:rPr>
        <w:t>2.1  遵守法律</w:t>
      </w:r>
      <w:bookmarkEnd w:id="251"/>
      <w:bookmarkEnd w:id="252"/>
      <w:bookmarkEnd w:id="253"/>
      <w:bookmarkEnd w:id="254"/>
      <w:bookmarkEnd w:id="255"/>
      <w:bookmarkEnd w:id="256"/>
      <w:bookmarkEnd w:id="257"/>
    </w:p>
    <w:p w14:paraId="6107D18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在履行合同过程中应遵守法律，并承担因发包人违反法律给承包人造成的任何费用和损失。发包人不得以任何理由，要求承包人在工程实施过程中违反法律、行政法规以及建设工程质量、安全、环保标准，任意压缩合理工期或者降低工程质量。</w:t>
      </w:r>
    </w:p>
    <w:p w14:paraId="36E31C19">
      <w:pPr>
        <w:widowControl/>
        <w:wordWrap w:val="0"/>
        <w:topLinePunct/>
        <w:adjustRightInd w:val="0"/>
        <w:snapToGrid w:val="0"/>
        <w:spacing w:after="163" w:afterLines="50" w:line="360" w:lineRule="auto"/>
        <w:outlineLvl w:val="1"/>
        <w:rPr>
          <w:rFonts w:ascii="宋体" w:hAnsi="宋体" w:cs="宋体"/>
          <w:kern w:val="0"/>
        </w:rPr>
      </w:pPr>
      <w:bookmarkStart w:id="258" w:name="_Toc20171738"/>
      <w:bookmarkEnd w:id="258"/>
      <w:bookmarkStart w:id="259" w:name="_Ref11917977"/>
      <w:bookmarkEnd w:id="259"/>
      <w:bookmarkStart w:id="260" w:name="_Ref11917995"/>
      <w:bookmarkStart w:id="261" w:name="_Toc22419"/>
      <w:bookmarkStart w:id="262" w:name="_Toc51766587"/>
      <w:bookmarkStart w:id="263" w:name="_Toc26344"/>
      <w:bookmarkStart w:id="264" w:name="_Toc84930724"/>
      <w:bookmarkStart w:id="265" w:name="_Toc8155"/>
      <w:bookmarkStart w:id="266" w:name="_Toc58860174"/>
      <w:bookmarkStart w:id="267" w:name="_Toc16167"/>
      <w:r>
        <w:rPr>
          <w:rFonts w:hint="eastAsia" w:ascii="宋体" w:hAnsi="宋体" w:cs="宋体"/>
          <w:kern w:val="0"/>
          <w:szCs w:val="21"/>
          <w:lang w:bidi="ar"/>
        </w:rPr>
        <w:t>2</w:t>
      </w:r>
      <w:bookmarkEnd w:id="260"/>
      <w:r>
        <w:rPr>
          <w:rFonts w:hint="eastAsia" w:ascii="宋体" w:hAnsi="宋体" w:cs="宋体"/>
          <w:kern w:val="0"/>
          <w:szCs w:val="21"/>
          <w:lang w:bidi="ar"/>
        </w:rPr>
        <w:t>.2  提供施工现场和工作条件</w:t>
      </w:r>
      <w:bookmarkEnd w:id="261"/>
      <w:bookmarkEnd w:id="262"/>
      <w:bookmarkEnd w:id="263"/>
      <w:bookmarkEnd w:id="264"/>
      <w:bookmarkEnd w:id="265"/>
      <w:bookmarkEnd w:id="266"/>
      <w:bookmarkEnd w:id="267"/>
    </w:p>
    <w:p w14:paraId="0D6EAB8A">
      <w:pPr>
        <w:widowControl/>
        <w:numPr>
          <w:ilvl w:val="0"/>
          <w:numId w:val="1"/>
        </w:numPr>
        <w:wordWrap w:val="0"/>
        <w:topLinePunct/>
        <w:adjustRightInd w:val="0"/>
        <w:snapToGrid w:val="0"/>
        <w:spacing w:after="163" w:afterLines="50" w:line="360" w:lineRule="auto"/>
        <w:ind w:firstLine="422" w:firstLineChars="200"/>
        <w:outlineLvl w:val="2"/>
        <w:rPr>
          <w:rFonts w:ascii="宋体" w:hAnsi="宋体" w:cs="宋体"/>
          <w:b/>
          <w:vanish/>
        </w:rPr>
      </w:pPr>
      <w:bookmarkStart w:id="268" w:name="_Toc2583"/>
      <w:bookmarkEnd w:id="268"/>
      <w:bookmarkStart w:id="269" w:name="_Ref531950085"/>
      <w:bookmarkEnd w:id="269"/>
      <w:bookmarkStart w:id="270" w:name="_Toc84930725"/>
      <w:bookmarkEnd w:id="270"/>
      <w:bookmarkStart w:id="271" w:name="_Toc11090"/>
      <w:bookmarkEnd w:id="271"/>
      <w:bookmarkStart w:id="272" w:name="_Toc58860175"/>
      <w:bookmarkEnd w:id="272"/>
      <w:bookmarkStart w:id="273" w:name="_Toc51766588"/>
      <w:bookmarkEnd w:id="273"/>
    </w:p>
    <w:p w14:paraId="0FC5C64B">
      <w:pPr>
        <w:widowControl/>
        <w:numPr>
          <w:ilvl w:val="1"/>
          <w:numId w:val="1"/>
        </w:numPr>
        <w:wordWrap w:val="0"/>
        <w:topLinePunct/>
        <w:adjustRightInd w:val="0"/>
        <w:snapToGrid w:val="0"/>
        <w:spacing w:after="163" w:afterLines="50" w:line="360" w:lineRule="auto"/>
        <w:ind w:firstLine="422" w:firstLineChars="200"/>
        <w:outlineLvl w:val="2"/>
        <w:rPr>
          <w:rFonts w:ascii="宋体" w:hAnsi="宋体" w:cs="宋体"/>
          <w:b/>
          <w:vanish/>
        </w:rPr>
      </w:pPr>
      <w:bookmarkStart w:id="274" w:name="_Toc21955"/>
      <w:bookmarkEnd w:id="274"/>
      <w:bookmarkStart w:id="275" w:name="_Toc84930726"/>
      <w:bookmarkEnd w:id="275"/>
      <w:bookmarkStart w:id="276" w:name="_Toc51766589"/>
      <w:bookmarkEnd w:id="276"/>
      <w:bookmarkStart w:id="277" w:name="_Toc28319"/>
      <w:bookmarkEnd w:id="277"/>
      <w:bookmarkStart w:id="278" w:name="_Toc58860176"/>
      <w:bookmarkEnd w:id="278"/>
    </w:p>
    <w:p w14:paraId="435396F1">
      <w:pPr>
        <w:widowControl/>
        <w:numPr>
          <w:ilvl w:val="1"/>
          <w:numId w:val="1"/>
        </w:numPr>
        <w:wordWrap w:val="0"/>
        <w:topLinePunct/>
        <w:adjustRightInd w:val="0"/>
        <w:snapToGrid w:val="0"/>
        <w:spacing w:after="163" w:afterLines="50" w:line="360" w:lineRule="auto"/>
        <w:ind w:firstLine="422" w:firstLineChars="200"/>
        <w:outlineLvl w:val="2"/>
        <w:rPr>
          <w:rFonts w:ascii="宋体" w:hAnsi="宋体" w:cs="宋体"/>
          <w:b/>
          <w:vanish/>
        </w:rPr>
      </w:pPr>
      <w:bookmarkStart w:id="279" w:name="_Toc21587"/>
      <w:bookmarkEnd w:id="279"/>
      <w:bookmarkStart w:id="280" w:name="_Toc58860177"/>
      <w:bookmarkEnd w:id="280"/>
      <w:bookmarkStart w:id="281" w:name="_Toc51766590"/>
      <w:bookmarkEnd w:id="281"/>
      <w:bookmarkStart w:id="282" w:name="_Toc18733"/>
      <w:bookmarkEnd w:id="282"/>
      <w:bookmarkStart w:id="283" w:name="_Toc84930727"/>
      <w:bookmarkEnd w:id="283"/>
    </w:p>
    <w:p w14:paraId="7B9C44F2">
      <w:pPr>
        <w:widowControl/>
        <w:wordWrap w:val="0"/>
        <w:topLinePunct/>
        <w:adjustRightInd w:val="0"/>
        <w:snapToGrid w:val="0"/>
        <w:spacing w:after="163" w:afterLines="50" w:line="360" w:lineRule="auto"/>
        <w:ind w:firstLine="420" w:firstLineChars="200"/>
        <w:outlineLvl w:val="3"/>
        <w:rPr>
          <w:rFonts w:ascii="宋体" w:hAnsi="宋体" w:cs="宋体"/>
        </w:rPr>
      </w:pPr>
      <w:r>
        <w:rPr>
          <w:rFonts w:hint="eastAsia" w:ascii="宋体" w:hAnsi="宋体" w:cs="宋体"/>
          <w:szCs w:val="21"/>
          <w:lang w:bidi="ar"/>
        </w:rPr>
        <w:t>2.2.1提供施工现场</w:t>
      </w:r>
    </w:p>
    <w:p w14:paraId="712EA2A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发包人应按专用合同条件约定向承包人移交施工现场，给承包人进入和占用施工现场各部分的权利，并明确与承包人的交接界面，上述进入和占用权可不为承包人独享</w:t>
      </w:r>
      <w:r>
        <w:rPr>
          <w:rFonts w:hint="eastAsia" w:ascii="宋体" w:hAnsi="宋体" w:cs="宋体"/>
          <w:kern w:val="0"/>
          <w:szCs w:val="21"/>
          <w:highlight w:val="none"/>
          <w:lang w:bidi="ar"/>
        </w:rPr>
        <w:t>。如专用合同条件没有约定移交时间的，则发包人应最迟于计划开始现场施工日期7天前向承包人移交施工现场，但承包人未能按照第4.2款[履约担保]提供履约担保的除外。</w:t>
      </w:r>
    </w:p>
    <w:p w14:paraId="7F89C201">
      <w:pPr>
        <w:widowControl/>
        <w:wordWrap w:val="0"/>
        <w:topLinePunct/>
        <w:adjustRightInd w:val="0"/>
        <w:snapToGrid w:val="0"/>
        <w:spacing w:after="163" w:afterLines="50" w:line="360" w:lineRule="auto"/>
        <w:ind w:firstLine="420" w:firstLineChars="200"/>
        <w:outlineLvl w:val="3"/>
        <w:rPr>
          <w:rFonts w:ascii="宋体" w:hAnsi="宋体" w:cs="宋体"/>
        </w:rPr>
      </w:pPr>
      <w:bookmarkStart w:id="284" w:name="_Ref531950101"/>
      <w:bookmarkEnd w:id="284"/>
      <w:r>
        <w:rPr>
          <w:rFonts w:hint="eastAsia" w:ascii="宋体" w:hAnsi="宋体" w:cs="宋体"/>
          <w:szCs w:val="21"/>
          <w:lang w:bidi="ar"/>
        </w:rPr>
        <w:t>2.2.2提供工作条件</w:t>
      </w:r>
    </w:p>
    <w:p w14:paraId="476CC72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发包人应按专用合同条件约定向承包人提供工作条件。专用合同条件对此没有约定的，发包人应负责提供开展本合同相关工作所需要的条件，包括：</w:t>
      </w:r>
    </w:p>
    <w:p w14:paraId="341473A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（1）将施工用水、电力、通讯线路等施工所必需的条件接至施工现场内；</w:t>
      </w:r>
    </w:p>
    <w:p w14:paraId="3DECCF2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（2）保证向承包人提供正常施工所需要的进入施工现场的交通条件；</w:t>
      </w:r>
    </w:p>
    <w:p w14:paraId="482CD7A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（3）协调处理施工现场周围地下管线和邻近建筑物、构筑物、古树名木、文物、化石及坟墓等的保护工作，并承担相关费用；</w:t>
      </w:r>
    </w:p>
    <w:p w14:paraId="1CA6B0C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（4）对工程现场临近发包人正在使用、运行、或由发包人用于生产的建筑物、构筑物、生产装置、设施、设备等，设置隔离设施，竖立禁止入内、禁止动火的明显标志， 并以书面形式通知承包人须遵守的安全规定和位置范围；</w:t>
      </w:r>
    </w:p>
    <w:p w14:paraId="56EAFAD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（5）按照专用合同条件约定应提供的其他设施和条件。</w:t>
      </w:r>
    </w:p>
    <w:p w14:paraId="0736B13D">
      <w:pPr>
        <w:widowControl/>
        <w:wordWrap w:val="0"/>
        <w:topLinePunct/>
        <w:adjustRightInd w:val="0"/>
        <w:snapToGrid w:val="0"/>
        <w:spacing w:after="163" w:afterLines="50" w:line="360" w:lineRule="auto"/>
        <w:ind w:firstLine="420" w:firstLineChars="200"/>
        <w:outlineLvl w:val="3"/>
        <w:rPr>
          <w:rFonts w:ascii="宋体" w:hAnsi="宋体" w:cs="宋体"/>
        </w:rPr>
      </w:pPr>
      <w:r>
        <w:rPr>
          <w:rFonts w:hint="eastAsia" w:ascii="宋体" w:hAnsi="宋体" w:cs="宋体"/>
          <w:szCs w:val="21"/>
          <w:lang w:bidi="ar"/>
        </w:rPr>
        <w:t>2.2.3逾期提供的责任</w:t>
      </w:r>
    </w:p>
    <w:p w14:paraId="411AC3A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因发包人原因未能按合同约定及时向承包人提供施工现场和施工条件的，由发包人承担由此增加的费用和（或）延误的工期。</w:t>
      </w:r>
    </w:p>
    <w:p w14:paraId="1B0B9A1F">
      <w:pPr>
        <w:widowControl/>
        <w:wordWrap w:val="0"/>
        <w:topLinePunct/>
        <w:adjustRightInd w:val="0"/>
        <w:snapToGrid w:val="0"/>
        <w:spacing w:after="163" w:afterLines="50" w:line="360" w:lineRule="auto"/>
        <w:outlineLvl w:val="1"/>
        <w:rPr>
          <w:rFonts w:ascii="宋体" w:hAnsi="宋体" w:cs="宋体"/>
          <w:kern w:val="0"/>
        </w:rPr>
      </w:pPr>
      <w:bookmarkStart w:id="285" w:name="_Ref11918036"/>
      <w:bookmarkEnd w:id="285"/>
      <w:bookmarkStart w:id="286" w:name="_Ref11956647"/>
      <w:bookmarkEnd w:id="286"/>
      <w:bookmarkStart w:id="287" w:name="_Ref11956654"/>
      <w:bookmarkEnd w:id="287"/>
      <w:bookmarkStart w:id="288" w:name="_Toc20171739"/>
      <w:bookmarkEnd w:id="288"/>
      <w:bookmarkStart w:id="289" w:name="_Ref11918025"/>
      <w:bookmarkStart w:id="290" w:name="_Toc8858"/>
      <w:bookmarkStart w:id="291" w:name="_Toc51766591"/>
      <w:bookmarkStart w:id="292" w:name="_Toc20670"/>
      <w:bookmarkStart w:id="293" w:name="_Toc22653"/>
      <w:bookmarkStart w:id="294" w:name="_Toc21035"/>
      <w:bookmarkStart w:id="295" w:name="_Toc58860178"/>
      <w:bookmarkStart w:id="296" w:name="_Toc84930728"/>
      <w:r>
        <w:rPr>
          <w:rFonts w:hint="eastAsia" w:ascii="宋体" w:hAnsi="宋体" w:cs="宋体"/>
          <w:kern w:val="0"/>
          <w:szCs w:val="21"/>
          <w:lang w:bidi="ar"/>
        </w:rPr>
        <w:t>2</w:t>
      </w:r>
      <w:bookmarkEnd w:id="289"/>
      <w:r>
        <w:rPr>
          <w:rFonts w:hint="eastAsia" w:ascii="宋体" w:hAnsi="宋体" w:cs="宋体"/>
          <w:kern w:val="0"/>
          <w:szCs w:val="21"/>
          <w:lang w:bidi="ar"/>
        </w:rPr>
        <w:t>.3  提供基础资料</w:t>
      </w:r>
      <w:bookmarkEnd w:id="290"/>
      <w:bookmarkEnd w:id="291"/>
      <w:bookmarkEnd w:id="292"/>
      <w:bookmarkEnd w:id="293"/>
      <w:bookmarkEnd w:id="294"/>
      <w:bookmarkEnd w:id="295"/>
      <w:bookmarkEnd w:id="296"/>
    </w:p>
    <w:p w14:paraId="1022DCA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应按专用合同条件和《发包人要求》中的约定向承包人提供施工现场及工程实施所必需的毗邻区域内的供水、排水、供电、供气、供热、通信、广播电视等地上、地下管线和设施资料，气象和水文观测资料，地质勘察资料，相邻建筑物、构筑物和地下工程等有关基础资料，并根据第1.12款[《发包人要求》和基础资料中的错误]承担基础资料错误造成的责任。按照法律规定确需在开工后方能提供的基础资料，发包人应尽其努力及时地在相应工程实施前的合理期限内提供，合理期限应以不影响承包人的正常履约为限。因发包人原因未能在合理期限内提供相应基础资料的，由发包人承担由此增加的费用和延误的工期。</w:t>
      </w:r>
    </w:p>
    <w:p w14:paraId="51A7637A">
      <w:pPr>
        <w:widowControl/>
        <w:wordWrap w:val="0"/>
        <w:topLinePunct/>
        <w:adjustRightInd w:val="0"/>
        <w:snapToGrid w:val="0"/>
        <w:spacing w:after="163" w:afterLines="50" w:line="360" w:lineRule="auto"/>
        <w:outlineLvl w:val="1"/>
        <w:rPr>
          <w:rFonts w:ascii="宋体" w:hAnsi="宋体" w:cs="宋体"/>
          <w:kern w:val="0"/>
        </w:rPr>
      </w:pPr>
      <w:bookmarkStart w:id="297" w:name="_Toc20171740"/>
      <w:bookmarkEnd w:id="297"/>
      <w:bookmarkStart w:id="298" w:name="_Ref531950045"/>
      <w:bookmarkEnd w:id="298"/>
      <w:bookmarkStart w:id="299" w:name="_Ref531950041"/>
      <w:bookmarkStart w:id="300" w:name="_Toc26446"/>
      <w:bookmarkStart w:id="301" w:name="_Toc21118"/>
      <w:bookmarkStart w:id="302" w:name="_Toc58860179"/>
      <w:bookmarkStart w:id="303" w:name="_Toc13592"/>
      <w:bookmarkStart w:id="304" w:name="_Toc84930729"/>
      <w:bookmarkStart w:id="305" w:name="_Toc5242"/>
      <w:bookmarkStart w:id="306" w:name="_Toc51766592"/>
      <w:r>
        <w:rPr>
          <w:rFonts w:hint="eastAsia" w:ascii="宋体" w:hAnsi="宋体" w:cs="宋体"/>
          <w:kern w:val="0"/>
          <w:szCs w:val="21"/>
          <w:lang w:bidi="ar"/>
        </w:rPr>
        <w:t>2</w:t>
      </w:r>
      <w:bookmarkEnd w:id="299"/>
      <w:r>
        <w:rPr>
          <w:rFonts w:hint="eastAsia" w:ascii="宋体" w:hAnsi="宋体" w:cs="宋体"/>
          <w:kern w:val="0"/>
          <w:szCs w:val="21"/>
          <w:lang w:bidi="ar"/>
        </w:rPr>
        <w:t>.4  办理许可和批准</w:t>
      </w:r>
      <w:bookmarkEnd w:id="300"/>
      <w:bookmarkEnd w:id="301"/>
      <w:bookmarkEnd w:id="302"/>
      <w:bookmarkEnd w:id="303"/>
      <w:bookmarkEnd w:id="304"/>
      <w:bookmarkEnd w:id="305"/>
      <w:bookmarkEnd w:id="306"/>
    </w:p>
    <w:p w14:paraId="24D87DD2">
      <w:pPr>
        <w:widowControl/>
        <w:wordWrap w:val="0"/>
        <w:topLinePunct/>
        <w:adjustRightInd w:val="0"/>
        <w:snapToGrid w:val="0"/>
        <w:spacing w:after="163" w:afterLines="50" w:line="360" w:lineRule="auto"/>
        <w:ind w:firstLine="420" w:firstLineChars="200"/>
        <w:outlineLvl w:val="3"/>
        <w:rPr>
          <w:rFonts w:ascii="宋体" w:hAnsi="宋体" w:cs="宋体"/>
        </w:rPr>
      </w:pPr>
      <w:r>
        <w:rPr>
          <w:rFonts w:hint="eastAsia" w:ascii="宋体" w:hAnsi="宋体" w:cs="宋体"/>
          <w:szCs w:val="21"/>
          <w:lang w:bidi="ar"/>
        </w:rPr>
        <w:t>2.4.1发包人在履行合同过程中应遵守法律，并办理法律规定或合同约定由其办理的许可、批准或备案，包括但不限于建设用地规划许可证、建设工程规划许可证、建设工程施工许可证等许可和批准。对于法律规定或合同约定由承包人负责的有关设计、施工证件、批件或备案，发包人应给予必要的协助。</w:t>
      </w:r>
    </w:p>
    <w:p w14:paraId="572A8BF3">
      <w:pPr>
        <w:widowControl/>
        <w:wordWrap w:val="0"/>
        <w:topLinePunct/>
        <w:adjustRightInd w:val="0"/>
        <w:snapToGrid w:val="0"/>
        <w:spacing w:after="163" w:afterLines="50" w:line="360" w:lineRule="auto"/>
        <w:ind w:firstLine="420" w:firstLineChars="200"/>
        <w:outlineLvl w:val="3"/>
        <w:rPr>
          <w:rFonts w:hint="eastAsia" w:ascii="宋体" w:hAnsi="宋体" w:eastAsia="宋体" w:cs="宋体"/>
          <w:highlight w:val="yellow"/>
          <w:lang w:eastAsia="zh-CN"/>
        </w:rPr>
      </w:pPr>
      <w:r>
        <w:rPr>
          <w:rFonts w:hint="eastAsia" w:ascii="宋体" w:hAnsi="宋体" w:cs="宋体"/>
          <w:szCs w:val="21"/>
          <w:lang w:bidi="ar"/>
        </w:rPr>
        <w:t>2.4.2因发包人原因未能及时办理完毕前述许可、批准或备案，由发包人承担由此增加的费用和（或）延误的工期</w:t>
      </w:r>
      <w:ins w:id="38" w:author="龚龚龚" w:date="2025-04-21T15:10:39Z">
        <w:r>
          <w:rPr>
            <w:rFonts w:hint="eastAsia" w:ascii="宋体" w:hAnsi="宋体" w:cs="宋体"/>
            <w:szCs w:val="21"/>
            <w:lang w:eastAsia="zh-CN" w:bidi="ar"/>
          </w:rPr>
          <w:t>。</w:t>
        </w:r>
      </w:ins>
    </w:p>
    <w:p w14:paraId="5286B07A">
      <w:pPr>
        <w:widowControl/>
        <w:wordWrap w:val="0"/>
        <w:topLinePunct/>
        <w:adjustRightInd w:val="0"/>
        <w:snapToGrid w:val="0"/>
        <w:spacing w:after="163" w:afterLines="50" w:line="360" w:lineRule="auto"/>
        <w:outlineLvl w:val="1"/>
        <w:rPr>
          <w:rFonts w:ascii="宋体" w:hAnsi="宋体" w:cs="宋体"/>
          <w:kern w:val="0"/>
        </w:rPr>
      </w:pPr>
      <w:bookmarkStart w:id="307" w:name="_Ref11956525"/>
      <w:bookmarkEnd w:id="307"/>
      <w:bookmarkStart w:id="308" w:name="_Ref11918060"/>
      <w:bookmarkEnd w:id="308"/>
      <w:bookmarkStart w:id="309" w:name="_Ref11918070"/>
      <w:bookmarkEnd w:id="309"/>
      <w:bookmarkStart w:id="310" w:name="_Toc20171741"/>
      <w:bookmarkEnd w:id="310"/>
      <w:bookmarkStart w:id="311" w:name="_Toc11186"/>
      <w:bookmarkStart w:id="312" w:name="_Ref11956533"/>
      <w:bookmarkStart w:id="313" w:name="_Toc51766593"/>
      <w:bookmarkStart w:id="314" w:name="_Toc84930730"/>
      <w:bookmarkStart w:id="315" w:name="_Toc58860180"/>
      <w:bookmarkStart w:id="316" w:name="_Toc28834"/>
      <w:bookmarkStart w:id="317" w:name="_Toc30604"/>
      <w:bookmarkStart w:id="318" w:name="_Toc17497"/>
      <w:r>
        <w:rPr>
          <w:rFonts w:hint="eastAsia" w:ascii="宋体" w:hAnsi="宋体" w:cs="宋体"/>
          <w:kern w:val="0"/>
          <w:szCs w:val="21"/>
          <w:lang w:bidi="ar"/>
        </w:rPr>
        <w:t>2.5  支付合同价款</w:t>
      </w:r>
      <w:bookmarkEnd w:id="311"/>
      <w:bookmarkEnd w:id="312"/>
      <w:bookmarkEnd w:id="313"/>
      <w:bookmarkEnd w:id="314"/>
      <w:bookmarkEnd w:id="315"/>
      <w:bookmarkEnd w:id="316"/>
      <w:bookmarkEnd w:id="317"/>
      <w:bookmarkEnd w:id="318"/>
    </w:p>
    <w:p w14:paraId="78DAF607">
      <w:pPr>
        <w:widowControl/>
        <w:wordWrap w:val="0"/>
        <w:topLinePunct/>
        <w:adjustRightInd w:val="0"/>
        <w:snapToGrid w:val="0"/>
        <w:spacing w:after="163" w:afterLines="50" w:line="360" w:lineRule="auto"/>
        <w:ind w:firstLine="420" w:firstLineChars="200"/>
        <w:outlineLvl w:val="3"/>
        <w:rPr>
          <w:rFonts w:ascii="宋体" w:hAnsi="宋体" w:cs="宋体"/>
        </w:rPr>
      </w:pPr>
      <w:bookmarkStart w:id="319" w:name="_Ref531950147"/>
      <w:bookmarkEnd w:id="319"/>
      <w:r>
        <w:rPr>
          <w:rFonts w:hint="eastAsia" w:ascii="宋体" w:hAnsi="宋体" w:cs="宋体"/>
          <w:szCs w:val="21"/>
          <w:lang w:bidi="ar"/>
        </w:rPr>
        <w:t>2.5.1发包人应按合同约定向承包人及时支付合同价款。</w:t>
      </w:r>
    </w:p>
    <w:p w14:paraId="1C53B679">
      <w:pPr>
        <w:widowControl/>
        <w:wordWrap w:val="0"/>
        <w:topLinePunct/>
        <w:adjustRightInd w:val="0"/>
        <w:snapToGrid w:val="0"/>
        <w:spacing w:after="163" w:afterLines="50" w:line="360" w:lineRule="auto"/>
        <w:ind w:firstLine="420" w:firstLineChars="200"/>
        <w:outlineLvl w:val="3"/>
        <w:rPr>
          <w:rFonts w:ascii="宋体" w:hAnsi="宋体" w:cs="宋体"/>
        </w:rPr>
      </w:pPr>
      <w:r>
        <w:rPr>
          <w:rFonts w:hint="eastAsia" w:ascii="宋体" w:hAnsi="宋体" w:cs="宋体"/>
          <w:szCs w:val="21"/>
          <w:lang w:bidi="ar"/>
        </w:rPr>
        <w:t>2.5.2发包人应当制定资金安排计划，除专用合同条件另有约定外，如发包人拟对资金安排做任何重要变更，应将变更的详细情况通知承包人。如发生承包人收到价格大于签约合同价10%的变更指示或累计变更的总价超过签约合同价30%；或承包人未能根据第14条[合同价格与支付]收到付款，或承包人得知发包人的资金安排发生重要变更但并未收到发包人上述重要变更通知的情况，则承包人可随时要求发包人在28天内补充提供能够按照合同约定支付合同价款的相应资金来源证明。</w:t>
      </w:r>
    </w:p>
    <w:p w14:paraId="33A3FA14">
      <w:pPr>
        <w:widowControl/>
        <w:wordWrap w:val="0"/>
        <w:topLinePunct/>
        <w:adjustRightInd w:val="0"/>
        <w:snapToGrid w:val="0"/>
        <w:spacing w:after="163" w:afterLines="50" w:line="360" w:lineRule="auto"/>
        <w:ind w:firstLine="420" w:firstLineChars="200"/>
        <w:outlineLvl w:val="3"/>
        <w:rPr>
          <w:rFonts w:hint="eastAsia" w:ascii="宋体" w:hAnsi="宋体" w:eastAsia="宋体" w:cs="宋体"/>
          <w:lang w:eastAsia="zh-CN"/>
        </w:rPr>
      </w:pPr>
      <w:bookmarkStart w:id="320" w:name="_Ref531950161"/>
      <w:bookmarkEnd w:id="320"/>
      <w:r>
        <w:rPr>
          <w:rFonts w:hint="eastAsia" w:ascii="宋体" w:hAnsi="宋体" w:cs="宋体"/>
          <w:szCs w:val="21"/>
          <w:lang w:bidi="ar"/>
        </w:rPr>
        <w:t>2.5.3</w:t>
      </w:r>
      <w:ins w:id="39" w:author="龚龚龚" w:date="2025-04-21T15:10:56Z">
        <w:r>
          <w:rPr>
            <w:rFonts w:hint="eastAsia" w:ascii="宋体" w:hAnsi="宋体" w:cs="宋体"/>
            <w:szCs w:val="21"/>
            <w:lang w:val="en-US" w:eastAsia="zh-CN" w:bidi="ar"/>
          </w:rPr>
          <w:t>发包人</w:t>
        </w:r>
      </w:ins>
      <w:ins w:id="40" w:author="龚龚龚" w:date="2025-04-21T15:10:58Z">
        <w:r>
          <w:rPr>
            <w:rFonts w:hint="eastAsia" w:ascii="宋体" w:hAnsi="宋体" w:cs="宋体"/>
            <w:szCs w:val="21"/>
            <w:lang w:val="en-US" w:eastAsia="zh-CN" w:bidi="ar"/>
          </w:rPr>
          <w:t>不提供</w:t>
        </w:r>
      </w:ins>
      <w:ins w:id="41" w:author="龚龚龚" w:date="2025-04-21T15:10:59Z">
        <w:r>
          <w:rPr>
            <w:rFonts w:hint="eastAsia" w:ascii="宋体" w:hAnsi="宋体" w:cs="宋体"/>
            <w:szCs w:val="21"/>
            <w:lang w:val="en-US" w:eastAsia="zh-CN" w:bidi="ar"/>
          </w:rPr>
          <w:t>支付</w:t>
        </w:r>
      </w:ins>
      <w:ins w:id="42" w:author="龚龚龚" w:date="2025-04-21T15:11:00Z">
        <w:r>
          <w:rPr>
            <w:rFonts w:hint="eastAsia" w:ascii="宋体" w:hAnsi="宋体" w:cs="宋体"/>
            <w:szCs w:val="21"/>
            <w:lang w:val="en-US" w:eastAsia="zh-CN" w:bidi="ar"/>
          </w:rPr>
          <w:t>担保</w:t>
        </w:r>
      </w:ins>
      <w:ins w:id="43" w:author="龚龚龚" w:date="2025-04-21T15:11:02Z">
        <w:r>
          <w:rPr>
            <w:rFonts w:hint="eastAsia" w:ascii="宋体" w:hAnsi="宋体" w:cs="宋体"/>
            <w:szCs w:val="21"/>
            <w:lang w:val="en-US" w:eastAsia="zh-CN" w:bidi="ar"/>
          </w:rPr>
          <w:t>。</w:t>
        </w:r>
      </w:ins>
    </w:p>
    <w:p w14:paraId="7B43DE7B">
      <w:pPr>
        <w:widowControl/>
        <w:wordWrap w:val="0"/>
        <w:topLinePunct/>
        <w:adjustRightInd w:val="0"/>
        <w:snapToGrid w:val="0"/>
        <w:spacing w:after="163" w:afterLines="50" w:line="360" w:lineRule="auto"/>
        <w:outlineLvl w:val="1"/>
        <w:rPr>
          <w:rFonts w:ascii="宋体" w:hAnsi="宋体" w:cs="宋体"/>
          <w:kern w:val="0"/>
        </w:rPr>
      </w:pPr>
      <w:bookmarkStart w:id="321" w:name="_Toc20171742"/>
      <w:bookmarkEnd w:id="321"/>
      <w:bookmarkStart w:id="322" w:name="_Toc19952"/>
      <w:bookmarkStart w:id="323" w:name="_Toc84930731"/>
      <w:bookmarkStart w:id="324" w:name="_Toc8599"/>
      <w:bookmarkStart w:id="325" w:name="_Toc21197"/>
      <w:bookmarkStart w:id="326" w:name="_Toc58860181"/>
      <w:bookmarkStart w:id="327" w:name="_Toc51766594"/>
      <w:bookmarkStart w:id="328" w:name="_Toc30704"/>
      <w:r>
        <w:rPr>
          <w:rFonts w:hint="eastAsia" w:ascii="宋体" w:hAnsi="宋体" w:cs="宋体"/>
          <w:kern w:val="0"/>
          <w:szCs w:val="21"/>
          <w:lang w:bidi="ar"/>
        </w:rPr>
        <w:t>2.6  现场管理配合</w:t>
      </w:r>
      <w:bookmarkEnd w:id="322"/>
      <w:bookmarkEnd w:id="323"/>
      <w:bookmarkEnd w:id="324"/>
      <w:bookmarkEnd w:id="325"/>
      <w:bookmarkEnd w:id="326"/>
      <w:bookmarkEnd w:id="327"/>
      <w:bookmarkEnd w:id="328"/>
    </w:p>
    <w:p w14:paraId="7083C64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发包人应负责保证在现场或现场附近的发包人人员和发包人的其他承包人（如有）：</w:t>
      </w:r>
    </w:p>
    <w:p w14:paraId="27381C7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（1）根据第7.3款[现场合作]的约定，与承包人进行合作；</w:t>
      </w:r>
    </w:p>
    <w:p w14:paraId="2CE4961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（2）遵守第</w:t>
      </w:r>
      <w:r>
        <w:rPr>
          <w:rFonts w:ascii="宋体" w:hAnsi="宋体" w:cs="宋体"/>
          <w:kern w:val="0"/>
          <w:szCs w:val="21"/>
          <w:lang w:bidi="ar"/>
        </w:rPr>
        <w:t>7.5</w:t>
      </w:r>
      <w:r>
        <w:rPr>
          <w:rFonts w:hint="eastAsia" w:ascii="宋体" w:hAnsi="宋体" w:cs="宋体"/>
          <w:kern w:val="0"/>
          <w:szCs w:val="21"/>
          <w:lang w:bidi="ar"/>
        </w:rPr>
        <w:t>款[现场劳动用工</w:t>
      </w:r>
      <w:r>
        <w:rPr>
          <w:rFonts w:ascii="宋体" w:hAnsi="宋体" w:cs="宋体"/>
          <w:kern w:val="0"/>
          <w:szCs w:val="21"/>
          <w:lang w:bidi="ar"/>
        </w:rPr>
        <w:t>]</w:t>
      </w:r>
      <w:r>
        <w:rPr>
          <w:rFonts w:hint="eastAsia" w:ascii="宋体" w:hAnsi="宋体" w:cs="宋体"/>
          <w:kern w:val="0"/>
          <w:szCs w:val="21"/>
          <w:lang w:bidi="ar"/>
        </w:rPr>
        <w:t>、第7.6款[安全文明施工]、第7.7款[职业健康]和第7.8款[环境保护]的相关约定。</w:t>
      </w:r>
    </w:p>
    <w:p w14:paraId="18BD608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发包人应与承包人、由发包人直接发包的其他承包人（如有）订立施工现场统一管理协议，明确各方的权利义务。</w:t>
      </w:r>
    </w:p>
    <w:p w14:paraId="0361975B">
      <w:pPr>
        <w:widowControl/>
        <w:wordWrap w:val="0"/>
        <w:topLinePunct/>
        <w:adjustRightInd w:val="0"/>
        <w:snapToGrid w:val="0"/>
        <w:spacing w:after="163" w:afterLines="50" w:line="360" w:lineRule="auto"/>
        <w:outlineLvl w:val="1"/>
        <w:rPr>
          <w:rFonts w:ascii="宋体" w:hAnsi="宋体" w:cs="宋体"/>
          <w:kern w:val="0"/>
        </w:rPr>
      </w:pPr>
      <w:bookmarkStart w:id="329" w:name="_Ref11959376"/>
      <w:bookmarkEnd w:id="329"/>
      <w:bookmarkStart w:id="330" w:name="_Toc20171743"/>
      <w:bookmarkEnd w:id="330"/>
      <w:bookmarkStart w:id="331" w:name="_Ref11959372"/>
      <w:bookmarkStart w:id="332" w:name="_Toc28117"/>
      <w:bookmarkStart w:id="333" w:name="_Toc51766595"/>
      <w:bookmarkStart w:id="334" w:name="_Toc26806"/>
      <w:bookmarkStart w:id="335" w:name="_Toc84930732"/>
      <w:bookmarkStart w:id="336" w:name="_Toc58860182"/>
      <w:bookmarkStart w:id="337" w:name="_Toc25655"/>
      <w:bookmarkStart w:id="338" w:name="_Toc26886"/>
      <w:r>
        <w:rPr>
          <w:rFonts w:hint="eastAsia" w:ascii="宋体" w:hAnsi="宋体" w:cs="宋体"/>
          <w:kern w:val="0"/>
          <w:szCs w:val="21"/>
          <w:lang w:bidi="ar"/>
        </w:rPr>
        <w:t>2</w:t>
      </w:r>
      <w:bookmarkEnd w:id="331"/>
      <w:r>
        <w:rPr>
          <w:rFonts w:hint="eastAsia" w:ascii="宋体" w:hAnsi="宋体" w:cs="宋体"/>
          <w:kern w:val="0"/>
          <w:szCs w:val="21"/>
          <w:lang w:bidi="ar"/>
        </w:rPr>
        <w:t>.7  其他义务</w:t>
      </w:r>
      <w:bookmarkEnd w:id="332"/>
      <w:bookmarkEnd w:id="333"/>
      <w:bookmarkEnd w:id="334"/>
      <w:bookmarkEnd w:id="335"/>
      <w:bookmarkEnd w:id="336"/>
      <w:bookmarkEnd w:id="337"/>
      <w:bookmarkEnd w:id="338"/>
    </w:p>
    <w:p w14:paraId="177792D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发包人应履行合同约定的其他义务，双方可在专用合同条件内对发包人应履行的其他义务进行补充约定。</w:t>
      </w:r>
    </w:p>
    <w:p w14:paraId="49F90114">
      <w:pPr>
        <w:widowControl/>
        <w:wordWrap w:val="0"/>
        <w:topLinePunct/>
        <w:adjustRightInd w:val="0"/>
        <w:snapToGrid w:val="0"/>
        <w:spacing w:after="163" w:afterLines="50" w:line="360" w:lineRule="auto"/>
        <w:outlineLvl w:val="1"/>
        <w:rPr>
          <w:rFonts w:ascii="宋体" w:hAnsi="宋体" w:cs="宋体"/>
          <w:kern w:val="0"/>
        </w:rPr>
      </w:pPr>
      <w:bookmarkStart w:id="339" w:name="_Ref531952791"/>
      <w:bookmarkEnd w:id="339"/>
      <w:bookmarkStart w:id="340" w:name="_Toc20171744"/>
      <w:bookmarkEnd w:id="340"/>
      <w:bookmarkStart w:id="341" w:name="_Toc13487"/>
      <w:bookmarkStart w:id="342" w:name="_Toc19537"/>
      <w:r>
        <w:rPr>
          <w:rFonts w:hint="eastAsia" w:ascii="宋体" w:hAnsi="宋体" w:cs="宋体"/>
          <w:kern w:val="0"/>
          <w:szCs w:val="21"/>
          <w:lang w:bidi="ar"/>
        </w:rPr>
        <w:t>第3条  发包人的管理</w:t>
      </w:r>
      <w:bookmarkEnd w:id="341"/>
      <w:bookmarkEnd w:id="342"/>
    </w:p>
    <w:p w14:paraId="6D03BFF8">
      <w:pPr>
        <w:widowControl/>
        <w:wordWrap w:val="0"/>
        <w:topLinePunct/>
        <w:adjustRightInd w:val="0"/>
        <w:snapToGrid w:val="0"/>
        <w:spacing w:after="163" w:afterLines="50" w:line="360" w:lineRule="auto"/>
        <w:outlineLvl w:val="2"/>
        <w:rPr>
          <w:rFonts w:ascii="宋体" w:hAnsi="宋体" w:cs="宋体"/>
        </w:rPr>
      </w:pPr>
      <w:bookmarkStart w:id="343" w:name="_Toc20171745"/>
      <w:bookmarkEnd w:id="343"/>
      <w:bookmarkStart w:id="344" w:name="_Ref522810094"/>
      <w:bookmarkEnd w:id="344"/>
      <w:bookmarkStart w:id="345" w:name="_Ref522810097"/>
      <w:bookmarkEnd w:id="345"/>
      <w:bookmarkStart w:id="346" w:name="_Ref531951533"/>
      <w:bookmarkEnd w:id="346"/>
      <w:bookmarkStart w:id="347" w:name="_Ref531951538"/>
      <w:bookmarkStart w:id="348" w:name="_Toc27386"/>
      <w:bookmarkStart w:id="349" w:name="_Toc84930734"/>
      <w:bookmarkStart w:id="350" w:name="_Toc28000"/>
      <w:bookmarkStart w:id="351" w:name="_Toc51766597"/>
      <w:bookmarkStart w:id="352" w:name="_Toc28039"/>
      <w:bookmarkStart w:id="353" w:name="_Toc26025"/>
      <w:bookmarkStart w:id="354" w:name="_Toc58860184"/>
      <w:r>
        <w:rPr>
          <w:rFonts w:hint="eastAsia" w:ascii="宋体" w:hAnsi="宋体" w:cs="宋体"/>
          <w:szCs w:val="21"/>
          <w:lang w:bidi="ar"/>
        </w:rPr>
        <w:t>3</w:t>
      </w:r>
      <w:bookmarkEnd w:id="347"/>
      <w:r>
        <w:rPr>
          <w:rFonts w:hint="eastAsia" w:ascii="宋体" w:hAnsi="宋体" w:cs="宋体"/>
          <w:szCs w:val="21"/>
          <w:lang w:bidi="ar"/>
        </w:rPr>
        <w:t>.1  发包人代表</w:t>
      </w:r>
      <w:bookmarkEnd w:id="348"/>
      <w:bookmarkEnd w:id="349"/>
      <w:bookmarkEnd w:id="350"/>
      <w:bookmarkEnd w:id="351"/>
      <w:bookmarkEnd w:id="352"/>
      <w:bookmarkEnd w:id="353"/>
      <w:bookmarkEnd w:id="354"/>
    </w:p>
    <w:p w14:paraId="31B6D97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应任命发包人代表，并在专用合同条件中明确发包人代表的姓名、职务、联系方式及授权范围等事项。发包人代表应在发包人的授权范围内，负责处理合同履行过程中与发包人有关的具体事宜。发包人代表在授权范围内的行为由发包人承担法律责任。</w:t>
      </w:r>
    </w:p>
    <w:p w14:paraId="0D95ECD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除非发包人另行通知承包人，发包人代表应被授予并且被认为具有发包人在授权范围内享有的相应权利，涉及第16.1款[由发包人解除合同]的权利除外。</w:t>
      </w:r>
    </w:p>
    <w:p w14:paraId="277986B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发包人代表（或者在其为法人的情况下，被任命代表其行事的自然人）应：</w:t>
      </w:r>
    </w:p>
    <w:p w14:paraId="4AD5DA7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（1）履行指派给其的职责，行使发包人托付给的权利；</w:t>
      </w:r>
    </w:p>
    <w:p w14:paraId="33C1B81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（2）具备履行这些职责、行使这些权利的能力；</w:t>
      </w:r>
    </w:p>
    <w:p w14:paraId="284F1B9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（3）作为熟练的专业人员行事。</w:t>
      </w:r>
    </w:p>
    <w:p w14:paraId="3F62139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如果发包人代表为法人且在订立本合同时未能确定授权代表的，发包人代表应在本合同订立之日起3日内向双方发出书面通知，告知被任命和授权的自然人以及任何替代人员。此授权在双方收到本通知后生效。发包人代表撤销该授权或者变更授权代表时也应同样发出该通知。</w:t>
      </w:r>
    </w:p>
    <w:p w14:paraId="589F999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更换发包人代表的，应提前14天将更换人的姓名、地址、任务和权利、以及任命的日期书面通知承包人。发包人不得将发包人代表更换为承包人根据本款发出通知提出合理反对意见的人员，不论是法人还是自然人。</w:t>
      </w:r>
    </w:p>
    <w:p w14:paraId="303CA2C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发包人代表不能按照合同约定履行其职责及义务，并导致合同无法继续正常履行的，承包人可以要求发包人撤换发包人代表。</w:t>
      </w:r>
    </w:p>
    <w:p w14:paraId="04C6FA48">
      <w:pPr>
        <w:widowControl/>
        <w:wordWrap w:val="0"/>
        <w:topLinePunct/>
        <w:adjustRightInd w:val="0"/>
        <w:snapToGrid w:val="0"/>
        <w:spacing w:after="163" w:afterLines="50" w:line="360" w:lineRule="auto"/>
        <w:outlineLvl w:val="2"/>
        <w:rPr>
          <w:rFonts w:ascii="宋体" w:hAnsi="宋体" w:cs="宋体"/>
        </w:rPr>
      </w:pPr>
      <w:bookmarkStart w:id="355" w:name="_Ref531951557"/>
      <w:bookmarkEnd w:id="355"/>
      <w:bookmarkStart w:id="356" w:name="_Toc20171746"/>
      <w:bookmarkEnd w:id="356"/>
      <w:bookmarkStart w:id="357" w:name="_Ref531951553"/>
      <w:bookmarkStart w:id="358" w:name="_Toc15100"/>
      <w:bookmarkStart w:id="359" w:name="_Toc10871"/>
      <w:bookmarkStart w:id="360" w:name="_Toc12145"/>
      <w:bookmarkStart w:id="361" w:name="_Toc12170"/>
      <w:bookmarkStart w:id="362" w:name="_Toc84930735"/>
      <w:bookmarkStart w:id="363" w:name="_Toc58860185"/>
      <w:bookmarkStart w:id="364" w:name="_Toc51766598"/>
      <w:r>
        <w:rPr>
          <w:rFonts w:hint="eastAsia" w:ascii="宋体" w:hAnsi="宋体" w:cs="宋体"/>
          <w:szCs w:val="21"/>
          <w:lang w:bidi="ar"/>
        </w:rPr>
        <w:t>3</w:t>
      </w:r>
      <w:bookmarkEnd w:id="357"/>
      <w:r>
        <w:rPr>
          <w:rFonts w:hint="eastAsia" w:ascii="宋体" w:hAnsi="宋体" w:cs="宋体"/>
          <w:szCs w:val="21"/>
          <w:lang w:bidi="ar"/>
        </w:rPr>
        <w:t>.2  发包人人员</w:t>
      </w:r>
      <w:bookmarkEnd w:id="358"/>
      <w:bookmarkEnd w:id="359"/>
      <w:bookmarkEnd w:id="360"/>
      <w:bookmarkEnd w:id="361"/>
      <w:bookmarkEnd w:id="362"/>
      <w:bookmarkEnd w:id="363"/>
      <w:bookmarkEnd w:id="364"/>
    </w:p>
    <w:p w14:paraId="25134E9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人员包括发包人代表、工程师及其他由发包人派驻施工现场的人员，发包人可以在专用合同条件中明确发包人人员的姓名、职务及职责等事项。发包人或发包人代表可随时对一些助手指派和托付一定的任务和权利，也可撤销这些指派和托付。这些助手可包括驻地工程师或担任检验、试验各项工程设备和材料的独立检查员。这些助手应具有适当的资质、履行其任务和权利的能力。以上指派、托付或撤销，在承包人收到通知后生效。承包人对于可能影响正常履约或工程安全质量的发包人人员保有随时提出沟通的权利。</w:t>
      </w:r>
    </w:p>
    <w:p w14:paraId="42853BE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发包人应要求在施工现场的发包人人员遵守法律及有关安全、质量、环境保护、文明施工等规定，因发包人人员未遵守上述要求给承包人造成的损失和责任由发包人承担。</w:t>
      </w:r>
    </w:p>
    <w:p w14:paraId="1ACD7472">
      <w:pPr>
        <w:widowControl/>
        <w:wordWrap w:val="0"/>
        <w:topLinePunct/>
        <w:adjustRightInd w:val="0"/>
        <w:snapToGrid w:val="0"/>
        <w:spacing w:after="163" w:afterLines="50" w:line="360" w:lineRule="auto"/>
        <w:outlineLvl w:val="2"/>
        <w:rPr>
          <w:rFonts w:ascii="宋体" w:hAnsi="宋体" w:cs="宋体"/>
        </w:rPr>
      </w:pPr>
      <w:bookmarkStart w:id="365" w:name="_Toc9400"/>
      <w:bookmarkStart w:id="366" w:name="_Toc28098"/>
      <w:bookmarkStart w:id="367" w:name="_Toc13324"/>
      <w:bookmarkStart w:id="368" w:name="_Toc84930736"/>
      <w:bookmarkStart w:id="369" w:name="_Toc19561"/>
      <w:bookmarkStart w:id="370" w:name="_Toc58860186"/>
      <w:bookmarkStart w:id="371" w:name="_Toc51766599"/>
      <w:r>
        <w:rPr>
          <w:rFonts w:hint="eastAsia" w:ascii="宋体" w:hAnsi="宋体" w:cs="宋体"/>
          <w:szCs w:val="21"/>
          <w:lang w:bidi="ar"/>
        </w:rPr>
        <w:t>3.3  工程师</w:t>
      </w:r>
      <w:bookmarkEnd w:id="365"/>
      <w:bookmarkEnd w:id="366"/>
      <w:bookmarkEnd w:id="367"/>
      <w:bookmarkEnd w:id="368"/>
      <w:bookmarkEnd w:id="369"/>
      <w:bookmarkEnd w:id="370"/>
      <w:bookmarkEnd w:id="371"/>
      <w:r>
        <w:rPr>
          <w:rFonts w:hint="eastAsia" w:ascii="宋体" w:hAnsi="宋体" w:cs="宋体"/>
          <w:szCs w:val="21"/>
          <w:lang w:bidi="ar"/>
        </w:rPr>
        <w:t xml:space="preserve"> </w:t>
      </w:r>
    </w:p>
    <w:p w14:paraId="29A355EF">
      <w:pPr>
        <w:widowControl/>
        <w:wordWrap w:val="0"/>
        <w:topLinePunct/>
        <w:adjustRightInd w:val="0"/>
        <w:snapToGrid w:val="0"/>
        <w:spacing w:after="163" w:afterLines="50" w:line="360" w:lineRule="auto"/>
        <w:ind w:firstLine="420" w:firstLineChars="200"/>
        <w:outlineLvl w:val="3"/>
        <w:rPr>
          <w:rFonts w:ascii="宋体" w:hAnsi="宋体" w:cs="宋体"/>
        </w:rPr>
      </w:pPr>
      <w:r>
        <w:rPr>
          <w:rFonts w:hint="eastAsia" w:ascii="宋体" w:hAnsi="宋体" w:cs="宋体"/>
          <w:szCs w:val="21"/>
          <w:lang w:bidi="ar"/>
        </w:rPr>
        <w:t>3.3.1发包人需对承包人的设计、采购、施工、服务等工作过程或过程节点实施监督管理的，有权委任工程师。工程师的名称、监督管理范围、内容和权限在专用合同条件中写明。根据国家相关法律法规规定，如本合同工程属于强制监理项目的，由工程师履行法定的监理相关职责，但发包人另行授权第三方进行监理的除外。</w:t>
      </w:r>
    </w:p>
    <w:p w14:paraId="6E908BFC">
      <w:pPr>
        <w:widowControl/>
        <w:wordWrap w:val="0"/>
        <w:topLinePunct/>
        <w:adjustRightInd w:val="0"/>
        <w:snapToGrid w:val="0"/>
        <w:spacing w:after="163" w:afterLines="50" w:line="360" w:lineRule="auto"/>
        <w:ind w:firstLine="420" w:firstLineChars="200"/>
        <w:outlineLvl w:val="3"/>
        <w:rPr>
          <w:rFonts w:ascii="宋体" w:hAnsi="宋体" w:cs="宋体"/>
        </w:rPr>
      </w:pPr>
      <w:r>
        <w:rPr>
          <w:rFonts w:hint="eastAsia" w:ascii="宋体" w:hAnsi="宋体" w:cs="宋体"/>
          <w:szCs w:val="21"/>
          <w:lang w:bidi="ar"/>
        </w:rPr>
        <w:t>3.3.2工程师按发包人委托的范围、内容、职权和权限，代表发包人对承包人实施监督管理。若承包人认为工程师行使的职权不在发包人委托的授权范围之内的，则其有权拒绝执行工程师的相关指示，同时应及时通知发包人，发包人书面确认工程师相关指示的，承包人应遵照执行。</w:t>
      </w:r>
    </w:p>
    <w:p w14:paraId="763164CC">
      <w:pPr>
        <w:widowControl/>
        <w:wordWrap w:val="0"/>
        <w:topLinePunct/>
        <w:adjustRightInd w:val="0"/>
        <w:snapToGrid w:val="0"/>
        <w:spacing w:after="163" w:afterLines="50" w:line="360" w:lineRule="auto"/>
        <w:ind w:firstLine="420" w:firstLineChars="200"/>
        <w:outlineLvl w:val="3"/>
        <w:rPr>
          <w:rFonts w:ascii="宋体" w:hAnsi="宋体" w:cs="宋体"/>
        </w:rPr>
      </w:pPr>
      <w:r>
        <w:rPr>
          <w:rFonts w:hint="eastAsia" w:ascii="宋体" w:hAnsi="宋体" w:cs="宋体"/>
          <w:szCs w:val="21"/>
          <w:lang w:bidi="ar"/>
        </w:rPr>
        <w:t>3.3.3在发包人和承包人之间提供证明、行使决定权或处理权时，工程师应作为独立专业的第三方，根据自己的专业技能和判断进行工作。但工程师或其人员均无权修改合同，且无权减轻或免除合同当事人的任何责任与义务。</w:t>
      </w:r>
    </w:p>
    <w:p w14:paraId="38D4703B">
      <w:pPr>
        <w:widowControl/>
        <w:wordWrap w:val="0"/>
        <w:topLinePunct/>
        <w:adjustRightInd w:val="0"/>
        <w:snapToGrid w:val="0"/>
        <w:spacing w:after="163" w:afterLines="50" w:line="360" w:lineRule="auto"/>
        <w:ind w:firstLine="420" w:firstLineChars="200"/>
        <w:outlineLvl w:val="3"/>
        <w:rPr>
          <w:rFonts w:ascii="宋体" w:hAnsi="宋体" w:cs="宋体"/>
        </w:rPr>
      </w:pPr>
      <w:r>
        <w:rPr>
          <w:rFonts w:hint="eastAsia" w:ascii="宋体" w:hAnsi="宋体" w:cs="宋体"/>
          <w:szCs w:val="21"/>
          <w:lang w:bidi="ar"/>
        </w:rPr>
        <w:t>3.3.4通用合同条件中约定由工程师行使的职权如不在发包人对工程师的授权范围内的，则视为没有取得授权，该职权应由发包人或发包人指定的其他人员行使。若承包人认为工程师的职权与发包人（包括其人员）的职权相重叠或不明确时，应及时通知发包人，由发包人予以协调和明确并以书面形式通知承包人。</w:t>
      </w:r>
    </w:p>
    <w:p w14:paraId="2F3BBB0C">
      <w:pPr>
        <w:widowControl/>
        <w:wordWrap w:val="0"/>
        <w:topLinePunct/>
        <w:adjustRightInd w:val="0"/>
        <w:snapToGrid w:val="0"/>
        <w:spacing w:after="163" w:afterLines="50" w:line="360" w:lineRule="auto"/>
        <w:outlineLvl w:val="2"/>
        <w:rPr>
          <w:rFonts w:ascii="宋体" w:hAnsi="宋体" w:cs="宋体"/>
        </w:rPr>
      </w:pPr>
      <w:bookmarkStart w:id="372" w:name="_Ref531951597"/>
      <w:bookmarkEnd w:id="372"/>
      <w:bookmarkStart w:id="373" w:name="_Ref531951594"/>
      <w:bookmarkStart w:id="374" w:name="_Toc20255"/>
      <w:bookmarkStart w:id="375" w:name="_Toc18812"/>
      <w:bookmarkStart w:id="376" w:name="_Toc51766600"/>
      <w:bookmarkStart w:id="377" w:name="_Toc84930737"/>
      <w:bookmarkStart w:id="378" w:name="_Toc22548"/>
      <w:bookmarkStart w:id="379" w:name="_Toc58860187"/>
      <w:bookmarkStart w:id="380" w:name="_Toc28351"/>
      <w:r>
        <w:rPr>
          <w:rFonts w:hint="eastAsia" w:ascii="宋体" w:hAnsi="宋体" w:cs="宋体"/>
          <w:szCs w:val="21"/>
          <w:lang w:bidi="ar"/>
        </w:rPr>
        <w:t>3</w:t>
      </w:r>
      <w:bookmarkEnd w:id="373"/>
      <w:r>
        <w:rPr>
          <w:rFonts w:hint="eastAsia" w:ascii="宋体" w:hAnsi="宋体" w:cs="宋体"/>
          <w:szCs w:val="21"/>
          <w:lang w:bidi="ar"/>
        </w:rPr>
        <w:t>.4  任命和授权</w:t>
      </w:r>
      <w:bookmarkEnd w:id="374"/>
      <w:bookmarkEnd w:id="375"/>
      <w:bookmarkEnd w:id="376"/>
      <w:bookmarkEnd w:id="377"/>
      <w:bookmarkEnd w:id="378"/>
      <w:bookmarkEnd w:id="379"/>
      <w:bookmarkEnd w:id="380"/>
    </w:p>
    <w:p w14:paraId="332D1F69">
      <w:pPr>
        <w:widowControl/>
        <w:wordWrap w:val="0"/>
        <w:topLinePunct/>
        <w:adjustRightInd w:val="0"/>
        <w:snapToGrid w:val="0"/>
        <w:spacing w:after="163" w:afterLines="50" w:line="360" w:lineRule="auto"/>
        <w:ind w:firstLine="420" w:firstLineChars="200"/>
        <w:outlineLvl w:val="3"/>
        <w:rPr>
          <w:rFonts w:ascii="宋体" w:hAnsi="宋体" w:cs="宋体"/>
        </w:rPr>
      </w:pPr>
      <w:r>
        <w:rPr>
          <w:rFonts w:hint="eastAsia" w:ascii="宋体" w:hAnsi="宋体" w:cs="宋体"/>
          <w:szCs w:val="21"/>
          <w:lang w:bidi="ar"/>
        </w:rPr>
        <w:t>3.4.1发包人应在发出开始工作通知前将工程师的任命通知承包人。更换工程师的，发包人应提前7天以书面形式通知承包人，并在通知中写明替换者的姓名、职务、职权、权限和任命时间。工程师超过2天不能履行职责的，应委派代表代行其职责，并通知承包人。</w:t>
      </w:r>
    </w:p>
    <w:p w14:paraId="5BAD9A7E">
      <w:pPr>
        <w:widowControl/>
        <w:wordWrap w:val="0"/>
        <w:topLinePunct/>
        <w:adjustRightInd w:val="0"/>
        <w:snapToGrid w:val="0"/>
        <w:spacing w:after="163" w:afterLines="50" w:line="360" w:lineRule="auto"/>
        <w:ind w:firstLine="420" w:firstLineChars="200"/>
        <w:outlineLvl w:val="3"/>
        <w:rPr>
          <w:rFonts w:ascii="宋体" w:hAnsi="宋体" w:cs="宋体"/>
        </w:rPr>
      </w:pPr>
      <w:r>
        <w:rPr>
          <w:rFonts w:hint="eastAsia" w:ascii="宋体" w:hAnsi="宋体" w:cs="宋体"/>
          <w:szCs w:val="21"/>
          <w:lang w:bidi="ar"/>
        </w:rPr>
        <w:t>3.4.2工程师可以授权其他人员负责执行其指派的一项或多项工作，但第3.6款[商定或确定]下的权利除外。工程师应将被授权人员的姓名及其授权范围通知承包人。被授权的人员在授权范围内发出的指示视为已得到工程师的同意，与工程师发出的指示具有同等效力。工程师撤销某项授权时，应将撤销授权的决定及时通知承包人。</w:t>
      </w:r>
    </w:p>
    <w:p w14:paraId="2446A50B">
      <w:pPr>
        <w:widowControl/>
        <w:wordWrap w:val="0"/>
        <w:topLinePunct/>
        <w:adjustRightInd w:val="0"/>
        <w:snapToGrid w:val="0"/>
        <w:spacing w:after="163" w:afterLines="50" w:line="360" w:lineRule="auto"/>
        <w:outlineLvl w:val="2"/>
        <w:rPr>
          <w:rFonts w:ascii="宋体" w:hAnsi="宋体" w:cs="宋体"/>
        </w:rPr>
      </w:pPr>
      <w:bookmarkStart w:id="381" w:name="_Toc20171749"/>
      <w:bookmarkEnd w:id="381"/>
      <w:bookmarkStart w:id="382" w:name="_Ref20165400"/>
      <w:bookmarkStart w:id="383" w:name="_Toc58860188"/>
      <w:bookmarkStart w:id="384" w:name="_Toc84930738"/>
      <w:bookmarkStart w:id="385" w:name="_Toc3937"/>
      <w:bookmarkStart w:id="386" w:name="_Toc12739"/>
      <w:bookmarkStart w:id="387" w:name="_Toc15176"/>
      <w:bookmarkStart w:id="388" w:name="_Toc51766601"/>
      <w:bookmarkStart w:id="389" w:name="_Toc1246"/>
      <w:r>
        <w:rPr>
          <w:rFonts w:hint="eastAsia" w:ascii="宋体" w:hAnsi="宋体" w:cs="宋体"/>
          <w:szCs w:val="21"/>
          <w:lang w:bidi="ar"/>
        </w:rPr>
        <w:t>3</w:t>
      </w:r>
      <w:bookmarkEnd w:id="382"/>
      <w:r>
        <w:rPr>
          <w:rFonts w:hint="eastAsia" w:ascii="宋体" w:hAnsi="宋体" w:cs="宋体"/>
          <w:szCs w:val="21"/>
          <w:lang w:bidi="ar"/>
        </w:rPr>
        <w:t>.5  指示</w:t>
      </w:r>
      <w:bookmarkEnd w:id="383"/>
      <w:bookmarkEnd w:id="384"/>
      <w:bookmarkEnd w:id="385"/>
      <w:bookmarkEnd w:id="386"/>
      <w:bookmarkEnd w:id="387"/>
      <w:bookmarkEnd w:id="388"/>
      <w:bookmarkEnd w:id="389"/>
    </w:p>
    <w:p w14:paraId="655816E4">
      <w:pPr>
        <w:widowControl/>
        <w:wordWrap w:val="0"/>
        <w:topLinePunct/>
        <w:adjustRightInd w:val="0"/>
        <w:snapToGrid w:val="0"/>
        <w:spacing w:after="163" w:afterLines="50" w:line="360" w:lineRule="auto"/>
        <w:ind w:firstLine="420" w:firstLineChars="200"/>
        <w:outlineLvl w:val="3"/>
        <w:rPr>
          <w:rFonts w:ascii="宋体" w:hAnsi="宋体" w:cs="宋体"/>
        </w:rPr>
      </w:pPr>
      <w:r>
        <w:rPr>
          <w:rFonts w:hint="eastAsia" w:ascii="宋体" w:hAnsi="宋体" w:cs="宋体"/>
          <w:szCs w:val="21"/>
          <w:lang w:bidi="ar"/>
        </w:rPr>
        <w:t>3.5.1工程师应按照发包人的授权发出指示。工程师的指示应采用书面形式，盖有工程师授权的项目管理机构章，并由工程师的授权人员签名。在紧急情况下，工程师的授权人员可以口头形式发出指示或当场签发临时书面指示，承包人应遵照执行。工程师应在授权人员发出口头指示或临时书面指示后24小时内发出书面确认函，在24小时内未发出书面确认函的，该口头指示或临时书面指示应被视为工程师的正式指示。</w:t>
      </w:r>
    </w:p>
    <w:p w14:paraId="28342ADE">
      <w:pPr>
        <w:widowControl/>
        <w:wordWrap w:val="0"/>
        <w:topLinePunct/>
        <w:adjustRightInd w:val="0"/>
        <w:snapToGrid w:val="0"/>
        <w:spacing w:after="163" w:afterLines="50" w:line="360" w:lineRule="auto"/>
        <w:ind w:firstLine="420" w:firstLineChars="200"/>
        <w:outlineLvl w:val="3"/>
        <w:rPr>
          <w:rFonts w:ascii="宋体" w:hAnsi="宋体" w:cs="宋体"/>
        </w:rPr>
      </w:pPr>
      <w:r>
        <w:rPr>
          <w:rFonts w:hint="eastAsia" w:ascii="宋体" w:hAnsi="宋体" w:cs="宋体"/>
          <w:szCs w:val="21"/>
          <w:lang w:bidi="ar"/>
        </w:rPr>
        <w:t>3.5.2承包人收到工程师作出的指示后应遵照执行。如果任何此类指示构成一项变更时，应按照第13条[变更与调整]的约定办理。</w:t>
      </w:r>
    </w:p>
    <w:p w14:paraId="103DCEC3">
      <w:pPr>
        <w:widowControl/>
        <w:wordWrap w:val="0"/>
        <w:topLinePunct/>
        <w:adjustRightInd w:val="0"/>
        <w:snapToGrid w:val="0"/>
        <w:spacing w:after="163" w:afterLines="50" w:line="360" w:lineRule="auto"/>
        <w:ind w:firstLine="420" w:firstLineChars="200"/>
        <w:outlineLvl w:val="3"/>
        <w:rPr>
          <w:rFonts w:ascii="宋体" w:hAnsi="宋体" w:cs="宋体"/>
          <w:highlight w:val="yellow"/>
        </w:rPr>
      </w:pPr>
      <w:r>
        <w:rPr>
          <w:rFonts w:hint="eastAsia" w:ascii="宋体" w:hAnsi="宋体" w:cs="宋体"/>
          <w:szCs w:val="21"/>
          <w:lang w:bidi="ar"/>
        </w:rPr>
        <w:t>3.5.3</w:t>
      </w:r>
      <w:r>
        <w:rPr>
          <w:rFonts w:hint="eastAsia" w:ascii="宋体" w:hAnsi="宋体" w:cs="宋体"/>
          <w:szCs w:val="21"/>
          <w:highlight w:val="none"/>
          <w:lang w:bidi="ar"/>
        </w:rPr>
        <w:t>由于工程师未能按合同约定发出指示、指示延误或指示错误而导致承包人费用增加和（或）工期延误的，发包人应承担由此增加的费用和（或）工期延误</w:t>
      </w:r>
      <w:ins w:id="44" w:author="龚龚龚" w:date="2025-04-21T15:11:11Z">
        <w:r>
          <w:rPr>
            <w:rFonts w:hint="eastAsia" w:ascii="宋体" w:hAnsi="宋体" w:cs="宋体"/>
            <w:szCs w:val="21"/>
            <w:highlight w:val="none"/>
            <w:lang w:eastAsia="zh-CN" w:bidi="ar"/>
          </w:rPr>
          <w:t>。</w:t>
        </w:r>
      </w:ins>
    </w:p>
    <w:p w14:paraId="62939966">
      <w:pPr>
        <w:widowControl/>
        <w:wordWrap w:val="0"/>
        <w:topLinePunct/>
        <w:adjustRightInd w:val="0"/>
        <w:snapToGrid w:val="0"/>
        <w:spacing w:after="163" w:afterLines="50" w:line="360" w:lineRule="auto"/>
        <w:outlineLvl w:val="2"/>
        <w:rPr>
          <w:rFonts w:ascii="宋体" w:hAnsi="宋体" w:cs="宋体"/>
        </w:rPr>
      </w:pPr>
      <w:bookmarkStart w:id="390" w:name="_Ref531951611"/>
      <w:bookmarkEnd w:id="390"/>
      <w:bookmarkStart w:id="391" w:name="_Ref531951609"/>
      <w:bookmarkEnd w:id="391"/>
      <w:bookmarkStart w:id="392" w:name="_Toc20171750"/>
      <w:bookmarkStart w:id="393" w:name="_Toc84930739"/>
      <w:bookmarkStart w:id="394" w:name="_Toc51766602"/>
      <w:bookmarkStart w:id="395" w:name="_Toc22818"/>
      <w:bookmarkStart w:id="396" w:name="_Toc21079"/>
      <w:bookmarkStart w:id="397" w:name="_Toc5247"/>
      <w:bookmarkStart w:id="398" w:name="_Toc9977"/>
      <w:bookmarkStart w:id="399" w:name="_Toc58860189"/>
      <w:r>
        <w:rPr>
          <w:rFonts w:hint="eastAsia" w:ascii="宋体" w:hAnsi="宋体" w:cs="宋体"/>
          <w:szCs w:val="21"/>
          <w:lang w:bidi="ar"/>
        </w:rPr>
        <w:t>3</w:t>
      </w:r>
      <w:bookmarkEnd w:id="392"/>
      <w:r>
        <w:rPr>
          <w:rFonts w:hint="eastAsia" w:ascii="宋体" w:hAnsi="宋体" w:cs="宋体"/>
          <w:szCs w:val="21"/>
          <w:lang w:bidi="ar"/>
        </w:rPr>
        <w:t>.6  商定或确定</w:t>
      </w:r>
      <w:bookmarkEnd w:id="393"/>
      <w:bookmarkEnd w:id="394"/>
      <w:bookmarkEnd w:id="395"/>
      <w:bookmarkEnd w:id="396"/>
      <w:bookmarkEnd w:id="397"/>
      <w:bookmarkEnd w:id="398"/>
      <w:bookmarkEnd w:id="399"/>
    </w:p>
    <w:p w14:paraId="0A652C9D">
      <w:pPr>
        <w:widowControl/>
        <w:wordWrap w:val="0"/>
        <w:topLinePunct/>
        <w:adjustRightInd w:val="0"/>
        <w:snapToGrid w:val="0"/>
        <w:spacing w:after="163" w:afterLines="50" w:line="360" w:lineRule="auto"/>
        <w:ind w:firstLine="420" w:firstLineChars="200"/>
        <w:outlineLvl w:val="3"/>
        <w:rPr>
          <w:rFonts w:ascii="宋体" w:hAnsi="宋体" w:cs="宋体"/>
        </w:rPr>
      </w:pPr>
      <w:r>
        <w:rPr>
          <w:rFonts w:hint="eastAsia" w:ascii="宋体" w:hAnsi="宋体" w:cs="宋体"/>
          <w:szCs w:val="21"/>
          <w:lang w:bidi="ar"/>
        </w:rPr>
        <w:t>3.6.1合同约定工程师应按照本款对任何事项进行商定或确定时，工程师应及时与合同当事人协商，尽量达成一致。工程师应将商定的结果以书面形式通知发包人和承包人，并由双方签署确认。</w:t>
      </w:r>
    </w:p>
    <w:p w14:paraId="5D69314E">
      <w:pPr>
        <w:widowControl/>
        <w:wordWrap w:val="0"/>
        <w:topLinePunct/>
        <w:adjustRightInd w:val="0"/>
        <w:snapToGrid w:val="0"/>
        <w:spacing w:after="163" w:afterLines="50" w:line="360" w:lineRule="auto"/>
        <w:ind w:firstLine="420" w:firstLineChars="200"/>
        <w:outlineLvl w:val="3"/>
        <w:rPr>
          <w:rFonts w:ascii="宋体" w:hAnsi="宋体" w:cs="宋体"/>
        </w:rPr>
      </w:pPr>
      <w:r>
        <w:rPr>
          <w:rFonts w:hint="eastAsia" w:ascii="宋体" w:hAnsi="宋体" w:cs="宋体"/>
          <w:szCs w:val="21"/>
          <w:lang w:bidi="ar"/>
        </w:rPr>
        <w:t>3.6.2除专用合同条件另有约定外，商定的期限应为工程师收到任何一方就商定事由发出的通知后42天内或工程师提出并经双方同意的其他期限。未能在该期限内达成一致的，由工程师按照合同约定审慎做出公正的确定。确定的期限应为商定的期限届满后42天内或工程师提出并经双方同意的其他期限。工程师应将确定的结果以书面形式通知发包人和承包人，并附详细依据。</w:t>
      </w:r>
    </w:p>
    <w:p w14:paraId="09EDF2A9">
      <w:pPr>
        <w:widowControl/>
        <w:wordWrap w:val="0"/>
        <w:topLinePunct/>
        <w:adjustRightInd w:val="0"/>
        <w:snapToGrid w:val="0"/>
        <w:spacing w:after="163" w:afterLines="50" w:line="360" w:lineRule="auto"/>
        <w:ind w:firstLine="420" w:firstLineChars="200"/>
        <w:outlineLvl w:val="3"/>
        <w:rPr>
          <w:rFonts w:ascii="宋体" w:hAnsi="宋体" w:cs="宋体"/>
        </w:rPr>
      </w:pPr>
      <w:bookmarkStart w:id="400" w:name="_Ref532287856"/>
      <w:bookmarkEnd w:id="400"/>
      <w:r>
        <w:rPr>
          <w:rFonts w:hint="eastAsia" w:ascii="宋体" w:hAnsi="宋体" w:cs="宋体"/>
          <w:szCs w:val="21"/>
          <w:lang w:bidi="ar"/>
        </w:rPr>
        <w:t>3.6.3任何一方对工程师的确定有异议的，应在收到确定的结果后28天内向另一方发出书面异议通知并抄送工程师。除第19.2款[承包人索赔的处理程序]另有约定外，工程师未能在确定的期限内发出确定的结果通知的，或者任何一方发出对确定的结果有异议的通知的，则构成争议并应按照第20条[争议解决]的约定处理。如未在28天内发出上述通知的，工程师的确定应被视为已被双方接受并对双方具有约束力，但专用合同条件另有约定的除外。</w:t>
      </w:r>
    </w:p>
    <w:p w14:paraId="101D45AB">
      <w:pPr>
        <w:widowControl/>
        <w:wordWrap w:val="0"/>
        <w:topLinePunct/>
        <w:adjustRightInd w:val="0"/>
        <w:snapToGrid w:val="0"/>
        <w:spacing w:after="163" w:afterLines="50" w:line="360" w:lineRule="auto"/>
        <w:ind w:firstLine="420" w:firstLineChars="200"/>
        <w:outlineLvl w:val="3"/>
        <w:rPr>
          <w:rFonts w:ascii="宋体" w:hAnsi="宋体" w:cs="宋体"/>
        </w:rPr>
      </w:pPr>
      <w:r>
        <w:rPr>
          <w:rFonts w:hint="eastAsia" w:ascii="宋体" w:hAnsi="宋体" w:cs="宋体"/>
          <w:szCs w:val="21"/>
          <w:lang w:bidi="ar"/>
        </w:rPr>
        <w:t>3.6.4在该争议解决前，双方应暂按工程师的确定执行。按照第20条[争议解决]的约定对工程师的确定作出修改的，按修改后的结果执行，由此导致承包人增加的费用和延误的工期由责任方承担。</w:t>
      </w:r>
    </w:p>
    <w:p w14:paraId="2301F6FF">
      <w:pPr>
        <w:widowControl/>
        <w:wordWrap w:val="0"/>
        <w:topLinePunct/>
        <w:adjustRightInd w:val="0"/>
        <w:snapToGrid w:val="0"/>
        <w:spacing w:after="163" w:afterLines="50" w:line="360" w:lineRule="auto"/>
        <w:outlineLvl w:val="2"/>
        <w:rPr>
          <w:rFonts w:ascii="宋体" w:hAnsi="宋体" w:cs="宋体"/>
        </w:rPr>
      </w:pPr>
      <w:bookmarkStart w:id="401" w:name="_Toc20171751"/>
      <w:bookmarkEnd w:id="401"/>
      <w:bookmarkStart w:id="402" w:name="_Ref531951747"/>
      <w:bookmarkEnd w:id="402"/>
      <w:bookmarkStart w:id="403" w:name="_Ref531951749"/>
      <w:bookmarkStart w:id="404" w:name="_Toc51766603"/>
      <w:bookmarkStart w:id="405" w:name="_Toc1155"/>
      <w:bookmarkStart w:id="406" w:name="_Toc84930740"/>
      <w:bookmarkStart w:id="407" w:name="_Toc17427"/>
      <w:bookmarkStart w:id="408" w:name="_Toc23493"/>
      <w:bookmarkStart w:id="409" w:name="_Toc58860190"/>
      <w:bookmarkStart w:id="410" w:name="_Toc11076"/>
      <w:r>
        <w:rPr>
          <w:rFonts w:hint="eastAsia" w:ascii="宋体" w:hAnsi="宋体" w:cs="宋体"/>
          <w:szCs w:val="21"/>
          <w:lang w:bidi="ar"/>
        </w:rPr>
        <w:t>3</w:t>
      </w:r>
      <w:bookmarkEnd w:id="403"/>
      <w:r>
        <w:rPr>
          <w:rFonts w:hint="eastAsia" w:ascii="宋体" w:hAnsi="宋体" w:cs="宋体"/>
          <w:szCs w:val="21"/>
          <w:lang w:bidi="ar"/>
        </w:rPr>
        <w:t>.7  会议</w:t>
      </w:r>
      <w:bookmarkEnd w:id="404"/>
      <w:bookmarkEnd w:id="405"/>
      <w:bookmarkEnd w:id="406"/>
      <w:bookmarkEnd w:id="407"/>
      <w:bookmarkEnd w:id="408"/>
      <w:bookmarkEnd w:id="409"/>
      <w:bookmarkEnd w:id="410"/>
    </w:p>
    <w:p w14:paraId="3249EE39">
      <w:pPr>
        <w:widowControl/>
        <w:wordWrap w:val="0"/>
        <w:topLinePunct/>
        <w:adjustRightInd w:val="0"/>
        <w:snapToGrid w:val="0"/>
        <w:spacing w:after="163" w:afterLines="50" w:line="360" w:lineRule="auto"/>
        <w:ind w:firstLine="420" w:firstLineChars="200"/>
        <w:outlineLvl w:val="3"/>
        <w:rPr>
          <w:rFonts w:ascii="宋体" w:hAnsi="宋体" w:cs="宋体"/>
        </w:rPr>
      </w:pPr>
      <w:r>
        <w:rPr>
          <w:rFonts w:hint="eastAsia" w:ascii="宋体" w:hAnsi="宋体" w:cs="宋体"/>
          <w:szCs w:val="21"/>
          <w:lang w:bidi="ar"/>
        </w:rPr>
        <w:t>3.7.1除专用合同条件另有约定外，任何一方可向另一方发出通知，要求另一方出席会议，讨论工程的实施安排或与本合同履行有关的其他事项。发包人的其他承包人、承包人的分包人和其他第三方可应任何一方的请求出席任何此类会议。</w:t>
      </w:r>
    </w:p>
    <w:p w14:paraId="718ED30C">
      <w:pPr>
        <w:widowControl/>
        <w:wordWrap w:val="0"/>
        <w:topLinePunct/>
        <w:adjustRightInd w:val="0"/>
        <w:snapToGrid w:val="0"/>
        <w:spacing w:after="163" w:afterLines="50" w:line="360" w:lineRule="auto"/>
        <w:ind w:firstLine="420" w:firstLineChars="200"/>
        <w:outlineLvl w:val="3"/>
        <w:rPr>
          <w:rFonts w:ascii="宋体" w:hAnsi="宋体" w:cs="宋体"/>
        </w:rPr>
      </w:pPr>
      <w:r>
        <w:rPr>
          <w:rFonts w:hint="eastAsia" w:ascii="宋体" w:hAnsi="宋体" w:cs="宋体"/>
          <w:szCs w:val="21"/>
          <w:lang w:bidi="ar"/>
        </w:rPr>
        <w:t>3.7.2除专用合同条件另有约定外，发包人应保存每次会议参加人签名的记录，并将会议纪要提供给出席会议的人员。任何根据此类会议以及会议纪要采取的行动应符合本合同的约定。</w:t>
      </w:r>
    </w:p>
    <w:p w14:paraId="0D15B514">
      <w:pPr>
        <w:widowControl/>
        <w:wordWrap w:val="0"/>
        <w:topLinePunct/>
        <w:adjustRightInd w:val="0"/>
        <w:snapToGrid w:val="0"/>
        <w:spacing w:after="163" w:afterLines="50" w:line="360" w:lineRule="auto"/>
        <w:outlineLvl w:val="1"/>
        <w:rPr>
          <w:rFonts w:ascii="宋体" w:hAnsi="宋体" w:cs="宋体"/>
          <w:kern w:val="0"/>
        </w:rPr>
      </w:pPr>
      <w:bookmarkStart w:id="411" w:name="_Ref531952805"/>
      <w:bookmarkEnd w:id="411"/>
      <w:bookmarkStart w:id="412" w:name="_Toc20171752"/>
      <w:bookmarkStart w:id="413" w:name="_Toc15782"/>
      <w:bookmarkStart w:id="414" w:name="_Toc31162"/>
      <w:r>
        <w:rPr>
          <w:rFonts w:hint="eastAsia" w:ascii="宋体" w:hAnsi="宋体" w:cs="宋体"/>
          <w:kern w:val="0"/>
          <w:szCs w:val="21"/>
          <w:lang w:bidi="ar"/>
        </w:rPr>
        <w:t xml:space="preserve">第4条 </w:t>
      </w:r>
      <w:bookmarkEnd w:id="412"/>
      <w:r>
        <w:rPr>
          <w:rFonts w:hint="eastAsia" w:ascii="宋体" w:hAnsi="宋体" w:cs="宋体"/>
          <w:kern w:val="0"/>
          <w:szCs w:val="21"/>
          <w:lang w:bidi="ar"/>
        </w:rPr>
        <w:t xml:space="preserve"> 承包人</w:t>
      </w:r>
      <w:bookmarkEnd w:id="413"/>
      <w:bookmarkEnd w:id="414"/>
    </w:p>
    <w:p w14:paraId="6A3B7C56">
      <w:pPr>
        <w:widowControl/>
        <w:wordWrap w:val="0"/>
        <w:topLinePunct/>
        <w:adjustRightInd w:val="0"/>
        <w:snapToGrid w:val="0"/>
        <w:spacing w:after="163" w:afterLines="50" w:line="360" w:lineRule="auto"/>
        <w:outlineLvl w:val="2"/>
        <w:rPr>
          <w:rFonts w:ascii="宋体" w:hAnsi="宋体" w:cs="宋体"/>
        </w:rPr>
      </w:pPr>
      <w:bookmarkStart w:id="415" w:name="_Ref531951961"/>
      <w:bookmarkEnd w:id="415"/>
      <w:bookmarkStart w:id="416" w:name="_Ref531951945"/>
      <w:bookmarkEnd w:id="416"/>
      <w:bookmarkStart w:id="417" w:name="_Ref531951958"/>
      <w:bookmarkEnd w:id="417"/>
      <w:bookmarkStart w:id="418" w:name="_Toc20171753"/>
      <w:bookmarkEnd w:id="418"/>
      <w:bookmarkStart w:id="419" w:name="_Ref531951941"/>
      <w:bookmarkEnd w:id="419"/>
      <w:bookmarkStart w:id="420" w:name="_Ref531951975"/>
      <w:bookmarkStart w:id="421" w:name="_Toc84930742"/>
      <w:bookmarkStart w:id="422" w:name="_Toc7793"/>
      <w:bookmarkStart w:id="423" w:name="_Toc51766605"/>
      <w:bookmarkStart w:id="424" w:name="_Toc58860192"/>
      <w:bookmarkStart w:id="425" w:name="_Toc27227"/>
      <w:bookmarkStart w:id="426" w:name="_Toc10227"/>
      <w:bookmarkStart w:id="427" w:name="_Toc26043"/>
      <w:r>
        <w:rPr>
          <w:rFonts w:hint="eastAsia" w:ascii="宋体" w:hAnsi="宋体" w:cs="宋体"/>
          <w:szCs w:val="21"/>
          <w:lang w:bidi="ar"/>
        </w:rPr>
        <w:t>4</w:t>
      </w:r>
      <w:bookmarkEnd w:id="420"/>
      <w:r>
        <w:rPr>
          <w:rFonts w:hint="eastAsia" w:ascii="宋体" w:hAnsi="宋体" w:cs="宋体"/>
          <w:szCs w:val="21"/>
          <w:lang w:bidi="ar"/>
        </w:rPr>
        <w:t>.1  承包人的一般义务</w:t>
      </w:r>
      <w:bookmarkEnd w:id="421"/>
      <w:bookmarkEnd w:id="422"/>
      <w:bookmarkEnd w:id="423"/>
      <w:bookmarkEnd w:id="424"/>
      <w:bookmarkEnd w:id="425"/>
      <w:bookmarkEnd w:id="426"/>
      <w:bookmarkEnd w:id="427"/>
      <w:r>
        <w:rPr>
          <w:rFonts w:hint="eastAsia" w:ascii="宋体" w:hAnsi="宋体" w:cs="宋体"/>
          <w:szCs w:val="21"/>
          <w:lang w:bidi="ar"/>
        </w:rPr>
        <w:t xml:space="preserve"> </w:t>
      </w:r>
    </w:p>
    <w:p w14:paraId="5A73E8A7">
      <w:pPr>
        <w:widowControl/>
        <w:adjustRightInd w:val="0"/>
        <w:snapToGrid w:val="0"/>
        <w:spacing w:after="163" w:afterLines="50" w:line="360" w:lineRule="auto"/>
        <w:ind w:firstLine="420" w:firstLineChars="200"/>
        <w:rPr>
          <w:rFonts w:ascii="宋体" w:hAnsi="宋体" w:cs="宋体"/>
          <w:kern w:val="0"/>
        </w:rPr>
      </w:pPr>
      <w:bookmarkStart w:id="428" w:name="_Ref509046929"/>
      <w:bookmarkEnd w:id="428"/>
      <w:r>
        <w:rPr>
          <w:rFonts w:hint="eastAsia" w:ascii="宋体" w:hAnsi="宋体" w:cs="宋体"/>
          <w:kern w:val="0"/>
          <w:szCs w:val="21"/>
          <w:lang w:bidi="ar"/>
        </w:rPr>
        <w:t>除专用合同条件另有约定外，承包人在履行合同过程中应遵守法律和工程建设标准规范，并履行以下义务：</w:t>
      </w:r>
    </w:p>
    <w:p w14:paraId="247DB59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（1）办理法律规定和合同约定由承包人办理的许可和批准，将办理结果书面报送发包人留存，并承担因承包人违反法律或合同约定给发包人造成的任何费用和损失；</w:t>
      </w:r>
    </w:p>
    <w:p w14:paraId="5B5FEF9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（2）按合同约定完成全部工作并在缺陷责任期和保修期内承担缺陷保证责任和保修义务，对工作中的任何缺陷进行整改、完善和修补，使其满足合同约定的目的；</w:t>
      </w:r>
    </w:p>
    <w:p w14:paraId="5A7B10F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（3）提供合同约定的工程设备和承包人文件，以及为完成合同工作所需的劳务、材料、施工设备和其他物品，并按合同约定负责临时设施的设计、施工、运行、维护、管理和拆除；</w:t>
      </w:r>
    </w:p>
    <w:p w14:paraId="055CF33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（4）按合同约定的工作内容和进度要求，编制设计、施工的组织和实施计划，保证项目进度计划的实现，并对所有设计、施工作业和施工方法，以及全部工程的完备性和安全可靠性负责；</w:t>
      </w:r>
    </w:p>
    <w:p w14:paraId="4405519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（5）按法律规定和合同约定采取安全文明施工、职业健康和环境保护措施，办理员工工伤保险等相关保险，确保工程及人员、材料、设备和设施的安全，防止因工程实施造成的人身伤害和财产损失；</w:t>
      </w:r>
    </w:p>
    <w:p w14:paraId="10488F1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w:t>
      </w:r>
      <w:r>
        <w:rPr>
          <w:rFonts w:ascii="宋体" w:hAnsi="宋体" w:cs="宋体"/>
          <w:kern w:val="0"/>
          <w:szCs w:val="21"/>
          <w:lang w:bidi="ar"/>
        </w:rPr>
        <w:t>6</w:t>
      </w:r>
      <w:r>
        <w:rPr>
          <w:rFonts w:hint="eastAsia" w:ascii="宋体" w:hAnsi="宋体" w:cs="宋体"/>
          <w:kern w:val="0"/>
          <w:szCs w:val="21"/>
          <w:lang w:bidi="ar"/>
        </w:rPr>
        <w:t>）将发包人按合同约定支付的各项价款专用于合同工程，且应及时支付其雇用人员（包括建筑工人）工资，并及时向分包人支付合同价款；</w:t>
      </w:r>
    </w:p>
    <w:p w14:paraId="5B735E6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w:t>
      </w:r>
      <w:r>
        <w:rPr>
          <w:rFonts w:ascii="宋体" w:hAnsi="宋体" w:cs="宋体"/>
          <w:kern w:val="0"/>
          <w:szCs w:val="21"/>
          <w:lang w:bidi="ar"/>
        </w:rPr>
        <w:t>7</w:t>
      </w:r>
      <w:r>
        <w:rPr>
          <w:rFonts w:hint="eastAsia" w:ascii="宋体" w:hAnsi="宋体" w:cs="宋体"/>
          <w:kern w:val="0"/>
          <w:szCs w:val="21"/>
          <w:lang w:bidi="ar"/>
        </w:rPr>
        <w:t>）在进行合同约定的各项工作时，不得侵害发包人与他人使用公用道路、水源、市政管网等公共设施的权利，避免对邻近的公共设施产生干扰。</w:t>
      </w:r>
    </w:p>
    <w:p w14:paraId="480EA417">
      <w:pPr>
        <w:widowControl/>
        <w:wordWrap w:val="0"/>
        <w:topLinePunct/>
        <w:adjustRightInd w:val="0"/>
        <w:snapToGrid w:val="0"/>
        <w:spacing w:after="163" w:afterLines="50" w:line="360" w:lineRule="auto"/>
        <w:outlineLvl w:val="2"/>
        <w:rPr>
          <w:rFonts w:ascii="宋体" w:hAnsi="宋体" w:cs="宋体"/>
        </w:rPr>
      </w:pPr>
      <w:bookmarkStart w:id="429" w:name="_Toc20171754"/>
      <w:bookmarkEnd w:id="429"/>
      <w:bookmarkStart w:id="430" w:name="_Ref4426803"/>
      <w:bookmarkEnd w:id="430"/>
      <w:bookmarkStart w:id="431" w:name="_Ref4428418"/>
      <w:bookmarkStart w:id="432" w:name="_Toc9708"/>
      <w:bookmarkStart w:id="433" w:name="_Toc9719"/>
      <w:bookmarkStart w:id="434" w:name="_Toc84930743"/>
      <w:bookmarkStart w:id="435" w:name="_Toc58860193"/>
      <w:bookmarkStart w:id="436" w:name="_Toc22503"/>
      <w:bookmarkStart w:id="437" w:name="_Toc51766606"/>
      <w:bookmarkStart w:id="438" w:name="_Toc275"/>
      <w:r>
        <w:rPr>
          <w:rFonts w:hint="eastAsia" w:ascii="宋体" w:hAnsi="宋体" w:cs="宋体"/>
          <w:szCs w:val="21"/>
          <w:lang w:bidi="ar"/>
        </w:rPr>
        <w:t>4</w:t>
      </w:r>
      <w:bookmarkEnd w:id="431"/>
      <w:r>
        <w:rPr>
          <w:rFonts w:hint="eastAsia" w:ascii="宋体" w:hAnsi="宋体" w:cs="宋体"/>
          <w:szCs w:val="21"/>
          <w:lang w:bidi="ar"/>
        </w:rPr>
        <w:t>.2  履约担保</w:t>
      </w:r>
      <w:bookmarkEnd w:id="432"/>
      <w:bookmarkEnd w:id="433"/>
      <w:bookmarkEnd w:id="434"/>
      <w:bookmarkEnd w:id="435"/>
      <w:bookmarkEnd w:id="436"/>
      <w:bookmarkEnd w:id="437"/>
      <w:bookmarkEnd w:id="438"/>
    </w:p>
    <w:p w14:paraId="263D34B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需要承包人提供履约担保的，由合同当事人在专用合同条件中约定履约担保的方式、金额及提交的时间等，并应符合第2.5款[支付合同价款]的规定。履约担保可以采用银行保函或担保公司担保等形式，承包人为联合体的，其履约担保由联合体各方或者联合体中牵头人的名义代表联合体提交，具体由合同当事人在专用合同条件中约定。</w:t>
      </w:r>
    </w:p>
    <w:p w14:paraId="6226A57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承包人应保证其履约担保在发包人竣工验收前一直有效，发包人应在竣工验收合格后7天内将履约担保款项退还给承包人或者解除履约担保。</w:t>
      </w:r>
    </w:p>
    <w:p w14:paraId="6BB9CB5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因承包人原因导致工期延长的，继续提供履约担保所增加的费用由承包人承担；非因承包人原因导致工期延长的，继续提供履约担保所增加的费用由发包人承担。</w:t>
      </w:r>
    </w:p>
    <w:p w14:paraId="6D2B49DE">
      <w:pPr>
        <w:widowControl/>
        <w:wordWrap w:val="0"/>
        <w:topLinePunct/>
        <w:adjustRightInd w:val="0"/>
        <w:snapToGrid w:val="0"/>
        <w:spacing w:after="163" w:afterLines="50" w:line="360" w:lineRule="auto"/>
        <w:outlineLvl w:val="2"/>
        <w:rPr>
          <w:rFonts w:ascii="宋体" w:hAnsi="宋体" w:cs="宋体"/>
        </w:rPr>
      </w:pPr>
      <w:bookmarkStart w:id="439" w:name="_Ref532689105"/>
      <w:bookmarkEnd w:id="439"/>
      <w:bookmarkStart w:id="440" w:name="_Ref532689108"/>
      <w:bookmarkEnd w:id="440"/>
      <w:bookmarkStart w:id="441" w:name="_Toc20171755"/>
      <w:bookmarkStart w:id="442" w:name="_Toc84930744"/>
      <w:bookmarkStart w:id="443" w:name="_Toc17466"/>
      <w:bookmarkStart w:id="444" w:name="_Toc16863"/>
      <w:bookmarkStart w:id="445" w:name="_Toc51766607"/>
      <w:bookmarkStart w:id="446" w:name="_Toc6688"/>
      <w:bookmarkStart w:id="447" w:name="_Toc2595"/>
      <w:bookmarkStart w:id="448" w:name="_Toc58860194"/>
      <w:r>
        <w:rPr>
          <w:rFonts w:hint="eastAsia" w:ascii="宋体" w:hAnsi="宋体" w:cs="宋体"/>
          <w:szCs w:val="21"/>
          <w:lang w:bidi="ar"/>
        </w:rPr>
        <w:t>4</w:t>
      </w:r>
      <w:bookmarkEnd w:id="441"/>
      <w:r>
        <w:rPr>
          <w:rFonts w:hint="eastAsia" w:ascii="宋体" w:hAnsi="宋体" w:cs="宋体"/>
          <w:szCs w:val="21"/>
          <w:lang w:bidi="ar"/>
        </w:rPr>
        <w:t>.3  工程总承包项目经理</w:t>
      </w:r>
      <w:bookmarkEnd w:id="442"/>
      <w:bookmarkEnd w:id="443"/>
      <w:bookmarkEnd w:id="444"/>
      <w:bookmarkEnd w:id="445"/>
      <w:bookmarkEnd w:id="446"/>
      <w:bookmarkEnd w:id="447"/>
      <w:bookmarkEnd w:id="448"/>
    </w:p>
    <w:p w14:paraId="788C7BA3">
      <w:pPr>
        <w:widowControl/>
        <w:wordWrap w:val="0"/>
        <w:topLinePunct/>
        <w:adjustRightInd w:val="0"/>
        <w:snapToGrid w:val="0"/>
        <w:spacing w:after="163" w:afterLines="50" w:line="360" w:lineRule="auto"/>
        <w:ind w:firstLine="420" w:firstLineChars="200"/>
        <w:outlineLvl w:val="3"/>
        <w:rPr>
          <w:rFonts w:ascii="宋体" w:hAnsi="宋体" w:cs="宋体"/>
        </w:rPr>
      </w:pPr>
      <w:bookmarkStart w:id="449" w:name="_Ref532351726"/>
      <w:bookmarkEnd w:id="449"/>
      <w:r>
        <w:rPr>
          <w:rFonts w:hint="eastAsia" w:ascii="宋体" w:hAnsi="宋体" w:cs="宋体"/>
          <w:szCs w:val="21"/>
          <w:lang w:bidi="ar"/>
        </w:rPr>
        <w:t>4.3.1工程总承包项目经理应为合同当事人所确认的人选，并在专用合同条件中明确工程总承包项目经理的姓名、注册执业资格或职称、联系方式及授权范围等事项。工程总承包项目经理应具备履行其职责所需的资格、经验和能力，并为承包人正式聘用的员工，承包人应向发包人提交工程总承包项目经理与承包人之间的劳动合同，以及承包人为工程总承包项目经理缴纳社会保险的有效证明。承包人不提交上述文件的，工程总承包项目经理无权履行职责，发包人有权要求更换工程总承包项目经理，由此增加的费用和（或）延误的工期由承包人承担。同时，发包人有权根据专用合同条件约定要求承包人承担违约责任。</w:t>
      </w:r>
    </w:p>
    <w:p w14:paraId="644F45DE">
      <w:pPr>
        <w:widowControl/>
        <w:wordWrap w:val="0"/>
        <w:topLinePunct/>
        <w:adjustRightInd w:val="0"/>
        <w:snapToGrid w:val="0"/>
        <w:spacing w:after="163" w:afterLines="50" w:line="360" w:lineRule="auto"/>
        <w:ind w:firstLine="420" w:firstLineChars="200"/>
        <w:outlineLvl w:val="3"/>
        <w:rPr>
          <w:rFonts w:ascii="宋体" w:hAnsi="宋体" w:cs="宋体"/>
        </w:rPr>
      </w:pPr>
      <w:bookmarkStart w:id="450" w:name="_Ref532689263"/>
      <w:bookmarkEnd w:id="450"/>
      <w:r>
        <w:rPr>
          <w:rFonts w:hint="eastAsia" w:ascii="宋体" w:hAnsi="宋体" w:cs="宋体"/>
          <w:szCs w:val="21"/>
          <w:lang w:bidi="ar"/>
        </w:rPr>
        <w:t>4.3.2承包人应按合同协议书的约定指派工程总承包项目经理，并在约定的期限内到职。工程总承包项目经理不得同时担任其他工程项目的工程总承包项目经理或施工工程总承包项目经理（含施工总承包工程、专业承包工程）。工程在现场实施的全部时间内，工程总承包项目经理每月在施工现场时间不得少于专用合同条件约定的天数。工程总承包项目经理确需离开施工现场时，应事先通知工程师，并取得发包人的书面同意。工程总承包项目经理未经批准擅自离开施工现场的，承包人应按照专用合同条件的约定承担违约责任。工程总承包项目经理的通知中应当载明临时代行其职责的人员的注册执业资格、管理经验等资料，该人员应具备履行相应职责的资格、经验和能力。</w:t>
      </w:r>
    </w:p>
    <w:p w14:paraId="506EB252">
      <w:pPr>
        <w:widowControl/>
        <w:wordWrap w:val="0"/>
        <w:topLinePunct/>
        <w:adjustRightInd w:val="0"/>
        <w:snapToGrid w:val="0"/>
        <w:spacing w:after="163" w:afterLines="50" w:line="360" w:lineRule="auto"/>
        <w:ind w:firstLine="420" w:firstLineChars="200"/>
        <w:outlineLvl w:val="3"/>
        <w:rPr>
          <w:rFonts w:ascii="宋体" w:hAnsi="宋体" w:cs="宋体"/>
        </w:rPr>
      </w:pPr>
      <w:bookmarkStart w:id="451" w:name="_Ref532689178"/>
      <w:bookmarkEnd w:id="451"/>
      <w:bookmarkStart w:id="452" w:name="_Ref531952112"/>
      <w:r>
        <w:rPr>
          <w:rFonts w:hint="eastAsia" w:ascii="宋体" w:hAnsi="宋体" w:cs="宋体"/>
          <w:szCs w:val="21"/>
          <w:lang w:bidi="ar"/>
        </w:rPr>
        <w:t>4</w:t>
      </w:r>
      <w:bookmarkEnd w:id="452"/>
      <w:r>
        <w:rPr>
          <w:rFonts w:hint="eastAsia" w:ascii="宋体" w:hAnsi="宋体" w:cs="宋体"/>
          <w:szCs w:val="21"/>
          <w:lang w:bidi="ar"/>
        </w:rPr>
        <w:t>.3.3承包人应根据本合同的约定授予工程总承包项目经理代表承包人履行合同所需的权利，工程总承包项目经理权限以专用合同条件中约定的权限为准。经承包人授权后，工程总承包项目经理应按合同约定以及工程师按第3.5款[指示]作出的指示，代表承包人负责组织合同的实施。在紧急情况下，且无法与发包人和工程师取得联系时，工程总承包项目经理有权采取必要的措施保证人身、工程和财产的安全，但须在事后48小时内向工程师送交书面报告。</w:t>
      </w:r>
    </w:p>
    <w:p w14:paraId="34733B18">
      <w:pPr>
        <w:widowControl/>
        <w:wordWrap w:val="0"/>
        <w:topLinePunct/>
        <w:adjustRightInd w:val="0"/>
        <w:snapToGrid w:val="0"/>
        <w:spacing w:after="163" w:afterLines="50" w:line="360" w:lineRule="auto"/>
        <w:ind w:firstLine="420" w:firstLineChars="200"/>
        <w:outlineLvl w:val="3"/>
        <w:rPr>
          <w:rFonts w:ascii="宋体" w:hAnsi="宋体" w:cs="宋体"/>
        </w:rPr>
      </w:pPr>
      <w:bookmarkStart w:id="453" w:name="_Ref4426412"/>
      <w:bookmarkEnd w:id="453"/>
      <w:r>
        <w:rPr>
          <w:rFonts w:hint="eastAsia" w:ascii="宋体" w:hAnsi="宋体" w:cs="宋体"/>
          <w:szCs w:val="21"/>
          <w:lang w:bidi="ar"/>
        </w:rPr>
        <w:t>4.3.4承包人需要更换工程总承包项目经理的，应提前14天书面通知发包人并抄送工程师，征得发包人书面同意。通知中应当载明继任工程总承包项目经理的注册执业资格、管理经验等资料，继任工程总承包项目经理继续履行本合同约定的职责。未经发包人书面同意，承包人不得擅自更换工程总承包项目经理，在发包人未予以书面回复期间内，工程总承包项目经理将继续履行其职责。工程总承包项目经理突发丧失履行职务能力的，承包人应当及时委派一位具有相应资格能力的人员担任临时工程总承包项目经理，履行工程总承包项目经理的职责，临时工程总承包项目经理将履行职责直至发包人同意新的工程总承包项目经理的任命之日止。承包人擅自更换工程总承包项目经理的，应按照专用合同条件的约定承担违约责任。</w:t>
      </w:r>
    </w:p>
    <w:p w14:paraId="20A16D48">
      <w:pPr>
        <w:widowControl/>
        <w:wordWrap w:val="0"/>
        <w:topLinePunct/>
        <w:adjustRightInd w:val="0"/>
        <w:snapToGrid w:val="0"/>
        <w:spacing w:after="163" w:afterLines="50" w:line="360" w:lineRule="auto"/>
        <w:ind w:firstLine="420" w:firstLineChars="200"/>
        <w:outlineLvl w:val="3"/>
        <w:rPr>
          <w:rFonts w:ascii="宋体" w:hAnsi="宋体" w:cs="宋体"/>
        </w:rPr>
      </w:pPr>
      <w:bookmarkStart w:id="454" w:name="_Ref531952137"/>
      <w:bookmarkEnd w:id="454"/>
      <w:r>
        <w:rPr>
          <w:rFonts w:hint="eastAsia" w:ascii="宋体" w:hAnsi="宋体" w:cs="宋体"/>
          <w:szCs w:val="21"/>
          <w:lang w:bidi="ar"/>
        </w:rPr>
        <w:t>4.3.5发包人有权书面通知承包人要求更换其认为不称职的工程总承包项目经理，通知中应当载明要求更换的理由。承包人应在接到更换通知后14天内向发包人提出书面的改进报告。如承包人没有提出改进报告，应在收到更换通知后</w:t>
      </w:r>
      <w:r>
        <w:rPr>
          <w:rFonts w:ascii="宋体" w:hAnsi="宋体" w:cs="宋体"/>
          <w:szCs w:val="21"/>
          <w:lang w:bidi="ar"/>
        </w:rPr>
        <w:t>28天内更换</w:t>
      </w:r>
      <w:r>
        <w:rPr>
          <w:rFonts w:hint="eastAsia" w:ascii="宋体" w:hAnsi="宋体" w:cs="宋体"/>
          <w:szCs w:val="21"/>
          <w:lang w:bidi="ar"/>
        </w:rPr>
        <w:t>工程总承包</w:t>
      </w:r>
      <w:r>
        <w:rPr>
          <w:rFonts w:ascii="宋体" w:hAnsi="宋体" w:cs="宋体"/>
          <w:szCs w:val="21"/>
          <w:lang w:bidi="ar"/>
        </w:rPr>
        <w:t>项目经理。</w:t>
      </w:r>
      <w:r>
        <w:rPr>
          <w:rFonts w:hint="eastAsia" w:ascii="宋体" w:hAnsi="宋体" w:cs="宋体"/>
          <w:szCs w:val="21"/>
          <w:lang w:bidi="ar"/>
        </w:rPr>
        <w:t>发包人收到改进报告后仍要求更换的，承包人应在接到第二次更换通知的28天内进行更换，并将新任命的工程总承包项目经理的注册执业资格、管理经验等资料书面通知发包人。继任工程总承包项目经理继续履行本合同约定的职责。承包人无正当理由拒绝更换工程总承包项目经理的，应按照专用合同条件的约定承担违约责任。</w:t>
      </w:r>
    </w:p>
    <w:p w14:paraId="6C5739EE">
      <w:pPr>
        <w:widowControl/>
        <w:wordWrap w:val="0"/>
        <w:topLinePunct/>
        <w:adjustRightInd w:val="0"/>
        <w:snapToGrid w:val="0"/>
        <w:spacing w:after="163" w:afterLines="50" w:line="360" w:lineRule="auto"/>
        <w:ind w:firstLine="420" w:firstLineChars="200"/>
        <w:outlineLvl w:val="3"/>
        <w:rPr>
          <w:rFonts w:ascii="宋体" w:hAnsi="宋体" w:cs="宋体"/>
        </w:rPr>
      </w:pPr>
      <w:bookmarkStart w:id="455" w:name="_Ref122620"/>
      <w:bookmarkEnd w:id="455"/>
      <w:r>
        <w:rPr>
          <w:rFonts w:hint="eastAsia" w:ascii="宋体" w:hAnsi="宋体" w:cs="宋体"/>
          <w:szCs w:val="21"/>
          <w:lang w:bidi="ar"/>
        </w:rPr>
        <w:t>4.3.6工程总承包项目经理因特殊情况授权其下属人员履行其某项工作职责的，该下属人员应具备履行相应职责的能力，并应事先将上述人员的姓名、注册执业资格、管理经验等信息和授权范围书面通知发包人并抄送工程师，征得发包人书面同意。</w:t>
      </w:r>
    </w:p>
    <w:p w14:paraId="23BCCE8D">
      <w:pPr>
        <w:widowControl/>
        <w:wordWrap w:val="0"/>
        <w:topLinePunct/>
        <w:adjustRightInd w:val="0"/>
        <w:snapToGrid w:val="0"/>
        <w:spacing w:after="163" w:afterLines="50" w:line="360" w:lineRule="auto"/>
        <w:outlineLvl w:val="2"/>
        <w:rPr>
          <w:rFonts w:ascii="宋体" w:hAnsi="宋体" w:cs="宋体"/>
        </w:rPr>
      </w:pPr>
      <w:bookmarkStart w:id="456" w:name="_Ref531952172"/>
      <w:bookmarkEnd w:id="456"/>
      <w:bookmarkStart w:id="457" w:name="_Ref531952175"/>
      <w:bookmarkEnd w:id="457"/>
      <w:bookmarkStart w:id="458" w:name="_Toc20171756"/>
      <w:bookmarkStart w:id="459" w:name="_Toc51766608"/>
      <w:bookmarkStart w:id="460" w:name="_Toc13144"/>
      <w:bookmarkStart w:id="461" w:name="_Toc17448"/>
      <w:bookmarkStart w:id="462" w:name="_Toc58860195"/>
      <w:bookmarkStart w:id="463" w:name="_Toc84930745"/>
      <w:bookmarkStart w:id="464" w:name="_Toc2234"/>
      <w:bookmarkStart w:id="465" w:name="_Toc22892"/>
      <w:r>
        <w:rPr>
          <w:rFonts w:hint="eastAsia" w:ascii="宋体" w:hAnsi="宋体" w:cs="宋体"/>
          <w:szCs w:val="21"/>
          <w:lang w:bidi="ar"/>
        </w:rPr>
        <w:t xml:space="preserve">4.4  </w:t>
      </w:r>
      <w:bookmarkEnd w:id="458"/>
      <w:r>
        <w:rPr>
          <w:rFonts w:hint="eastAsia" w:ascii="宋体" w:hAnsi="宋体" w:cs="宋体"/>
          <w:szCs w:val="21"/>
          <w:lang w:bidi="ar"/>
        </w:rPr>
        <w:t>承包人人员</w:t>
      </w:r>
      <w:bookmarkEnd w:id="459"/>
      <w:bookmarkEnd w:id="460"/>
      <w:bookmarkEnd w:id="461"/>
      <w:bookmarkEnd w:id="462"/>
      <w:bookmarkEnd w:id="463"/>
      <w:bookmarkEnd w:id="464"/>
      <w:bookmarkEnd w:id="465"/>
    </w:p>
    <w:p w14:paraId="291936B0">
      <w:pPr>
        <w:widowControl/>
        <w:wordWrap w:val="0"/>
        <w:topLinePunct/>
        <w:adjustRightInd w:val="0"/>
        <w:snapToGrid w:val="0"/>
        <w:spacing w:after="163" w:afterLines="50" w:line="360" w:lineRule="auto"/>
        <w:ind w:firstLine="420" w:firstLineChars="200"/>
        <w:outlineLvl w:val="3"/>
        <w:rPr>
          <w:rFonts w:ascii="宋体" w:hAnsi="宋体" w:cs="宋体"/>
        </w:rPr>
      </w:pPr>
      <w:bookmarkStart w:id="466" w:name="_Ref531952185"/>
      <w:bookmarkEnd w:id="466"/>
      <w:r>
        <w:rPr>
          <w:rFonts w:hint="eastAsia" w:ascii="宋体" w:hAnsi="宋体" w:cs="宋体"/>
          <w:szCs w:val="21"/>
          <w:lang w:bidi="ar"/>
        </w:rPr>
        <w:t>4.4.1人员安排</w:t>
      </w:r>
    </w:p>
    <w:p w14:paraId="770B56D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人员的资质、数量、配置和管理应能满足工程实施的需要。除专用合同条件另有约定外，承包人应在接到开始工作通知之日起14天内，向工程师提交承包人的项目管理机构以及人员安排的报告，其内容应包括管理机构的设置、各主要岗位的关键人员名单及注册执业资格等证明其具备担任关键人员能力的相关文件，以及设计人员和各工种技术负责人的安排状况。</w:t>
      </w:r>
    </w:p>
    <w:p w14:paraId="2A876FB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关键人员</w:t>
      </w:r>
      <w:bookmarkStart w:id="467" w:name="_Hlk16210335"/>
      <w:r>
        <w:rPr>
          <w:rFonts w:hint="eastAsia" w:ascii="宋体" w:hAnsi="宋体" w:cs="宋体"/>
          <w:kern w:val="0"/>
          <w:szCs w:val="21"/>
          <w:lang w:bidi="ar"/>
        </w:rPr>
        <w:t>是发包人及承包人一致认为对工程建设起重要作用的承包人主要管理人员或技术人员。关键人员的具体范围由发包人及承包人在附件</w:t>
      </w:r>
      <w:r>
        <w:rPr>
          <w:rFonts w:ascii="宋体" w:hAnsi="宋体" w:cs="宋体"/>
          <w:kern w:val="0"/>
          <w:szCs w:val="21"/>
          <w:lang w:bidi="ar"/>
        </w:rPr>
        <w:t>5</w:t>
      </w:r>
      <w:r>
        <w:rPr>
          <w:rFonts w:hint="eastAsia" w:ascii="宋体" w:hAnsi="宋体" w:cs="宋体"/>
          <w:kern w:val="0"/>
          <w:szCs w:val="21"/>
          <w:lang w:bidi="ar"/>
        </w:rPr>
        <w:t>《承包人主要管理人员表》中另行约定。</w:t>
      </w:r>
      <w:bookmarkEnd w:id="467"/>
    </w:p>
    <w:p w14:paraId="21C6C936">
      <w:pPr>
        <w:widowControl/>
        <w:wordWrap w:val="0"/>
        <w:topLinePunct/>
        <w:adjustRightInd w:val="0"/>
        <w:snapToGrid w:val="0"/>
        <w:spacing w:after="163" w:afterLines="50" w:line="360" w:lineRule="auto"/>
        <w:ind w:firstLine="420" w:firstLineChars="200"/>
        <w:outlineLvl w:val="3"/>
        <w:rPr>
          <w:rFonts w:ascii="宋体" w:hAnsi="宋体" w:cs="宋体"/>
        </w:rPr>
      </w:pPr>
      <w:bookmarkStart w:id="468" w:name="_Ref4426641"/>
      <w:bookmarkEnd w:id="468"/>
      <w:bookmarkStart w:id="469" w:name="_Ref531952211"/>
      <w:r>
        <w:rPr>
          <w:rFonts w:hint="eastAsia" w:ascii="宋体" w:hAnsi="宋体" w:cs="宋体"/>
          <w:szCs w:val="21"/>
          <w:lang w:bidi="ar"/>
        </w:rPr>
        <w:t>4</w:t>
      </w:r>
      <w:bookmarkEnd w:id="469"/>
      <w:r>
        <w:rPr>
          <w:rFonts w:hint="eastAsia" w:ascii="宋体" w:hAnsi="宋体" w:cs="宋体"/>
          <w:szCs w:val="21"/>
          <w:lang w:bidi="ar"/>
        </w:rPr>
        <w:t>.4.2关键人员更换</w:t>
      </w:r>
    </w:p>
    <w:p w14:paraId="20F1C18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派驻到施工现场的关键人员应相对稳定。承包人更换关键人员时，应提前14天将继任关键人员信息及相关证明文件提交给工程师，并由工程师报发包人征求同意。在发包人未予以书面回复期间内，关键人员将继续履行其职务。关键人员突发丧失履行职务能力的，承包人应当及时委派一位具有相应资格能力的人员临时继任该关键人员职位，履行该关键人员职责，临时继任关键人员将履行职责直至发包人同意新的关键人员任命之日止。承包人擅自更换关键人员，应按照专用合同条件约定承担违约责任。</w:t>
      </w:r>
    </w:p>
    <w:p w14:paraId="06E1DC5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工程师对于承包人关键人员的资格或能力有异议的，承包人应提供资料证明被质疑人员有能力完成其岗位工作或不存在工程师所质疑的情形。工程师指示撤换不能按照合同约定履行职责及义务的主要施工管理人员的，承包人应当撤换。承包人无正当理由拒绝撤换的，应按照专用合同条件的约定承担违约责任。</w:t>
      </w:r>
    </w:p>
    <w:p w14:paraId="5B62852B">
      <w:pPr>
        <w:widowControl/>
        <w:wordWrap w:val="0"/>
        <w:topLinePunct/>
        <w:adjustRightInd w:val="0"/>
        <w:snapToGrid w:val="0"/>
        <w:spacing w:after="163" w:afterLines="50" w:line="360" w:lineRule="auto"/>
        <w:ind w:firstLine="420" w:firstLineChars="200"/>
        <w:outlineLvl w:val="3"/>
        <w:rPr>
          <w:rFonts w:ascii="宋体" w:hAnsi="宋体" w:cs="宋体"/>
        </w:rPr>
      </w:pPr>
      <w:bookmarkStart w:id="470" w:name="_Ref531952227"/>
      <w:bookmarkEnd w:id="470"/>
      <w:r>
        <w:rPr>
          <w:rFonts w:hint="eastAsia" w:ascii="宋体" w:hAnsi="宋体" w:cs="宋体"/>
          <w:szCs w:val="21"/>
          <w:lang w:bidi="ar"/>
        </w:rPr>
        <w:t>4.4.3现场管理关键人员在岗要求</w:t>
      </w:r>
    </w:p>
    <w:p w14:paraId="12559D8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专用合同条件另有约定外，承包人的现场管理关键人员离开施工现场每月累计不超过7天的，应报工程师同意；离开施工现场每月累计超过7天的，应书面通知发包人并抄送工程师，征得发包人书面同意。现场管理关键人员因故离开施工现场的，可授权有经验的人员临时代行其职责，但承包人应将被授权人员信息及授权范围书面通知发包人并取得其同意。现场管理关键人员未经工程师或发包人同意擅自离开施工现场的，应按照专用合同条件约定承担违约责任。</w:t>
      </w:r>
    </w:p>
    <w:p w14:paraId="1C1E6684">
      <w:pPr>
        <w:widowControl/>
        <w:wordWrap w:val="0"/>
        <w:topLinePunct/>
        <w:adjustRightInd w:val="0"/>
        <w:snapToGrid w:val="0"/>
        <w:spacing w:after="163" w:afterLines="50" w:line="360" w:lineRule="auto"/>
        <w:outlineLvl w:val="2"/>
        <w:rPr>
          <w:rFonts w:ascii="宋体" w:hAnsi="宋体" w:cs="宋体"/>
        </w:rPr>
      </w:pPr>
      <w:bookmarkStart w:id="471" w:name="_Toc20171757"/>
      <w:bookmarkEnd w:id="471"/>
      <w:bookmarkStart w:id="472" w:name="_Ref531952259"/>
      <w:bookmarkEnd w:id="472"/>
      <w:bookmarkStart w:id="473" w:name="_Ref531952262"/>
      <w:bookmarkStart w:id="474" w:name="_Toc58860196"/>
      <w:bookmarkStart w:id="475" w:name="_Toc51766609"/>
      <w:bookmarkStart w:id="476" w:name="_Toc10624"/>
      <w:bookmarkStart w:id="477" w:name="_Toc2458"/>
      <w:bookmarkStart w:id="478" w:name="_Toc26027"/>
      <w:bookmarkStart w:id="479" w:name="_Toc32378"/>
      <w:bookmarkStart w:id="480" w:name="_Toc84930746"/>
      <w:r>
        <w:rPr>
          <w:rFonts w:hint="eastAsia" w:ascii="宋体" w:hAnsi="宋体" w:cs="宋体"/>
          <w:szCs w:val="21"/>
          <w:lang w:bidi="ar"/>
        </w:rPr>
        <w:t>4</w:t>
      </w:r>
      <w:bookmarkEnd w:id="473"/>
      <w:r>
        <w:rPr>
          <w:rFonts w:hint="eastAsia" w:ascii="宋体" w:hAnsi="宋体" w:cs="宋体"/>
          <w:szCs w:val="21"/>
          <w:lang w:bidi="ar"/>
        </w:rPr>
        <w:t>.5  分包</w:t>
      </w:r>
      <w:bookmarkEnd w:id="474"/>
      <w:bookmarkEnd w:id="475"/>
      <w:bookmarkEnd w:id="476"/>
      <w:bookmarkEnd w:id="477"/>
      <w:bookmarkEnd w:id="478"/>
      <w:bookmarkEnd w:id="479"/>
      <w:bookmarkEnd w:id="480"/>
      <w:r>
        <w:rPr>
          <w:rFonts w:hint="eastAsia" w:ascii="宋体" w:hAnsi="宋体" w:cs="宋体"/>
          <w:szCs w:val="21"/>
          <w:lang w:bidi="ar"/>
        </w:rPr>
        <w:t xml:space="preserve"> </w:t>
      </w:r>
    </w:p>
    <w:p w14:paraId="6B5424E9">
      <w:pPr>
        <w:widowControl/>
        <w:wordWrap w:val="0"/>
        <w:topLinePunct/>
        <w:adjustRightInd w:val="0"/>
        <w:snapToGrid w:val="0"/>
        <w:spacing w:after="163" w:afterLines="50" w:line="360" w:lineRule="auto"/>
        <w:ind w:firstLine="420" w:firstLineChars="200"/>
        <w:outlineLvl w:val="3"/>
        <w:rPr>
          <w:rFonts w:ascii="宋体" w:hAnsi="宋体" w:cs="宋体"/>
        </w:rPr>
      </w:pPr>
      <w:bookmarkStart w:id="481" w:name="_Ref531952273"/>
      <w:bookmarkEnd w:id="481"/>
      <w:r>
        <w:rPr>
          <w:rFonts w:hint="eastAsia" w:ascii="宋体" w:hAnsi="宋体" w:cs="宋体"/>
          <w:szCs w:val="21"/>
          <w:lang w:bidi="ar"/>
        </w:rPr>
        <w:t>4.5.1一般约定</w:t>
      </w:r>
    </w:p>
    <w:p w14:paraId="645E8E2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不得将其承包的全部工程转包给第三人，或将其承包的全部工程肢解后以分包的名义转包给第三人。承包人不得将法律或专用合同条件中禁止分包的工作事项分包给第三人，不得以劳务分包的名义转包或违法分包工程。</w:t>
      </w:r>
    </w:p>
    <w:p w14:paraId="010C845C">
      <w:pPr>
        <w:widowControl/>
        <w:wordWrap w:val="0"/>
        <w:topLinePunct/>
        <w:adjustRightInd w:val="0"/>
        <w:snapToGrid w:val="0"/>
        <w:spacing w:after="163" w:afterLines="50" w:line="360" w:lineRule="auto"/>
        <w:ind w:firstLine="420" w:firstLineChars="200"/>
        <w:outlineLvl w:val="3"/>
        <w:rPr>
          <w:rFonts w:ascii="宋体" w:hAnsi="宋体" w:cs="宋体"/>
        </w:rPr>
      </w:pPr>
      <w:bookmarkStart w:id="482" w:name="_Ref531952286"/>
      <w:bookmarkEnd w:id="482"/>
      <w:r>
        <w:rPr>
          <w:rFonts w:hint="eastAsia" w:ascii="宋体" w:hAnsi="宋体" w:cs="宋体"/>
          <w:szCs w:val="21"/>
          <w:lang w:bidi="ar"/>
        </w:rPr>
        <w:t>4.5.2分包的确定</w:t>
      </w:r>
    </w:p>
    <w:p w14:paraId="7C6BAB4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承包人应按照专用合同条件约定对工作事项进行分包，确定分包人。</w:t>
      </w:r>
    </w:p>
    <w:p w14:paraId="515BB5D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专用合同条件未列出的分包事项，承包人可在工程实施阶段分批分期就分包事项向发包人提交申请，发包人在接到分包事项申请后的14天内，予以批准或提出意见。未经发包人同意，承包人不得将提出的拟分包事项对外分包。发包人未能在14天内批准亦未提出意见的，承包人有权将提出的拟分包事项对外分包，但应在分包人确定后通知发包人。</w:t>
      </w:r>
    </w:p>
    <w:p w14:paraId="621CA4B4">
      <w:pPr>
        <w:widowControl/>
        <w:wordWrap w:val="0"/>
        <w:topLinePunct/>
        <w:adjustRightInd w:val="0"/>
        <w:snapToGrid w:val="0"/>
        <w:spacing w:after="163" w:afterLines="50" w:line="360" w:lineRule="auto"/>
        <w:ind w:firstLine="420" w:firstLineChars="200"/>
        <w:outlineLvl w:val="3"/>
        <w:rPr>
          <w:rFonts w:ascii="宋体" w:hAnsi="宋体" w:cs="宋体"/>
        </w:rPr>
      </w:pPr>
      <w:r>
        <w:rPr>
          <w:rFonts w:hint="eastAsia" w:ascii="宋体" w:hAnsi="宋体" w:cs="宋体"/>
          <w:szCs w:val="21"/>
          <w:lang w:bidi="ar"/>
        </w:rPr>
        <w:t>4.5.3分包人资质</w:t>
      </w:r>
    </w:p>
    <w:p w14:paraId="3E32F5B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分包人应符合国家法律规定的资质等级，否则不能作为分包人。承包人有义务对分包人的资质进行审查。</w:t>
      </w:r>
    </w:p>
    <w:p w14:paraId="33624CE4">
      <w:pPr>
        <w:widowControl/>
        <w:wordWrap w:val="0"/>
        <w:topLinePunct/>
        <w:adjustRightInd w:val="0"/>
        <w:snapToGrid w:val="0"/>
        <w:spacing w:after="163" w:afterLines="50" w:line="360" w:lineRule="auto"/>
        <w:ind w:firstLine="420" w:firstLineChars="200"/>
        <w:outlineLvl w:val="3"/>
        <w:rPr>
          <w:rFonts w:ascii="宋体" w:hAnsi="宋体" w:cs="宋体"/>
        </w:rPr>
      </w:pPr>
      <w:r>
        <w:rPr>
          <w:rFonts w:hint="eastAsia" w:ascii="宋体" w:hAnsi="宋体" w:cs="宋体"/>
          <w:szCs w:val="21"/>
          <w:lang w:bidi="ar"/>
        </w:rPr>
        <w:t>4.5.4分包管理</w:t>
      </w:r>
    </w:p>
    <w:p w14:paraId="23D2116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应当对分包人的工作进行必要的协调与管理，确保分包人严格执行国家有关分包事项的管理规定。承包人应向工程师提交分包人的主要管理人员表，并对分包人的工作人员进行实名制管理，包括但不限于进出场管理、登记造册以及各种证照的办理。</w:t>
      </w:r>
    </w:p>
    <w:p w14:paraId="603B2FCD">
      <w:pPr>
        <w:widowControl/>
        <w:wordWrap w:val="0"/>
        <w:topLinePunct/>
        <w:adjustRightInd w:val="0"/>
        <w:snapToGrid w:val="0"/>
        <w:spacing w:after="163" w:afterLines="50" w:line="360" w:lineRule="auto"/>
        <w:ind w:firstLine="420" w:firstLineChars="200"/>
        <w:outlineLvl w:val="3"/>
        <w:rPr>
          <w:rFonts w:ascii="宋体" w:hAnsi="宋体" w:cs="宋体"/>
        </w:rPr>
      </w:pPr>
      <w:bookmarkStart w:id="483" w:name="_Ref531952298"/>
      <w:bookmarkEnd w:id="483"/>
      <w:r>
        <w:rPr>
          <w:rFonts w:hint="eastAsia" w:ascii="宋体" w:hAnsi="宋体" w:cs="宋体"/>
          <w:szCs w:val="21"/>
          <w:lang w:bidi="ar"/>
        </w:rPr>
        <w:t>4.5.5分包合同价款支付</w:t>
      </w:r>
    </w:p>
    <w:p w14:paraId="1542E88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（1）除本项第（2）目约定的情况或专用合同条件另有约定外，分包合同价款由承包人与分包人结算，未经承包人同意，发包人不得向分包人支付分包合同价款；</w:t>
      </w:r>
    </w:p>
    <w:p w14:paraId="549B8F13">
      <w:pPr>
        <w:widowControl/>
        <w:adjustRightInd w:val="0"/>
        <w:snapToGrid w:val="0"/>
        <w:spacing w:after="163" w:afterLines="50" w:line="360" w:lineRule="auto"/>
        <w:ind w:firstLine="420" w:firstLineChars="200"/>
        <w:rPr>
          <w:rFonts w:ascii="宋体" w:hAnsi="宋体" w:cs="宋体"/>
          <w:kern w:val="0"/>
        </w:rPr>
      </w:pPr>
      <w:bookmarkStart w:id="484" w:name="_Ref4613798"/>
      <w:bookmarkEnd w:id="484"/>
      <w:r>
        <w:rPr>
          <w:rFonts w:hint="eastAsia" w:ascii="宋体" w:hAnsi="宋体" w:cs="宋体"/>
          <w:kern w:val="0"/>
          <w:szCs w:val="21"/>
          <w:lang w:bidi="ar"/>
        </w:rPr>
        <w:t>（2）生效法律文书要求发包人向分包人支付分包合同价款的，发包人有权从应付承包人工程款中扣除该部分款项，将扣款直接支付给分包人，并书面通知承包人。</w:t>
      </w:r>
    </w:p>
    <w:p w14:paraId="524F9ACE">
      <w:pPr>
        <w:widowControl/>
        <w:wordWrap w:val="0"/>
        <w:topLinePunct/>
        <w:adjustRightInd w:val="0"/>
        <w:snapToGrid w:val="0"/>
        <w:spacing w:after="163" w:afterLines="50" w:line="360" w:lineRule="auto"/>
        <w:ind w:firstLine="420" w:firstLineChars="200"/>
        <w:outlineLvl w:val="3"/>
        <w:rPr>
          <w:rFonts w:ascii="宋体" w:hAnsi="宋体" w:cs="宋体"/>
        </w:rPr>
      </w:pPr>
      <w:r>
        <w:rPr>
          <w:rFonts w:hint="eastAsia" w:ascii="宋体" w:hAnsi="宋体" w:cs="宋体"/>
          <w:szCs w:val="21"/>
          <w:lang w:bidi="ar"/>
        </w:rPr>
        <w:t>4.5.6责任承担</w:t>
      </w:r>
    </w:p>
    <w:p w14:paraId="2909E3E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承包人对分包人的行为向发包人负责，承包人和分包人就分包工作向发包人承担连带责任。</w:t>
      </w:r>
    </w:p>
    <w:p w14:paraId="14E6272C">
      <w:pPr>
        <w:widowControl/>
        <w:wordWrap w:val="0"/>
        <w:topLinePunct/>
        <w:adjustRightInd w:val="0"/>
        <w:snapToGrid w:val="0"/>
        <w:spacing w:after="163" w:afterLines="50" w:line="360" w:lineRule="auto"/>
        <w:outlineLvl w:val="2"/>
        <w:rPr>
          <w:rFonts w:ascii="宋体" w:hAnsi="宋体" w:cs="宋体"/>
        </w:rPr>
      </w:pPr>
      <w:bookmarkStart w:id="485" w:name="_Toc20171758"/>
      <w:bookmarkEnd w:id="485"/>
      <w:bookmarkStart w:id="486" w:name="_Ref4768805"/>
      <w:bookmarkEnd w:id="486"/>
      <w:bookmarkStart w:id="487" w:name="_Ref531952317"/>
      <w:bookmarkEnd w:id="487"/>
      <w:bookmarkStart w:id="488" w:name="_Ref4426916"/>
      <w:bookmarkEnd w:id="488"/>
      <w:bookmarkStart w:id="489" w:name="_Ref531952321"/>
      <w:bookmarkStart w:id="490" w:name="_Toc29921"/>
      <w:bookmarkStart w:id="491" w:name="_Toc28420"/>
      <w:bookmarkStart w:id="492" w:name="_Toc84930747"/>
      <w:bookmarkStart w:id="493" w:name="_Toc51766610"/>
      <w:bookmarkStart w:id="494" w:name="_Toc630"/>
      <w:bookmarkStart w:id="495" w:name="_Toc30071"/>
      <w:bookmarkStart w:id="496" w:name="_Toc58860197"/>
      <w:r>
        <w:rPr>
          <w:rFonts w:hint="eastAsia" w:ascii="宋体" w:hAnsi="宋体" w:cs="宋体"/>
          <w:szCs w:val="21"/>
          <w:lang w:bidi="ar"/>
        </w:rPr>
        <w:t>4</w:t>
      </w:r>
      <w:bookmarkEnd w:id="489"/>
      <w:r>
        <w:rPr>
          <w:rFonts w:hint="eastAsia" w:ascii="宋体" w:hAnsi="宋体" w:cs="宋体"/>
          <w:szCs w:val="21"/>
          <w:lang w:bidi="ar"/>
        </w:rPr>
        <w:t>.6  联合体</w:t>
      </w:r>
      <w:bookmarkEnd w:id="490"/>
      <w:bookmarkEnd w:id="491"/>
      <w:bookmarkEnd w:id="492"/>
      <w:bookmarkEnd w:id="493"/>
      <w:bookmarkEnd w:id="494"/>
      <w:bookmarkEnd w:id="495"/>
      <w:bookmarkEnd w:id="496"/>
    </w:p>
    <w:p w14:paraId="16D64D19">
      <w:pPr>
        <w:widowControl/>
        <w:wordWrap w:val="0"/>
        <w:topLinePunct/>
        <w:adjustRightInd w:val="0"/>
        <w:snapToGrid w:val="0"/>
        <w:spacing w:after="163" w:afterLines="50" w:line="360" w:lineRule="auto"/>
        <w:ind w:firstLine="420" w:firstLineChars="200"/>
        <w:outlineLvl w:val="3"/>
        <w:rPr>
          <w:rFonts w:ascii="宋体" w:hAnsi="宋体" w:cs="宋体"/>
        </w:rPr>
      </w:pPr>
      <w:bookmarkStart w:id="497" w:name="_Hlk16235129"/>
      <w:bookmarkEnd w:id="497"/>
      <w:r>
        <w:rPr>
          <w:rFonts w:hint="eastAsia" w:ascii="宋体" w:hAnsi="宋体" w:cs="宋体"/>
          <w:szCs w:val="21"/>
          <w:lang w:bidi="ar"/>
        </w:rPr>
        <w:t>4.6.1经发包人同意，以联合体方式承包工程的，联合体各方应共同与发包人订立合同协议书。联合体各方应为履行合同向发包人承担连带责任。</w:t>
      </w:r>
    </w:p>
    <w:p w14:paraId="2AE6C270">
      <w:pPr>
        <w:widowControl/>
        <w:wordWrap w:val="0"/>
        <w:topLinePunct/>
        <w:adjustRightInd w:val="0"/>
        <w:snapToGrid w:val="0"/>
        <w:spacing w:after="163" w:afterLines="50" w:line="360" w:lineRule="auto"/>
        <w:ind w:firstLine="420" w:firstLineChars="200"/>
        <w:outlineLvl w:val="3"/>
        <w:rPr>
          <w:rFonts w:ascii="宋体" w:hAnsi="宋体" w:cs="宋体"/>
        </w:rPr>
      </w:pPr>
      <w:r>
        <w:rPr>
          <w:rFonts w:hint="eastAsia" w:ascii="宋体" w:hAnsi="宋体" w:cs="宋体"/>
          <w:szCs w:val="21"/>
          <w:lang w:bidi="ar"/>
        </w:rPr>
        <w:t>4.6.2承包人应在专用合同条件中明确联合体各成员的分工、费用收取、发票开具等事项。联合体各成员分工承担的工作内容必须与适用法律规定的该成员的资质资格相适应，并应具有相应的项目管理体系和项目管理能力，且不应根据其就承包工作的分工而减免对发包人的任何合同责任。</w:t>
      </w:r>
    </w:p>
    <w:p w14:paraId="3C3C21F6">
      <w:pPr>
        <w:widowControl/>
        <w:wordWrap w:val="0"/>
        <w:topLinePunct/>
        <w:adjustRightInd w:val="0"/>
        <w:snapToGrid w:val="0"/>
        <w:spacing w:after="163" w:afterLines="50" w:line="360" w:lineRule="auto"/>
        <w:ind w:firstLine="420" w:firstLineChars="200"/>
        <w:outlineLvl w:val="3"/>
        <w:rPr>
          <w:rFonts w:ascii="宋体" w:hAnsi="宋体" w:cs="宋体"/>
        </w:rPr>
      </w:pPr>
      <w:r>
        <w:rPr>
          <w:rFonts w:hint="eastAsia" w:ascii="宋体" w:hAnsi="宋体" w:cs="宋体"/>
          <w:szCs w:val="21"/>
          <w:lang w:bidi="ar"/>
        </w:rPr>
        <w:t>4.6.3联合体协议经发包人确认后作为合同附件。在履行合同过程中，未经发包人同意，不得变更联合体成员和其负责的工作范围，或者修改联合体协议中与本合同履行相关的内容。</w:t>
      </w:r>
    </w:p>
    <w:p w14:paraId="1DA9BF60">
      <w:pPr>
        <w:widowControl/>
        <w:wordWrap w:val="0"/>
        <w:topLinePunct/>
        <w:adjustRightInd w:val="0"/>
        <w:snapToGrid w:val="0"/>
        <w:spacing w:after="163" w:afterLines="50" w:line="360" w:lineRule="auto"/>
        <w:outlineLvl w:val="2"/>
        <w:rPr>
          <w:rFonts w:ascii="宋体" w:hAnsi="宋体" w:cs="宋体"/>
        </w:rPr>
      </w:pPr>
      <w:bookmarkStart w:id="498" w:name="_Ref11926631"/>
      <w:bookmarkEnd w:id="498"/>
      <w:bookmarkStart w:id="499" w:name="_Ref11926629"/>
      <w:bookmarkEnd w:id="499"/>
      <w:bookmarkStart w:id="500" w:name="_Toc20171759"/>
      <w:bookmarkStart w:id="501" w:name="_Toc58860198"/>
      <w:bookmarkStart w:id="502" w:name="_Toc3481"/>
      <w:bookmarkStart w:id="503" w:name="_Toc51766611"/>
      <w:bookmarkStart w:id="504" w:name="_Toc8298"/>
      <w:bookmarkStart w:id="505" w:name="_Toc84930748"/>
      <w:bookmarkStart w:id="506" w:name="_Toc2325"/>
      <w:bookmarkStart w:id="507" w:name="_Toc16286"/>
      <w:r>
        <w:rPr>
          <w:rFonts w:hint="eastAsia" w:ascii="宋体" w:hAnsi="宋体" w:cs="宋体"/>
          <w:szCs w:val="21"/>
          <w:lang w:bidi="ar"/>
        </w:rPr>
        <w:t>4</w:t>
      </w:r>
      <w:bookmarkEnd w:id="500"/>
      <w:r>
        <w:rPr>
          <w:rFonts w:hint="eastAsia" w:ascii="宋体" w:hAnsi="宋体" w:cs="宋体"/>
          <w:szCs w:val="21"/>
          <w:lang w:bidi="ar"/>
        </w:rPr>
        <w:t>.7  承包人现场查勘</w:t>
      </w:r>
      <w:bookmarkEnd w:id="501"/>
      <w:bookmarkEnd w:id="502"/>
      <w:bookmarkEnd w:id="503"/>
      <w:bookmarkEnd w:id="504"/>
      <w:bookmarkEnd w:id="505"/>
      <w:bookmarkEnd w:id="506"/>
      <w:bookmarkEnd w:id="507"/>
    </w:p>
    <w:p w14:paraId="45C22C27">
      <w:pPr>
        <w:widowControl/>
        <w:wordWrap w:val="0"/>
        <w:topLinePunct/>
        <w:adjustRightInd w:val="0"/>
        <w:snapToGrid w:val="0"/>
        <w:spacing w:after="163" w:afterLines="50" w:line="360" w:lineRule="auto"/>
        <w:ind w:firstLine="420" w:firstLineChars="200"/>
        <w:outlineLvl w:val="3"/>
        <w:rPr>
          <w:rFonts w:ascii="宋体" w:hAnsi="宋体" w:cs="宋体"/>
        </w:rPr>
      </w:pPr>
      <w:r>
        <w:rPr>
          <w:rFonts w:hint="eastAsia" w:ascii="宋体" w:hAnsi="宋体" w:cs="宋体"/>
          <w:szCs w:val="21"/>
          <w:lang w:bidi="ar"/>
        </w:rPr>
        <w:t>4.7.1除专用合同条件另有约定外，承包人应对基于发包人提交的基础资料所做出的解释和推断负责，因基础资料存在错误、遗漏导致承包人解释或推断失实的，按照第2.3款[提供基础资料]的规定承担责任。承包人发现基础资料中存在明显错误或疏忽的，应及时书面通知发包人。</w:t>
      </w:r>
    </w:p>
    <w:p w14:paraId="6CDB7977">
      <w:pPr>
        <w:widowControl/>
        <w:wordWrap w:val="0"/>
        <w:topLinePunct/>
        <w:adjustRightInd w:val="0"/>
        <w:snapToGrid w:val="0"/>
        <w:spacing w:after="163" w:afterLines="50" w:line="360" w:lineRule="auto"/>
        <w:ind w:firstLine="420" w:firstLineChars="200"/>
        <w:outlineLvl w:val="3"/>
        <w:rPr>
          <w:rFonts w:ascii="宋体" w:hAnsi="宋体" w:cs="宋体"/>
        </w:rPr>
      </w:pPr>
      <w:r>
        <w:rPr>
          <w:rFonts w:hint="eastAsia" w:ascii="宋体" w:hAnsi="宋体" w:cs="宋体"/>
          <w:szCs w:val="21"/>
          <w:lang w:bidi="ar"/>
        </w:rPr>
        <w:t>4.7.2承包人应对现场和工程实施条件进行查勘，并充分了解工程所在地的气象条件、交通条件、风俗习惯以及其他与完成合同工作有关的其他资料。承包人提交投标文件，视为承包人已对施工现场及周围环境进行了踏勘，并已充分了解评估施工现场及周围环境对工程可能产生的影响，自愿承担相应风险与责任。在全部合同工作中，视为承包人已充分估计了应承担的责任和风险，但属于第</w:t>
      </w:r>
      <w:r>
        <w:rPr>
          <w:rFonts w:ascii="宋体" w:hAnsi="宋体" w:cs="宋体"/>
          <w:szCs w:val="21"/>
          <w:lang w:bidi="ar"/>
        </w:rPr>
        <w:t>4.8</w:t>
      </w:r>
      <w:r>
        <w:rPr>
          <w:rFonts w:hint="eastAsia" w:ascii="宋体" w:hAnsi="宋体" w:cs="宋体"/>
          <w:szCs w:val="21"/>
          <w:lang w:bidi="ar"/>
        </w:rPr>
        <w:t>款</w:t>
      </w:r>
      <w:r>
        <w:rPr>
          <w:rFonts w:ascii="宋体" w:hAnsi="宋体" w:cs="宋体"/>
          <w:szCs w:val="21"/>
          <w:lang w:bidi="ar"/>
        </w:rPr>
        <w:t>[</w:t>
      </w:r>
      <w:r>
        <w:rPr>
          <w:rFonts w:hint="eastAsia" w:ascii="宋体" w:hAnsi="宋体" w:cs="宋体"/>
          <w:szCs w:val="21"/>
          <w:lang w:bidi="ar"/>
        </w:rPr>
        <w:t>不可预见的困难</w:t>
      </w:r>
      <w:r>
        <w:rPr>
          <w:rFonts w:ascii="宋体" w:hAnsi="宋体" w:cs="宋体"/>
          <w:szCs w:val="21"/>
          <w:lang w:bidi="ar"/>
        </w:rPr>
        <w:t>]约定的情形除外</w:t>
      </w:r>
      <w:r>
        <w:rPr>
          <w:rFonts w:hint="eastAsia" w:ascii="宋体" w:hAnsi="宋体" w:cs="宋体"/>
          <w:szCs w:val="21"/>
          <w:lang w:bidi="ar"/>
        </w:rPr>
        <w:t>。</w:t>
      </w:r>
    </w:p>
    <w:p w14:paraId="7B577038">
      <w:pPr>
        <w:widowControl/>
        <w:wordWrap w:val="0"/>
        <w:topLinePunct/>
        <w:adjustRightInd w:val="0"/>
        <w:snapToGrid w:val="0"/>
        <w:spacing w:after="163" w:afterLines="50" w:line="360" w:lineRule="auto"/>
        <w:outlineLvl w:val="2"/>
        <w:rPr>
          <w:rFonts w:ascii="宋体" w:hAnsi="宋体" w:cs="宋体"/>
        </w:rPr>
      </w:pPr>
      <w:bookmarkStart w:id="508" w:name="_Ref11918626"/>
      <w:bookmarkEnd w:id="508"/>
      <w:bookmarkStart w:id="509" w:name="_Ref11918789"/>
      <w:bookmarkEnd w:id="509"/>
      <w:bookmarkStart w:id="510" w:name="_Toc20171760"/>
      <w:bookmarkEnd w:id="510"/>
      <w:bookmarkStart w:id="511" w:name="_Ref11918693"/>
      <w:bookmarkStart w:id="512" w:name="_Toc51766612"/>
      <w:bookmarkStart w:id="513" w:name="_Toc30074"/>
      <w:bookmarkStart w:id="514" w:name="_Toc31534"/>
      <w:bookmarkStart w:id="515" w:name="_Toc58860199"/>
      <w:bookmarkStart w:id="516" w:name="_Toc84930749"/>
      <w:bookmarkStart w:id="517" w:name="_Toc29520"/>
      <w:bookmarkStart w:id="518" w:name="_Toc26110"/>
      <w:r>
        <w:rPr>
          <w:rFonts w:hint="eastAsia" w:ascii="宋体" w:hAnsi="宋体" w:cs="宋体"/>
          <w:szCs w:val="21"/>
          <w:lang w:bidi="ar"/>
        </w:rPr>
        <w:t>4</w:t>
      </w:r>
      <w:bookmarkEnd w:id="511"/>
      <w:r>
        <w:rPr>
          <w:rFonts w:hint="eastAsia" w:ascii="宋体" w:hAnsi="宋体" w:cs="宋体"/>
          <w:szCs w:val="21"/>
          <w:lang w:bidi="ar"/>
        </w:rPr>
        <w:t>.8  不可预见的困难</w:t>
      </w:r>
      <w:bookmarkEnd w:id="512"/>
      <w:bookmarkEnd w:id="513"/>
      <w:bookmarkEnd w:id="514"/>
      <w:bookmarkEnd w:id="515"/>
      <w:bookmarkEnd w:id="516"/>
      <w:bookmarkEnd w:id="517"/>
      <w:bookmarkEnd w:id="518"/>
      <w:r>
        <w:rPr>
          <w:rFonts w:hint="eastAsia" w:ascii="宋体" w:hAnsi="宋体" w:cs="宋体"/>
          <w:szCs w:val="21"/>
          <w:lang w:bidi="ar"/>
        </w:rPr>
        <w:t xml:space="preserve"> </w:t>
      </w:r>
    </w:p>
    <w:p w14:paraId="50D58BA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不可预见的困难是指有经验的承包人在施工现场遇到的不可预见的自然物质条件、非自然的物质障碍和污染物，包括地表以下物质条件和水文条件以及专用合同条件约定的其他情形，但不包括气候条件。</w:t>
      </w:r>
    </w:p>
    <w:p w14:paraId="1904BEE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遇到不可预见的困难时，应采取克服不可预见的困难的合理措施继续施工，并及时通知工程师并抄送发包人。通知应载明不可预见的困难的内容、承包人认为不可预见的理由以及承包人制定的处理方案。工程师应当及时发出指示，指示构成变更的，按第13条[变更与调整]约定执行。承包人因采取合理措施而增加的费用和（或）延误的工期由发包人承担。</w:t>
      </w:r>
    </w:p>
    <w:p w14:paraId="5B3F26A3">
      <w:pPr>
        <w:widowControl/>
        <w:wordWrap w:val="0"/>
        <w:topLinePunct/>
        <w:adjustRightInd w:val="0"/>
        <w:snapToGrid w:val="0"/>
        <w:spacing w:after="163" w:afterLines="50" w:line="360" w:lineRule="auto"/>
        <w:outlineLvl w:val="2"/>
        <w:rPr>
          <w:rFonts w:ascii="宋体" w:hAnsi="宋体" w:cs="宋体"/>
        </w:rPr>
      </w:pPr>
      <w:bookmarkStart w:id="519" w:name="_Toc20171761"/>
      <w:bookmarkEnd w:id="519"/>
      <w:bookmarkStart w:id="520" w:name="_Ref11926570"/>
      <w:bookmarkEnd w:id="520"/>
      <w:bookmarkStart w:id="521" w:name="_Ref11926566"/>
      <w:bookmarkStart w:id="522" w:name="_Toc84930750"/>
      <w:bookmarkStart w:id="523" w:name="_Toc13299"/>
      <w:bookmarkStart w:id="524" w:name="_Toc51766613"/>
      <w:bookmarkStart w:id="525" w:name="_Toc31648"/>
      <w:bookmarkStart w:id="526" w:name="_Toc427"/>
      <w:bookmarkStart w:id="527" w:name="_Toc6644"/>
      <w:bookmarkStart w:id="528" w:name="_Toc58860200"/>
      <w:r>
        <w:rPr>
          <w:rFonts w:hint="eastAsia" w:ascii="宋体" w:hAnsi="宋体" w:cs="宋体"/>
          <w:szCs w:val="21"/>
          <w:lang w:bidi="ar"/>
        </w:rPr>
        <w:t>4</w:t>
      </w:r>
      <w:bookmarkEnd w:id="521"/>
      <w:r>
        <w:rPr>
          <w:rFonts w:hint="eastAsia" w:ascii="宋体" w:hAnsi="宋体" w:cs="宋体"/>
          <w:szCs w:val="21"/>
          <w:lang w:bidi="ar"/>
        </w:rPr>
        <w:t>.9  工程质量管理</w:t>
      </w:r>
      <w:bookmarkEnd w:id="522"/>
      <w:bookmarkEnd w:id="523"/>
      <w:bookmarkEnd w:id="524"/>
      <w:bookmarkEnd w:id="525"/>
      <w:bookmarkEnd w:id="526"/>
      <w:bookmarkEnd w:id="527"/>
      <w:bookmarkEnd w:id="528"/>
    </w:p>
    <w:p w14:paraId="53F9F592">
      <w:pPr>
        <w:widowControl/>
        <w:wordWrap w:val="0"/>
        <w:topLinePunct/>
        <w:adjustRightInd w:val="0"/>
        <w:snapToGrid w:val="0"/>
        <w:spacing w:after="163" w:afterLines="50" w:line="360" w:lineRule="auto"/>
        <w:ind w:firstLine="420" w:firstLineChars="200"/>
        <w:outlineLvl w:val="3"/>
        <w:rPr>
          <w:rFonts w:ascii="宋体" w:hAnsi="宋体" w:cs="宋体"/>
        </w:rPr>
      </w:pPr>
      <w:r>
        <w:rPr>
          <w:rFonts w:hint="eastAsia" w:ascii="宋体" w:hAnsi="宋体" w:cs="宋体"/>
          <w:szCs w:val="21"/>
          <w:lang w:bidi="ar"/>
        </w:rPr>
        <w:t>4.9.1承包人应按合同约定的质量标准规范，建立有效的质量管理系统，确保设计、采购、加工制造、施工、竣工试验等各项工作的质量，并按照国家有关规定，通过质量保修责任书的形式约定保修范围、保修期限和保修责任。</w:t>
      </w:r>
    </w:p>
    <w:p w14:paraId="2DAF72B7">
      <w:pPr>
        <w:widowControl/>
        <w:wordWrap w:val="0"/>
        <w:topLinePunct/>
        <w:adjustRightInd w:val="0"/>
        <w:snapToGrid w:val="0"/>
        <w:spacing w:after="163" w:afterLines="50" w:line="360" w:lineRule="auto"/>
        <w:ind w:firstLine="420" w:firstLineChars="200"/>
        <w:outlineLvl w:val="3"/>
        <w:rPr>
          <w:rFonts w:ascii="宋体" w:hAnsi="宋体" w:cs="宋体"/>
        </w:rPr>
      </w:pPr>
      <w:r>
        <w:rPr>
          <w:rFonts w:hint="eastAsia" w:ascii="宋体" w:hAnsi="宋体" w:cs="宋体"/>
          <w:szCs w:val="21"/>
          <w:lang w:bidi="ar"/>
        </w:rPr>
        <w:t>4.9.2承包人按照第8.4款[项目进度计划]约定向工程师提交工程质量保证体系及措施文件，建立完善的质量检查制度，并提交相应的工程质量文件。对于发包人和工程师违反法律规定和合同约定的错误指示，承包人有权拒绝实施。</w:t>
      </w:r>
    </w:p>
    <w:p w14:paraId="1F3E64E0">
      <w:pPr>
        <w:widowControl/>
        <w:wordWrap w:val="0"/>
        <w:topLinePunct/>
        <w:adjustRightInd w:val="0"/>
        <w:snapToGrid w:val="0"/>
        <w:spacing w:after="163" w:afterLines="50" w:line="360" w:lineRule="auto"/>
        <w:ind w:firstLine="420" w:firstLineChars="200"/>
        <w:outlineLvl w:val="3"/>
        <w:rPr>
          <w:rFonts w:ascii="宋体" w:hAnsi="宋体" w:cs="宋体"/>
        </w:rPr>
      </w:pPr>
      <w:r>
        <w:rPr>
          <w:rFonts w:hint="eastAsia" w:ascii="宋体" w:hAnsi="宋体" w:cs="宋体"/>
          <w:szCs w:val="21"/>
          <w:lang w:bidi="ar"/>
        </w:rPr>
        <w:t>4.9.3承包人应对其人员进行质量教育和技术培训，定期考核人员的劳动技能，严格执行相关规范和操作规程。</w:t>
      </w:r>
    </w:p>
    <w:p w14:paraId="2BEB67A4">
      <w:pPr>
        <w:widowControl/>
        <w:wordWrap w:val="0"/>
        <w:topLinePunct/>
        <w:adjustRightInd w:val="0"/>
        <w:snapToGrid w:val="0"/>
        <w:spacing w:after="163" w:afterLines="50" w:line="360" w:lineRule="auto"/>
        <w:ind w:firstLine="420" w:firstLineChars="200"/>
        <w:outlineLvl w:val="3"/>
        <w:rPr>
          <w:rFonts w:ascii="宋体" w:hAnsi="宋体" w:cs="宋体"/>
        </w:rPr>
      </w:pPr>
      <w:r>
        <w:rPr>
          <w:rFonts w:hint="eastAsia" w:ascii="宋体" w:hAnsi="宋体" w:cs="宋体"/>
          <w:szCs w:val="21"/>
          <w:lang w:bidi="ar"/>
        </w:rPr>
        <w:t>4.9.4承包人应按照法律规定和合同约定，对设计、材料、工程设备以及全部工程内容及其施工工艺进行全过程的质量检查和检验，并作详细记录，编制工程质量报表，报送工程师审查。此外，承包人还应按照法律规定和合同约定，进行施工现场取样试验、工程复核测量和设备性能检测，提供试验样品、提交试验报告和测量成果以及其他工作。</w:t>
      </w:r>
    </w:p>
    <w:p w14:paraId="513A8F8E">
      <w:pPr>
        <w:widowControl/>
        <w:wordWrap w:val="0"/>
        <w:topLinePunct/>
        <w:adjustRightInd w:val="0"/>
        <w:snapToGrid w:val="0"/>
        <w:spacing w:after="163" w:afterLines="50" w:line="360" w:lineRule="auto"/>
        <w:outlineLvl w:val="1"/>
        <w:rPr>
          <w:rFonts w:ascii="宋体" w:hAnsi="宋体" w:cs="宋体"/>
          <w:kern w:val="0"/>
        </w:rPr>
      </w:pPr>
      <w:bookmarkStart w:id="529" w:name="_Ref531952837"/>
      <w:bookmarkEnd w:id="529"/>
      <w:bookmarkStart w:id="530" w:name="_Toc20171762"/>
      <w:bookmarkStart w:id="531" w:name="_Toc14881"/>
      <w:bookmarkStart w:id="532" w:name="_Toc2464"/>
      <w:r>
        <w:rPr>
          <w:rFonts w:hint="eastAsia" w:ascii="宋体" w:hAnsi="宋体" w:cs="宋体"/>
          <w:kern w:val="0"/>
          <w:szCs w:val="21"/>
          <w:lang w:bidi="ar"/>
        </w:rPr>
        <w:t xml:space="preserve">第5条 </w:t>
      </w:r>
      <w:bookmarkEnd w:id="530"/>
      <w:r>
        <w:rPr>
          <w:rFonts w:hint="eastAsia" w:ascii="宋体" w:hAnsi="宋体" w:cs="宋体"/>
          <w:kern w:val="0"/>
          <w:szCs w:val="21"/>
          <w:lang w:bidi="ar"/>
        </w:rPr>
        <w:t xml:space="preserve"> 设计</w:t>
      </w:r>
      <w:bookmarkEnd w:id="531"/>
      <w:bookmarkEnd w:id="532"/>
    </w:p>
    <w:p w14:paraId="67E5EEE8">
      <w:pPr>
        <w:widowControl/>
        <w:wordWrap w:val="0"/>
        <w:topLinePunct/>
        <w:adjustRightInd w:val="0"/>
        <w:snapToGrid w:val="0"/>
        <w:spacing w:after="163" w:afterLines="50" w:line="360" w:lineRule="auto"/>
        <w:outlineLvl w:val="2"/>
        <w:rPr>
          <w:rFonts w:ascii="宋体" w:hAnsi="宋体" w:cs="宋体"/>
        </w:rPr>
      </w:pPr>
      <w:bookmarkStart w:id="533" w:name="_Toc20171763"/>
      <w:bookmarkEnd w:id="533"/>
      <w:bookmarkStart w:id="534" w:name="_Ref531952863"/>
      <w:bookmarkEnd w:id="534"/>
      <w:bookmarkStart w:id="535" w:name="_Ref531952860"/>
      <w:bookmarkStart w:id="536" w:name="_Toc51766615"/>
      <w:bookmarkStart w:id="537" w:name="_Toc58860202"/>
      <w:bookmarkStart w:id="538" w:name="_Toc14085"/>
      <w:bookmarkStart w:id="539" w:name="_Toc8951"/>
      <w:bookmarkStart w:id="540" w:name="_Toc14982"/>
      <w:bookmarkStart w:id="541" w:name="_Toc84930752"/>
      <w:bookmarkStart w:id="542" w:name="_Toc5398"/>
      <w:r>
        <w:rPr>
          <w:rFonts w:hint="eastAsia" w:ascii="宋体" w:hAnsi="宋体" w:cs="宋体"/>
          <w:szCs w:val="21"/>
          <w:lang w:bidi="ar"/>
        </w:rPr>
        <w:t>5</w:t>
      </w:r>
      <w:bookmarkEnd w:id="535"/>
      <w:r>
        <w:rPr>
          <w:rFonts w:hint="eastAsia" w:ascii="宋体" w:hAnsi="宋体" w:cs="宋体"/>
          <w:szCs w:val="21"/>
          <w:lang w:bidi="ar"/>
        </w:rPr>
        <w:t>.1  承包人的设计义务</w:t>
      </w:r>
      <w:bookmarkEnd w:id="536"/>
      <w:bookmarkEnd w:id="537"/>
      <w:bookmarkEnd w:id="538"/>
      <w:bookmarkEnd w:id="539"/>
      <w:bookmarkEnd w:id="540"/>
      <w:bookmarkEnd w:id="541"/>
      <w:bookmarkEnd w:id="542"/>
      <w:r>
        <w:rPr>
          <w:rFonts w:hint="eastAsia" w:ascii="宋体" w:hAnsi="宋体" w:cs="宋体"/>
          <w:szCs w:val="21"/>
          <w:lang w:bidi="ar"/>
        </w:rPr>
        <w:t xml:space="preserve"> </w:t>
      </w:r>
    </w:p>
    <w:p w14:paraId="3F2E4B1F">
      <w:pPr>
        <w:widowControl/>
        <w:wordWrap w:val="0"/>
        <w:topLinePunct/>
        <w:adjustRightInd w:val="0"/>
        <w:snapToGrid w:val="0"/>
        <w:spacing w:after="163" w:afterLines="50" w:line="360" w:lineRule="auto"/>
        <w:ind w:firstLine="420" w:firstLineChars="200"/>
        <w:outlineLvl w:val="3"/>
        <w:rPr>
          <w:rFonts w:ascii="宋体" w:hAnsi="宋体" w:cs="宋体"/>
        </w:rPr>
      </w:pPr>
      <w:bookmarkStart w:id="543" w:name="_Ref531952881"/>
      <w:bookmarkEnd w:id="543"/>
      <w:r>
        <w:rPr>
          <w:rFonts w:hint="eastAsia" w:ascii="宋体" w:hAnsi="宋体" w:cs="宋体"/>
          <w:szCs w:val="21"/>
          <w:lang w:bidi="ar"/>
        </w:rPr>
        <w:t>5.1.1设计义务的一般要求</w:t>
      </w:r>
    </w:p>
    <w:p w14:paraId="482EEF3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应当按照法律规定，国家、行业和地方的规范和标准，以及《发包人要求》和合同约定完成设计工作和设计相关的其他服务，并对工程的设计负责。承包人应根据工程实施的需要及时向发包人和工程师说明设计文件的意图，解释设计文件。</w:t>
      </w:r>
    </w:p>
    <w:p w14:paraId="5DBA212F">
      <w:pPr>
        <w:widowControl/>
        <w:wordWrap w:val="0"/>
        <w:topLinePunct/>
        <w:adjustRightInd w:val="0"/>
        <w:snapToGrid w:val="0"/>
        <w:spacing w:after="163" w:afterLines="50" w:line="360" w:lineRule="auto"/>
        <w:ind w:firstLine="420" w:firstLineChars="200"/>
        <w:outlineLvl w:val="3"/>
        <w:rPr>
          <w:rFonts w:ascii="宋体" w:hAnsi="宋体" w:cs="宋体"/>
        </w:rPr>
      </w:pPr>
      <w:bookmarkStart w:id="544" w:name="_Ref531952952"/>
      <w:bookmarkEnd w:id="544"/>
      <w:bookmarkStart w:id="545" w:name="_Ref531952899"/>
      <w:r>
        <w:rPr>
          <w:rFonts w:hint="eastAsia" w:ascii="宋体" w:hAnsi="宋体" w:cs="宋体"/>
          <w:szCs w:val="21"/>
          <w:lang w:bidi="ar"/>
        </w:rPr>
        <w:t>5</w:t>
      </w:r>
      <w:bookmarkEnd w:id="545"/>
      <w:r>
        <w:rPr>
          <w:rFonts w:hint="eastAsia" w:ascii="宋体" w:hAnsi="宋体" w:cs="宋体"/>
          <w:szCs w:val="21"/>
          <w:lang w:bidi="ar"/>
        </w:rPr>
        <w:t>.1.2对设计人员的要求</w:t>
      </w:r>
    </w:p>
    <w:p w14:paraId="452388B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应保证其或其设计分包人的设计资质在合同有效期内满足法律法规、行业标准或合同约定的相关要求，并指派符合法律法规、行业标准或合同约定的资质要求并具有从事设计所必需的经验与能力的的设计人员完成设计工作。承包人应保证其设计人员（包括分包人的设计人员）在合同期限内，都能按时参加发包人或工程师组织的工作会议。</w:t>
      </w:r>
    </w:p>
    <w:p w14:paraId="4013C902">
      <w:pPr>
        <w:widowControl/>
        <w:wordWrap w:val="0"/>
        <w:topLinePunct/>
        <w:adjustRightInd w:val="0"/>
        <w:snapToGrid w:val="0"/>
        <w:spacing w:after="163" w:afterLines="50" w:line="360" w:lineRule="auto"/>
        <w:ind w:firstLine="420" w:firstLineChars="200"/>
        <w:outlineLvl w:val="3"/>
        <w:rPr>
          <w:rFonts w:ascii="宋体" w:hAnsi="宋体" w:cs="宋体"/>
        </w:rPr>
      </w:pPr>
      <w:r>
        <w:rPr>
          <w:rFonts w:hint="eastAsia" w:ascii="宋体" w:hAnsi="宋体" w:cs="宋体"/>
          <w:szCs w:val="21"/>
          <w:lang w:bidi="ar"/>
        </w:rPr>
        <w:t>5.1.3法律和标准的变化</w:t>
      </w:r>
    </w:p>
    <w:p w14:paraId="67A18DB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合同另有约定外，承包人完成设计工作所应遵守的法律规定，以及国家、行业和地方的规范和标准，均应视为在基准日期适用的版本。基准日期之后，前述版本发生重大变化，或者有新的法律，以及国家、行业和地方的规范和标准实施的，承包人应向工程师提出遵守新规定的建议。发包人或其委托的工程师应在收到建议后7天内发出是否遵守新规定的指示。如果该项建议构成变更的，按照第13.2款[承包人的合理化建议]的约定执行。</w:t>
      </w:r>
    </w:p>
    <w:p w14:paraId="7ACC135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在基准日期之后，因国家颁布新的强制性规范、标准导致承包人的费用变化的，发包人应合理调整合同价格；导致工期延误的，发包人应合理延长工期。</w:t>
      </w:r>
    </w:p>
    <w:p w14:paraId="20487E80">
      <w:pPr>
        <w:widowControl/>
        <w:wordWrap w:val="0"/>
        <w:topLinePunct/>
        <w:adjustRightInd w:val="0"/>
        <w:snapToGrid w:val="0"/>
        <w:spacing w:after="163" w:afterLines="50" w:line="360" w:lineRule="auto"/>
        <w:outlineLvl w:val="2"/>
        <w:rPr>
          <w:rFonts w:ascii="宋体" w:hAnsi="宋体" w:cs="宋体"/>
        </w:rPr>
      </w:pPr>
      <w:bookmarkStart w:id="546" w:name="_Toc20171764"/>
      <w:bookmarkEnd w:id="546"/>
      <w:bookmarkStart w:id="547" w:name="_Ref531953051"/>
      <w:bookmarkEnd w:id="547"/>
      <w:bookmarkStart w:id="548" w:name="_Ref531953054"/>
      <w:bookmarkStart w:id="549" w:name="_Toc13283"/>
      <w:bookmarkStart w:id="550" w:name="_Toc26614"/>
      <w:bookmarkStart w:id="551" w:name="_Toc6911"/>
      <w:bookmarkStart w:id="552" w:name="_Toc58860203"/>
      <w:bookmarkStart w:id="553" w:name="_Toc24823"/>
      <w:bookmarkStart w:id="554" w:name="_Toc84930753"/>
      <w:bookmarkStart w:id="555" w:name="_Toc51766616"/>
      <w:r>
        <w:rPr>
          <w:rFonts w:hint="eastAsia" w:ascii="宋体" w:hAnsi="宋体" w:cs="宋体"/>
          <w:szCs w:val="21"/>
          <w:lang w:bidi="ar"/>
        </w:rPr>
        <w:t>5</w:t>
      </w:r>
      <w:bookmarkEnd w:id="548"/>
      <w:r>
        <w:rPr>
          <w:rFonts w:hint="eastAsia" w:ascii="宋体" w:hAnsi="宋体" w:cs="宋体"/>
          <w:szCs w:val="21"/>
          <w:lang w:bidi="ar"/>
        </w:rPr>
        <w:t>.2  承包人文件审查</w:t>
      </w:r>
      <w:bookmarkEnd w:id="549"/>
      <w:bookmarkEnd w:id="550"/>
      <w:bookmarkEnd w:id="551"/>
      <w:bookmarkEnd w:id="552"/>
      <w:bookmarkEnd w:id="553"/>
      <w:bookmarkEnd w:id="554"/>
      <w:bookmarkEnd w:id="555"/>
      <w:r>
        <w:rPr>
          <w:rFonts w:hint="eastAsia" w:ascii="宋体" w:hAnsi="宋体" w:cs="宋体"/>
          <w:szCs w:val="21"/>
          <w:lang w:bidi="ar"/>
        </w:rPr>
        <w:t xml:space="preserve"> </w:t>
      </w:r>
    </w:p>
    <w:p w14:paraId="37B23C12">
      <w:pPr>
        <w:widowControl/>
        <w:wordWrap w:val="0"/>
        <w:topLinePunct/>
        <w:adjustRightInd w:val="0"/>
        <w:snapToGrid w:val="0"/>
        <w:spacing w:after="163" w:afterLines="50" w:line="360" w:lineRule="auto"/>
        <w:ind w:firstLine="420" w:firstLineChars="200"/>
        <w:outlineLvl w:val="3"/>
        <w:rPr>
          <w:rFonts w:ascii="宋体" w:hAnsi="宋体" w:cs="宋体"/>
        </w:rPr>
      </w:pPr>
      <w:bookmarkStart w:id="556" w:name="_Ref531953064"/>
      <w:bookmarkEnd w:id="556"/>
      <w:r>
        <w:rPr>
          <w:rFonts w:hint="eastAsia" w:ascii="宋体" w:hAnsi="宋体" w:cs="宋体"/>
          <w:szCs w:val="21"/>
          <w:lang w:bidi="ar"/>
        </w:rPr>
        <w:t>5.2.1根据《发包人要求》应当通过工程师报发包人审查同意的承包人文件，承包人应当按照《发包人要求》约定的范围和内容及时报送审查。</w:t>
      </w:r>
    </w:p>
    <w:p w14:paraId="362CBB1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专用合同条件另有约定外，自工程师收到承包人文件以及承包人的通知之日起，发包人对承包人文件审查期不超过21天。承包人的设计文件对于合同约定有偏离的，应在通知中说明。承包人需要修改已提交的承包人文件的，应立即通知工程师，并向工程师提交修改后的承包人文件，审查期重新起算。</w:t>
      </w:r>
    </w:p>
    <w:p w14:paraId="61ACE13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发包人同意承包人文件的，应及时通知承包人，发包人不同意承包人文件的，应在审查期限内通过工程师以书面形式通知承包人，并说明不同意的具体内容和理由。</w:t>
      </w:r>
    </w:p>
    <w:p w14:paraId="50BD830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承包人对发包人的意见按以下方式处理：</w:t>
      </w:r>
    </w:p>
    <w:p w14:paraId="12AA707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（1）发包人的意见构成变更的，承包人应在7天内通知发包人按照第13条[变更与调整]中关于发包人指示变更的约定执行，双方对是否构成变更无法达成一致的，按照第20条[争议解决]的约定执行；</w:t>
      </w:r>
    </w:p>
    <w:p w14:paraId="2187A3A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（2）因承包人原因导致无法通过审查的，承包人应根据发包人的书面说明，对承包人文件进行修改后重新报送发包人审查，审查期重新起算。因此引起的工期延长和必要的工程费用增加，由承包人负责。</w:t>
      </w:r>
    </w:p>
    <w:p w14:paraId="34F8664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合同约定的审查期满，发包人没有做出审查结论也没有提出异议的，视为承包人文件已获发包人同意。</w:t>
      </w:r>
    </w:p>
    <w:p w14:paraId="65AADD3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发包人对承包人文件的审查和同意不得被理解为对合同的修改或改变，也并不减轻或免除承包人任何的责任和义务。</w:t>
      </w:r>
    </w:p>
    <w:p w14:paraId="37B19932">
      <w:pPr>
        <w:widowControl/>
        <w:wordWrap w:val="0"/>
        <w:topLinePunct/>
        <w:adjustRightInd w:val="0"/>
        <w:snapToGrid w:val="0"/>
        <w:spacing w:after="163" w:afterLines="50" w:line="360" w:lineRule="auto"/>
        <w:ind w:firstLine="420" w:firstLineChars="200"/>
        <w:outlineLvl w:val="3"/>
        <w:rPr>
          <w:rFonts w:ascii="宋体" w:hAnsi="宋体" w:cs="宋体"/>
        </w:rPr>
      </w:pPr>
      <w:r>
        <w:rPr>
          <w:rFonts w:hint="eastAsia" w:ascii="宋体" w:hAnsi="宋体" w:cs="宋体"/>
          <w:szCs w:val="21"/>
          <w:lang w:bidi="ar"/>
        </w:rPr>
        <w:t>5.2.2承包人文件不需要政府有关部门或专用合同条件约定的第三方审查单位审查或批准的，承包人应当严格按照经发包人审查同意的承包人文件设计和实施工程。</w:t>
      </w:r>
    </w:p>
    <w:p w14:paraId="3935291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需要组织审查会议对承包人文件进行审查的，审查会议的审查形式、时间安排、费用承担，在专用合同条件中约定。发包人负责组织承包人文件审查会议，承包人有义务参加发包人组织的审查会议，向审查者介绍、解答、解释承包人文件，并提供有关补充资料。</w:t>
      </w:r>
    </w:p>
    <w:p w14:paraId="013353E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发包人有义务向承包人提供审查会议的批准文件和纪要。承包人有义务按照相关审查会议批准的文件和纪要，并依据合同约定及相关技术标准，对承包人文件进行修改、补充和完善。</w:t>
      </w:r>
    </w:p>
    <w:p w14:paraId="3286FF71">
      <w:pPr>
        <w:widowControl/>
        <w:wordWrap w:val="0"/>
        <w:topLinePunct/>
        <w:adjustRightInd w:val="0"/>
        <w:snapToGrid w:val="0"/>
        <w:spacing w:after="163" w:afterLines="50" w:line="360" w:lineRule="auto"/>
        <w:ind w:firstLine="420" w:firstLineChars="200"/>
        <w:outlineLvl w:val="3"/>
        <w:rPr>
          <w:rFonts w:ascii="宋体" w:hAnsi="宋体" w:cs="宋体"/>
        </w:rPr>
      </w:pPr>
      <w:bookmarkStart w:id="557" w:name="_Ref531953074"/>
      <w:bookmarkEnd w:id="557"/>
      <w:r>
        <w:rPr>
          <w:rFonts w:hint="eastAsia" w:ascii="宋体" w:hAnsi="宋体" w:cs="宋体"/>
          <w:szCs w:val="21"/>
          <w:lang w:bidi="ar"/>
        </w:rPr>
        <w:t>5.2.3承包人文件需政府有关部门或专用合同条件约定的第三方审查单位审查或批准的，发包人应在发包人审查同意承包人文件后7天内，向政府有关部门或第三方报送承包人文件，承包人应予以协助。</w:t>
      </w:r>
    </w:p>
    <w:p w14:paraId="141E6D8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对于政府有关部门或第三方审查单位的审查意见，不需要修改《发包人要求》的，承包人需按该审查意见修改承包人的设计文件；需要修改《发包人要求》的，承包人应按第13.2款[承包人的合理化建议]的约定执行。上述情形还应适用第5.1款[承包人的设计义务]和第13条[变更与调整]的有关约定。</w:t>
      </w:r>
    </w:p>
    <w:p w14:paraId="1B91ABA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政府有关部门或第三方审查单位审查批准后，承包人应当严格按照批准后的承包人文件实施工程。政府有关部门或第三方审查单位批准时间较合同约定时间延长的，竣工日期相应顺延。因此给双方带来的费用增加，由双方在负责的范围内各自承担。</w:t>
      </w:r>
    </w:p>
    <w:p w14:paraId="25E6FE7C">
      <w:pPr>
        <w:widowControl/>
        <w:wordWrap w:val="0"/>
        <w:topLinePunct/>
        <w:adjustRightInd w:val="0"/>
        <w:snapToGrid w:val="0"/>
        <w:spacing w:after="163" w:afterLines="50" w:line="360" w:lineRule="auto"/>
        <w:outlineLvl w:val="2"/>
        <w:rPr>
          <w:rFonts w:ascii="宋体" w:hAnsi="宋体" w:cs="宋体"/>
        </w:rPr>
      </w:pPr>
      <w:bookmarkStart w:id="558" w:name="_Ref531953095"/>
      <w:bookmarkEnd w:id="558"/>
      <w:bookmarkStart w:id="559" w:name="_Toc20171765"/>
      <w:bookmarkEnd w:id="559"/>
      <w:bookmarkStart w:id="560" w:name="_Ref531953097"/>
      <w:bookmarkStart w:id="561" w:name="_Toc84930754"/>
      <w:bookmarkStart w:id="562" w:name="_Toc19666"/>
      <w:bookmarkStart w:id="563" w:name="_Toc51766617"/>
      <w:bookmarkStart w:id="564" w:name="_Toc16763"/>
      <w:bookmarkStart w:id="565" w:name="_Toc12432"/>
      <w:bookmarkStart w:id="566" w:name="_Toc58860204"/>
      <w:bookmarkStart w:id="567" w:name="_Toc1099"/>
      <w:r>
        <w:rPr>
          <w:rFonts w:hint="eastAsia" w:ascii="宋体" w:hAnsi="宋体" w:cs="宋体"/>
          <w:szCs w:val="21"/>
          <w:lang w:bidi="ar"/>
        </w:rPr>
        <w:t>5</w:t>
      </w:r>
      <w:bookmarkEnd w:id="560"/>
      <w:r>
        <w:rPr>
          <w:rFonts w:hint="eastAsia" w:ascii="宋体" w:hAnsi="宋体" w:cs="宋体"/>
          <w:szCs w:val="21"/>
          <w:lang w:bidi="ar"/>
        </w:rPr>
        <w:t>.3  培训</w:t>
      </w:r>
      <w:bookmarkEnd w:id="561"/>
      <w:bookmarkEnd w:id="562"/>
      <w:bookmarkEnd w:id="563"/>
      <w:bookmarkEnd w:id="564"/>
      <w:bookmarkEnd w:id="565"/>
      <w:bookmarkEnd w:id="566"/>
      <w:bookmarkEnd w:id="567"/>
    </w:p>
    <w:p w14:paraId="6813931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应按照《发包人要求》，对发包人的雇员或其它发包人指定的人员进行工程操作、维修或其它合同中约定的培训。合同约定接收之前进行培训的，应在第10.1款[竣工验收]约定的竣工验收前或试运行结束前完成培训。</w:t>
      </w:r>
    </w:p>
    <w:p w14:paraId="6B1BBFF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培训的时长应由双方在专用合同条件中约定，承包人应为培训提供有经验的人员、设施和其它必要条件。</w:t>
      </w:r>
    </w:p>
    <w:p w14:paraId="5FCA498D">
      <w:pPr>
        <w:widowControl/>
        <w:wordWrap w:val="0"/>
        <w:topLinePunct/>
        <w:adjustRightInd w:val="0"/>
        <w:snapToGrid w:val="0"/>
        <w:spacing w:after="163" w:afterLines="50" w:line="360" w:lineRule="auto"/>
        <w:outlineLvl w:val="2"/>
        <w:rPr>
          <w:rFonts w:ascii="宋体" w:hAnsi="宋体" w:cs="宋体"/>
        </w:rPr>
      </w:pPr>
      <w:bookmarkStart w:id="568" w:name="_Ref531953105"/>
      <w:bookmarkEnd w:id="568"/>
      <w:bookmarkStart w:id="569" w:name="_Toc20171766"/>
      <w:bookmarkEnd w:id="569"/>
      <w:bookmarkStart w:id="570" w:name="_Ref531953108"/>
      <w:bookmarkStart w:id="571" w:name="_Toc58860205"/>
      <w:bookmarkStart w:id="572" w:name="_Toc26797"/>
      <w:bookmarkStart w:id="573" w:name="_Toc18656"/>
      <w:bookmarkStart w:id="574" w:name="_Toc22828"/>
      <w:bookmarkStart w:id="575" w:name="_Toc84930755"/>
      <w:bookmarkStart w:id="576" w:name="_Toc19506"/>
      <w:bookmarkStart w:id="577" w:name="_Toc51766618"/>
      <w:r>
        <w:rPr>
          <w:rFonts w:hint="eastAsia" w:ascii="宋体" w:hAnsi="宋体" w:cs="宋体"/>
          <w:szCs w:val="21"/>
          <w:lang w:bidi="ar"/>
        </w:rPr>
        <w:t>5</w:t>
      </w:r>
      <w:bookmarkEnd w:id="570"/>
      <w:r>
        <w:rPr>
          <w:rFonts w:hint="eastAsia" w:ascii="宋体" w:hAnsi="宋体" w:cs="宋体"/>
          <w:szCs w:val="21"/>
          <w:lang w:bidi="ar"/>
        </w:rPr>
        <w:t>.4  竣工文件</w:t>
      </w:r>
      <w:bookmarkEnd w:id="571"/>
      <w:bookmarkEnd w:id="572"/>
      <w:bookmarkEnd w:id="573"/>
      <w:bookmarkEnd w:id="574"/>
      <w:bookmarkEnd w:id="575"/>
      <w:bookmarkEnd w:id="576"/>
      <w:bookmarkEnd w:id="577"/>
    </w:p>
    <w:p w14:paraId="5E27EE1B">
      <w:pPr>
        <w:widowControl/>
        <w:wordWrap w:val="0"/>
        <w:topLinePunct/>
        <w:adjustRightInd w:val="0"/>
        <w:snapToGrid w:val="0"/>
        <w:spacing w:after="163" w:afterLines="50" w:line="360" w:lineRule="auto"/>
        <w:ind w:firstLine="420" w:firstLineChars="200"/>
        <w:outlineLvl w:val="3"/>
        <w:rPr>
          <w:rFonts w:ascii="宋体" w:hAnsi="宋体" w:cs="宋体"/>
        </w:rPr>
      </w:pPr>
      <w:bookmarkStart w:id="578" w:name="_Ref531953134"/>
      <w:bookmarkEnd w:id="578"/>
      <w:r>
        <w:rPr>
          <w:rFonts w:hint="eastAsia" w:ascii="宋体" w:hAnsi="宋体" w:cs="宋体"/>
          <w:szCs w:val="21"/>
          <w:lang w:bidi="ar"/>
        </w:rPr>
        <w:t>5.4.1承包人应编制并及时更新反映工程实施结果的竣工记录，如实记载竣工工程的确切位置、尺寸和已实施工作的详细说明。竣工文件的形式、技术标准以及其它相关内容应按照相关法律法规、行业标准与《发包人要求》执行。竣工记录应保存在施工现场，并在竣工试验开始前，按照专用合同条件约定的份数提交给工程师。</w:t>
      </w:r>
    </w:p>
    <w:p w14:paraId="3194BFDA">
      <w:pPr>
        <w:widowControl/>
        <w:wordWrap w:val="0"/>
        <w:topLinePunct/>
        <w:adjustRightInd w:val="0"/>
        <w:snapToGrid w:val="0"/>
        <w:spacing w:after="163" w:afterLines="50" w:line="360" w:lineRule="auto"/>
        <w:ind w:firstLine="420" w:firstLineChars="200"/>
        <w:outlineLvl w:val="3"/>
        <w:rPr>
          <w:rFonts w:ascii="宋体" w:hAnsi="宋体" w:cs="宋体"/>
        </w:rPr>
      </w:pPr>
      <w:r>
        <w:rPr>
          <w:rFonts w:hint="eastAsia" w:ascii="宋体" w:hAnsi="宋体" w:cs="宋体"/>
          <w:szCs w:val="21"/>
          <w:lang w:bidi="ar"/>
        </w:rPr>
        <w:t>5.4.2在颁发工程接收证书之前，承包人应按照《发包人要求》的份数和形式向工程师提交相应竣工图纸，并取得工程师对尺寸、参照系统及其他有关细节的认可。工程师应按照第5.2款[承包人文件审查]的约定进行审查。</w:t>
      </w:r>
    </w:p>
    <w:p w14:paraId="1AD74419">
      <w:pPr>
        <w:widowControl/>
        <w:wordWrap w:val="0"/>
        <w:topLinePunct/>
        <w:adjustRightInd w:val="0"/>
        <w:snapToGrid w:val="0"/>
        <w:spacing w:after="163" w:afterLines="50" w:line="360" w:lineRule="auto"/>
        <w:ind w:firstLine="420" w:firstLineChars="200"/>
        <w:outlineLvl w:val="3"/>
        <w:rPr>
          <w:rFonts w:ascii="宋体" w:hAnsi="宋体" w:cs="宋体"/>
        </w:rPr>
      </w:pPr>
      <w:r>
        <w:rPr>
          <w:rFonts w:hint="eastAsia" w:ascii="宋体" w:hAnsi="宋体" w:cs="宋体"/>
          <w:szCs w:val="21"/>
          <w:lang w:bidi="ar"/>
        </w:rPr>
        <w:t>5.4.3除专用合同条件另有约定外，在工程师收到本款下的文件前，不应认为工程已根据第10.1款[竣工验收]和第10.2款[单位/区段工程的验收]的约定完成验收。</w:t>
      </w:r>
    </w:p>
    <w:p w14:paraId="0B433F19">
      <w:pPr>
        <w:widowControl/>
        <w:wordWrap w:val="0"/>
        <w:topLinePunct/>
        <w:adjustRightInd w:val="0"/>
        <w:snapToGrid w:val="0"/>
        <w:spacing w:after="163" w:afterLines="50" w:line="360" w:lineRule="auto"/>
        <w:outlineLvl w:val="2"/>
        <w:rPr>
          <w:rFonts w:ascii="宋体" w:hAnsi="宋体" w:cs="宋体"/>
        </w:rPr>
      </w:pPr>
      <w:bookmarkStart w:id="579" w:name="_Ref531953117"/>
      <w:bookmarkEnd w:id="579"/>
      <w:bookmarkStart w:id="580" w:name="_Toc20171767"/>
      <w:bookmarkEnd w:id="580"/>
      <w:bookmarkStart w:id="581" w:name="_Ref531953119"/>
      <w:bookmarkStart w:id="582" w:name="_Toc16964"/>
      <w:bookmarkStart w:id="583" w:name="_Toc51766619"/>
      <w:bookmarkStart w:id="584" w:name="_Toc6468"/>
      <w:bookmarkStart w:id="585" w:name="_Toc8318"/>
      <w:bookmarkStart w:id="586" w:name="_Toc84930756"/>
      <w:bookmarkStart w:id="587" w:name="_Toc58860206"/>
      <w:bookmarkStart w:id="588" w:name="_Toc30445"/>
      <w:r>
        <w:rPr>
          <w:rFonts w:hint="eastAsia" w:ascii="宋体" w:hAnsi="宋体" w:cs="宋体"/>
          <w:szCs w:val="21"/>
          <w:lang w:bidi="ar"/>
        </w:rPr>
        <w:t>5</w:t>
      </w:r>
      <w:bookmarkEnd w:id="581"/>
      <w:r>
        <w:rPr>
          <w:rFonts w:hint="eastAsia" w:ascii="宋体" w:hAnsi="宋体" w:cs="宋体"/>
          <w:szCs w:val="21"/>
          <w:lang w:bidi="ar"/>
        </w:rPr>
        <w:t>.5  操作和维修手册</w:t>
      </w:r>
      <w:bookmarkEnd w:id="582"/>
      <w:bookmarkEnd w:id="583"/>
      <w:bookmarkEnd w:id="584"/>
      <w:bookmarkEnd w:id="585"/>
      <w:bookmarkEnd w:id="586"/>
      <w:bookmarkEnd w:id="587"/>
      <w:bookmarkEnd w:id="588"/>
      <w:r>
        <w:rPr>
          <w:rFonts w:hint="eastAsia" w:ascii="宋体" w:hAnsi="宋体" w:cs="宋体"/>
          <w:szCs w:val="21"/>
          <w:lang w:bidi="ar"/>
        </w:rPr>
        <w:t xml:space="preserve"> </w:t>
      </w:r>
    </w:p>
    <w:p w14:paraId="4F9AFDC0">
      <w:pPr>
        <w:widowControl/>
        <w:wordWrap w:val="0"/>
        <w:topLinePunct/>
        <w:adjustRightInd w:val="0"/>
        <w:snapToGrid w:val="0"/>
        <w:spacing w:after="163" w:afterLines="50" w:line="360" w:lineRule="auto"/>
        <w:ind w:firstLine="420" w:firstLineChars="200"/>
        <w:outlineLvl w:val="3"/>
        <w:rPr>
          <w:rFonts w:ascii="宋体" w:hAnsi="宋体" w:cs="宋体"/>
        </w:rPr>
      </w:pPr>
      <w:bookmarkStart w:id="589" w:name="_Ref531953145"/>
      <w:bookmarkEnd w:id="589"/>
      <w:r>
        <w:rPr>
          <w:rFonts w:hint="eastAsia" w:ascii="宋体" w:hAnsi="宋体" w:cs="宋体"/>
          <w:szCs w:val="21"/>
          <w:lang w:bidi="ar"/>
        </w:rPr>
        <w:t>5</w:t>
      </w:r>
      <w:r>
        <w:rPr>
          <w:rFonts w:ascii="宋体" w:hAnsi="宋体" w:cs="宋体"/>
          <w:szCs w:val="21"/>
          <w:lang w:bidi="ar"/>
        </w:rPr>
        <w:t>.5.1</w:t>
      </w:r>
      <w:r>
        <w:rPr>
          <w:rFonts w:hint="eastAsia" w:ascii="宋体" w:hAnsi="宋体" w:cs="宋体"/>
          <w:szCs w:val="21"/>
          <w:lang w:bidi="ar"/>
        </w:rPr>
        <w:t>在竣工试验开始前，承包人应向工程师提交暂行的操作和维修手册并负责及时更新，该手册应足够详细，以便发包人能够对工程设备进行操作、维修、拆卸、重新安装、调整及修理，以及实现《发包人要求》。同时，手册还应包含发包人未来可能需要的备品备件清单。</w:t>
      </w:r>
    </w:p>
    <w:p w14:paraId="679F980D">
      <w:pPr>
        <w:widowControl/>
        <w:wordWrap w:val="0"/>
        <w:topLinePunct/>
        <w:adjustRightInd w:val="0"/>
        <w:snapToGrid w:val="0"/>
        <w:spacing w:after="163" w:afterLines="50" w:line="360" w:lineRule="auto"/>
        <w:ind w:firstLine="420" w:firstLineChars="200"/>
        <w:outlineLvl w:val="3"/>
        <w:rPr>
          <w:rFonts w:ascii="宋体" w:hAnsi="宋体" w:cs="宋体"/>
        </w:rPr>
      </w:pPr>
      <w:r>
        <w:rPr>
          <w:rFonts w:hint="eastAsia" w:ascii="宋体" w:hAnsi="宋体" w:cs="宋体"/>
          <w:szCs w:val="21"/>
          <w:lang w:bidi="ar"/>
        </w:rPr>
        <w:t>5</w:t>
      </w:r>
      <w:r>
        <w:rPr>
          <w:rFonts w:ascii="宋体" w:hAnsi="宋体" w:cs="宋体"/>
          <w:szCs w:val="21"/>
          <w:lang w:bidi="ar"/>
        </w:rPr>
        <w:t>.5.2</w:t>
      </w:r>
      <w:r>
        <w:rPr>
          <w:rFonts w:hint="eastAsia" w:ascii="宋体" w:hAnsi="宋体" w:cs="宋体"/>
          <w:szCs w:val="21"/>
          <w:lang w:bidi="ar"/>
        </w:rPr>
        <w:t>工程师收到承包人提交的文件后，应依据第5.2款[承包人文件审查]的约定对操作和维修手册进行审查，竣工试验工程中，承包人应为任何因操作和维修手册错误或遗漏引起的风险或损失承担责任。</w:t>
      </w:r>
    </w:p>
    <w:p w14:paraId="20356A21">
      <w:pPr>
        <w:widowControl/>
        <w:wordWrap w:val="0"/>
        <w:topLinePunct/>
        <w:adjustRightInd w:val="0"/>
        <w:snapToGrid w:val="0"/>
        <w:spacing w:after="163" w:afterLines="50" w:line="360" w:lineRule="auto"/>
        <w:ind w:firstLine="420" w:firstLineChars="200"/>
        <w:outlineLvl w:val="3"/>
        <w:rPr>
          <w:rFonts w:ascii="宋体" w:hAnsi="宋体" w:cs="宋体"/>
        </w:rPr>
      </w:pPr>
      <w:r>
        <w:rPr>
          <w:rFonts w:hint="eastAsia" w:ascii="宋体" w:hAnsi="宋体" w:cs="宋体"/>
          <w:szCs w:val="21"/>
          <w:lang w:bidi="ar"/>
        </w:rPr>
        <w:t>5</w:t>
      </w:r>
      <w:r>
        <w:rPr>
          <w:rFonts w:ascii="宋体" w:hAnsi="宋体" w:cs="宋体"/>
          <w:szCs w:val="21"/>
          <w:lang w:bidi="ar"/>
        </w:rPr>
        <w:t>.5.3</w:t>
      </w:r>
      <w:r>
        <w:rPr>
          <w:rFonts w:hint="eastAsia" w:ascii="宋体" w:hAnsi="宋体" w:cs="宋体"/>
          <w:szCs w:val="21"/>
          <w:lang w:bidi="ar"/>
        </w:rPr>
        <w:t>除专用合同条件另有约定外，承包人应提交足够详细的最终操作和维修手册，以及在《发包人要求》中明确的相关操作和维修手册。除专用合同条件另有约定外，在工程师收到上述文件前，不应认为工程已根据第10.1款[竣工验收]和第10.2款[单位/区段工程的验收]的约定完成验收。</w:t>
      </w:r>
    </w:p>
    <w:p w14:paraId="799375A3">
      <w:pPr>
        <w:widowControl/>
        <w:wordWrap w:val="0"/>
        <w:topLinePunct/>
        <w:adjustRightInd w:val="0"/>
        <w:snapToGrid w:val="0"/>
        <w:spacing w:after="163" w:afterLines="50" w:line="360" w:lineRule="auto"/>
        <w:outlineLvl w:val="2"/>
        <w:rPr>
          <w:rFonts w:ascii="宋体" w:hAnsi="宋体" w:cs="宋体"/>
        </w:rPr>
      </w:pPr>
      <w:bookmarkStart w:id="590" w:name="_Toc20171768"/>
      <w:bookmarkEnd w:id="590"/>
      <w:bookmarkStart w:id="591" w:name="_Toc51766620"/>
      <w:bookmarkStart w:id="592" w:name="_Toc84930757"/>
      <w:bookmarkStart w:id="593" w:name="_Toc4269"/>
      <w:bookmarkStart w:id="594" w:name="_Toc18460"/>
      <w:bookmarkStart w:id="595" w:name="_Toc22894"/>
      <w:bookmarkStart w:id="596" w:name="_Toc58860207"/>
      <w:bookmarkStart w:id="597" w:name="_Toc7276"/>
      <w:r>
        <w:rPr>
          <w:rFonts w:hint="eastAsia" w:ascii="宋体" w:hAnsi="宋体" w:cs="宋体"/>
          <w:szCs w:val="21"/>
          <w:lang w:bidi="ar"/>
        </w:rPr>
        <w:t>5.6  承包人文件错误</w:t>
      </w:r>
      <w:bookmarkEnd w:id="591"/>
      <w:bookmarkEnd w:id="592"/>
      <w:bookmarkEnd w:id="593"/>
      <w:bookmarkEnd w:id="594"/>
      <w:bookmarkEnd w:id="595"/>
      <w:bookmarkEnd w:id="596"/>
      <w:bookmarkEnd w:id="597"/>
      <w:r>
        <w:rPr>
          <w:rFonts w:hint="eastAsia" w:ascii="宋体" w:hAnsi="宋体" w:cs="宋体"/>
          <w:szCs w:val="21"/>
          <w:lang w:bidi="ar"/>
        </w:rPr>
        <w:t xml:space="preserve"> </w:t>
      </w:r>
    </w:p>
    <w:p w14:paraId="0328D42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文件存在错误、遗漏、含混、矛盾、不充分之处或其他缺陷，无论承包人是否根据本款获得了同意，承包人均应自费对前述问题带来的缺陷和工程问题进行改正，并按照第5.2款[承包人文件审查]的要求，重新送工程师审查，审查日期从工程师收到文件开始重新计算。因此款原因重新提交审查文件导致的工程延误和必要费用增加由承包人承担。《发包人要求》的错误导致承包人文件错误、遗漏、含混、矛盾、不充分或其他缺陷的除外。</w:t>
      </w:r>
    </w:p>
    <w:p w14:paraId="5E4F85FD">
      <w:pPr>
        <w:widowControl/>
        <w:wordWrap w:val="0"/>
        <w:topLinePunct/>
        <w:adjustRightInd w:val="0"/>
        <w:snapToGrid w:val="0"/>
        <w:spacing w:after="163" w:afterLines="50" w:line="360" w:lineRule="auto"/>
        <w:outlineLvl w:val="1"/>
        <w:rPr>
          <w:rFonts w:ascii="宋体" w:hAnsi="宋体" w:cs="宋体"/>
          <w:kern w:val="0"/>
        </w:rPr>
      </w:pPr>
      <w:bookmarkStart w:id="598" w:name="_Toc20171769"/>
      <w:bookmarkEnd w:id="598"/>
      <w:bookmarkStart w:id="599" w:name="_Ref531953765"/>
      <w:bookmarkEnd w:id="599"/>
      <w:bookmarkStart w:id="600" w:name="_Ref531953761"/>
      <w:bookmarkStart w:id="601" w:name="_Toc23510"/>
      <w:bookmarkStart w:id="602" w:name="_Toc29653"/>
      <w:r>
        <w:rPr>
          <w:rFonts w:hint="eastAsia" w:ascii="宋体" w:hAnsi="宋体" w:cs="宋体"/>
          <w:kern w:val="0"/>
          <w:szCs w:val="21"/>
          <w:lang w:bidi="ar"/>
        </w:rPr>
        <w:t xml:space="preserve">第6条 </w:t>
      </w:r>
      <w:bookmarkEnd w:id="600"/>
      <w:r>
        <w:rPr>
          <w:rFonts w:hint="eastAsia" w:ascii="宋体" w:hAnsi="宋体" w:cs="宋体"/>
          <w:kern w:val="0"/>
          <w:szCs w:val="21"/>
          <w:lang w:bidi="ar"/>
        </w:rPr>
        <w:t xml:space="preserve"> 材料、工程设备</w:t>
      </w:r>
      <w:bookmarkEnd w:id="601"/>
      <w:bookmarkEnd w:id="602"/>
    </w:p>
    <w:p w14:paraId="6F065E83">
      <w:pPr>
        <w:widowControl/>
        <w:wordWrap w:val="0"/>
        <w:topLinePunct/>
        <w:adjustRightInd w:val="0"/>
        <w:snapToGrid w:val="0"/>
        <w:spacing w:after="163" w:afterLines="50" w:line="360" w:lineRule="auto"/>
        <w:outlineLvl w:val="2"/>
        <w:rPr>
          <w:rFonts w:ascii="宋体" w:hAnsi="宋体" w:cs="宋体"/>
        </w:rPr>
      </w:pPr>
      <w:bookmarkStart w:id="603" w:name="_Ref531953832"/>
      <w:bookmarkEnd w:id="603"/>
      <w:bookmarkStart w:id="604" w:name="_Toc20171770"/>
      <w:bookmarkEnd w:id="604"/>
      <w:bookmarkStart w:id="605" w:name="_Ref531953828"/>
      <w:bookmarkStart w:id="606" w:name="_Toc51766622"/>
      <w:bookmarkStart w:id="607" w:name="_Toc2393"/>
      <w:bookmarkStart w:id="608" w:name="_Toc58860209"/>
      <w:bookmarkStart w:id="609" w:name="_Toc16221"/>
      <w:bookmarkStart w:id="610" w:name="_Toc84930759"/>
      <w:bookmarkStart w:id="611" w:name="_Toc23003"/>
      <w:bookmarkStart w:id="612" w:name="_Toc10480"/>
      <w:r>
        <w:rPr>
          <w:rFonts w:hint="eastAsia" w:ascii="宋体" w:hAnsi="宋体" w:cs="宋体"/>
          <w:szCs w:val="21"/>
          <w:lang w:bidi="ar"/>
        </w:rPr>
        <w:t>6</w:t>
      </w:r>
      <w:bookmarkEnd w:id="605"/>
      <w:r>
        <w:rPr>
          <w:rFonts w:hint="eastAsia" w:ascii="宋体" w:hAnsi="宋体" w:cs="宋体"/>
          <w:szCs w:val="21"/>
          <w:lang w:bidi="ar"/>
        </w:rPr>
        <w:t>.1  实施方法</w:t>
      </w:r>
      <w:bookmarkEnd w:id="606"/>
      <w:bookmarkEnd w:id="607"/>
      <w:bookmarkEnd w:id="608"/>
      <w:bookmarkEnd w:id="609"/>
      <w:bookmarkEnd w:id="610"/>
      <w:bookmarkEnd w:id="611"/>
      <w:bookmarkEnd w:id="612"/>
      <w:r>
        <w:rPr>
          <w:rFonts w:hint="eastAsia" w:ascii="宋体" w:hAnsi="宋体" w:cs="宋体"/>
          <w:szCs w:val="21"/>
          <w:lang w:bidi="ar"/>
        </w:rPr>
        <w:t xml:space="preserve"> </w:t>
      </w:r>
    </w:p>
    <w:p w14:paraId="2E28C32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承包人应按以下方法进行材料的加工、工程设备的采购、制造和安装、以及工程的所有其他实施作业：</w:t>
      </w:r>
    </w:p>
    <w:p w14:paraId="3FEF3969">
      <w:pPr>
        <w:widowControl/>
        <w:adjustRightInd w:val="0"/>
        <w:snapToGrid w:val="0"/>
        <w:spacing w:after="163" w:afterLines="50" w:line="360" w:lineRule="auto"/>
        <w:ind w:firstLine="420" w:firstLineChars="200"/>
        <w:rPr>
          <w:rFonts w:ascii="宋体" w:hAnsi="宋体" w:cs="宋体"/>
          <w:kern w:val="0"/>
        </w:rPr>
      </w:pPr>
      <w:bookmarkStart w:id="613" w:name="_Ref531953847"/>
      <w:bookmarkEnd w:id="613"/>
      <w:r>
        <w:rPr>
          <w:rFonts w:hint="eastAsia" w:ascii="宋体" w:hAnsi="宋体" w:cs="宋体"/>
          <w:kern w:val="0"/>
          <w:szCs w:val="21"/>
          <w:lang w:bidi="ar"/>
        </w:rPr>
        <w:t>（1）按照法律规定和合同约定的方法；</w:t>
      </w:r>
    </w:p>
    <w:p w14:paraId="2748B06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（2）按照公认的良好行业习惯，使用恰当、审慎、先进的方法；</w:t>
      </w:r>
    </w:p>
    <w:p w14:paraId="73B6259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（3）除专用合同条件另有规定外，应使用适当配备的实施方法、设备、设施和无危险的材料。</w:t>
      </w:r>
    </w:p>
    <w:p w14:paraId="056E62C4">
      <w:pPr>
        <w:widowControl/>
        <w:wordWrap w:val="0"/>
        <w:topLinePunct/>
        <w:adjustRightInd w:val="0"/>
        <w:snapToGrid w:val="0"/>
        <w:spacing w:after="163" w:afterLines="50" w:line="360" w:lineRule="auto"/>
        <w:outlineLvl w:val="2"/>
        <w:rPr>
          <w:rFonts w:ascii="宋体" w:hAnsi="宋体" w:cs="宋体"/>
        </w:rPr>
      </w:pPr>
      <w:bookmarkStart w:id="614" w:name="_Toc20171771"/>
      <w:bookmarkEnd w:id="614"/>
      <w:bookmarkStart w:id="615" w:name="_Ref11926422"/>
      <w:bookmarkEnd w:id="615"/>
      <w:bookmarkStart w:id="616" w:name="_Ref4427594"/>
      <w:bookmarkStart w:id="617" w:name="_Toc31282"/>
      <w:bookmarkStart w:id="618" w:name="_Toc23364"/>
      <w:bookmarkStart w:id="619" w:name="_Toc58860210"/>
      <w:bookmarkStart w:id="620" w:name="_Toc51766623"/>
      <w:bookmarkStart w:id="621" w:name="_Toc84930760"/>
      <w:bookmarkStart w:id="622" w:name="_Toc8924"/>
      <w:bookmarkStart w:id="623" w:name="_Toc1459"/>
      <w:r>
        <w:rPr>
          <w:rFonts w:hint="eastAsia" w:ascii="宋体" w:hAnsi="宋体" w:cs="宋体"/>
          <w:szCs w:val="21"/>
          <w:lang w:bidi="ar"/>
        </w:rPr>
        <w:t xml:space="preserve">6.2  </w:t>
      </w:r>
      <w:bookmarkEnd w:id="616"/>
      <w:r>
        <w:rPr>
          <w:rFonts w:hint="eastAsia" w:ascii="宋体" w:hAnsi="宋体" w:cs="宋体"/>
          <w:szCs w:val="21"/>
          <w:lang w:bidi="ar"/>
        </w:rPr>
        <w:t>材料和工程设备</w:t>
      </w:r>
      <w:bookmarkEnd w:id="617"/>
      <w:bookmarkEnd w:id="618"/>
      <w:bookmarkEnd w:id="619"/>
      <w:bookmarkEnd w:id="620"/>
      <w:bookmarkEnd w:id="621"/>
      <w:bookmarkEnd w:id="622"/>
      <w:bookmarkEnd w:id="623"/>
    </w:p>
    <w:p w14:paraId="23A9419B">
      <w:pPr>
        <w:widowControl/>
        <w:wordWrap w:val="0"/>
        <w:topLinePunct/>
        <w:adjustRightInd w:val="0"/>
        <w:snapToGrid w:val="0"/>
        <w:spacing w:after="163" w:afterLines="50" w:line="360" w:lineRule="auto"/>
        <w:ind w:firstLine="420" w:firstLineChars="200"/>
        <w:outlineLvl w:val="3"/>
        <w:rPr>
          <w:rFonts w:ascii="宋体" w:hAnsi="宋体" w:cs="宋体"/>
        </w:rPr>
      </w:pPr>
      <w:bookmarkStart w:id="624" w:name="_Ref11960295"/>
      <w:bookmarkEnd w:id="624"/>
      <w:r>
        <w:rPr>
          <w:rFonts w:hint="eastAsia" w:ascii="宋体" w:hAnsi="宋体" w:cs="宋体"/>
          <w:szCs w:val="21"/>
          <w:lang w:bidi="ar"/>
        </w:rPr>
        <w:t>6.2.1发包人提供的材料和工程设备</w:t>
      </w:r>
    </w:p>
    <w:p w14:paraId="670CCB3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发包人自行供应材料、工程设备的，应在订立合同时在专用合同条件的附件2《发包人供应材料设备一览表》中明确材料、工程设备的品种、规格、型号、主要参数、数量、单价、质量等级和交接地点等。</w:t>
      </w:r>
    </w:p>
    <w:p w14:paraId="479D89A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应根据项目进度计划的安排，提前28天以书面形式通知工程师供应材料与工程设备的进场计划。承包人按照第8.4款[项目进度计划]约定修订项目进度计划时，需同时提交经修订后的发包人供应材料与工程设备的进场计划。发包人应按照上述进场计划，向承包人提交材料和工程设备。</w:t>
      </w:r>
    </w:p>
    <w:p w14:paraId="025AB1C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应在材料和工程设备到货7天前通知承包人，承包人应会同工程师在约定的时间内，赴交货地点共同进行验收。除专用合同条件另有约定外，发包人提供的材料和工程设备验收后，由承包人负责接收、运输和保管。</w:t>
      </w:r>
    </w:p>
    <w:p w14:paraId="50C8E74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需要对进场计划进行变更的，承包人不得拒绝，应根据第13条[变更与调整]的规定执行，并由发包人承担承包人由此增加的费用，以及引起的工期延误。承包人需要对进场计划进行变更的，应事先报请工程师批准，由此增加的费用和（或）工期延误由承包人承担。</w:t>
      </w:r>
    </w:p>
    <w:p w14:paraId="367AA75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发包人提供的材料和工程设备的规格、数量或质量不符合合同要求，或由于发包人原因发生交货日期延误及交货地点变更等情况的，发包人应承担由此增加的费用和（或）工期延误，并向承包人支付合理利润。</w:t>
      </w:r>
    </w:p>
    <w:p w14:paraId="3D0D9031">
      <w:pPr>
        <w:widowControl/>
        <w:adjustRightInd w:val="0"/>
        <w:snapToGrid w:val="0"/>
        <w:spacing w:after="163" w:afterLines="50" w:line="360" w:lineRule="auto"/>
        <w:ind w:firstLine="420" w:firstLineChars="200"/>
        <w:rPr>
          <w:rFonts w:ascii="宋体" w:hAnsi="宋体" w:cs="宋体"/>
        </w:rPr>
      </w:pPr>
      <w:bookmarkStart w:id="625" w:name="_Ref531953918"/>
      <w:bookmarkEnd w:id="625"/>
      <w:r>
        <w:rPr>
          <w:rFonts w:hint="eastAsia" w:ascii="宋体" w:hAnsi="宋体" w:cs="宋体"/>
          <w:szCs w:val="21"/>
          <w:lang w:bidi="ar"/>
        </w:rPr>
        <w:t>6.2.2承包人提供的材料和工程设备</w:t>
      </w:r>
    </w:p>
    <w:p w14:paraId="33BB6C6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应按照专用合同条件的约定，将各项材料和工程设备的供货人及品种、技术要求、规格、数量和供货时间等报送工程师批准。承包人应向工程师提交其负责提供的材料和工程设备的质量证明文件，并根据合同约定的质量标准，对材料、工程设备质量负责。</w:t>
      </w:r>
    </w:p>
    <w:p w14:paraId="100C169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应按照已被批准的第8.4款[项目进度计划]规定的数量要求及时间要求，负责组织材料和工程设备采购（包括备品备件、专用工具及厂商提供的技术文件），负责运抵现场。合同约定由承包人采购的材料、工程设备，除专用合同条件另有约定外，发包人不得指定生产厂家或供应商，发包人违反本款约定指定生产厂家或供应商的，承包人有权拒绝，并由发包人承担相应责任。</w:t>
      </w:r>
    </w:p>
    <w:p w14:paraId="5690E98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对承包人提供的材料和工程设备，承包人应会同工程师进行检验和交货验收，查验材料合格证明和产品合格证书，并按合同约定和工程师指示，进行材料的抽样检验和工程设备的检验测试，检验和测试结果应提交工程师，所需费用由承包人承担。</w:t>
      </w:r>
    </w:p>
    <w:p w14:paraId="2553F2B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因承包人提供的材料和工程设备不符合国家强制性标准、规范的规定或合同约定的标准、规范，所造成的质量缺陷，由承包人自费修复，竣工日期不予延长。在履行合同过程中，由于国家新颁布的强制性标准、规范，造成承包人负责提供的材料和工程设备，虽符合合同约定的标准，但不符合新颁布的强制性标准时，由承包人负责修复或重新订货，相关费用支出及导致的工期延长由发包人负责。</w:t>
      </w:r>
    </w:p>
    <w:p w14:paraId="61E37B3F">
      <w:pPr>
        <w:widowControl/>
        <w:wordWrap w:val="0"/>
        <w:topLinePunct/>
        <w:adjustRightInd w:val="0"/>
        <w:snapToGrid w:val="0"/>
        <w:spacing w:after="163" w:afterLines="50" w:line="360" w:lineRule="auto"/>
        <w:ind w:firstLine="420" w:firstLineChars="200"/>
        <w:outlineLvl w:val="3"/>
        <w:rPr>
          <w:rFonts w:ascii="宋体" w:hAnsi="宋体" w:cs="宋体"/>
        </w:rPr>
      </w:pPr>
      <w:bookmarkStart w:id="626" w:name="_Ref531953991"/>
      <w:bookmarkEnd w:id="626"/>
      <w:bookmarkStart w:id="627" w:name="_Ref531953999"/>
      <w:r>
        <w:rPr>
          <w:rFonts w:hint="eastAsia" w:ascii="宋体" w:hAnsi="宋体" w:cs="宋体"/>
          <w:szCs w:val="21"/>
          <w:lang w:bidi="ar"/>
        </w:rPr>
        <w:t>6</w:t>
      </w:r>
      <w:bookmarkEnd w:id="627"/>
      <w:r>
        <w:rPr>
          <w:rFonts w:hint="eastAsia" w:ascii="宋体" w:hAnsi="宋体" w:cs="宋体"/>
          <w:szCs w:val="21"/>
          <w:lang w:bidi="ar"/>
        </w:rPr>
        <w:t xml:space="preserve">.2.3材料和工程设备的保管 </w:t>
      </w:r>
    </w:p>
    <w:p w14:paraId="7A7AE2A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（1）发包人供应材料与工程设备的保管与使用</w:t>
      </w:r>
    </w:p>
    <w:p w14:paraId="31BD0E1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发包人供应的材料和工程设备，承包人清点并接收后由承包人妥善保管，保管费用由承包人承担，但专用合同条件另有约定除外。因承包人原因发生丢失毁损的，由承包人负责赔偿。</w:t>
      </w:r>
    </w:p>
    <w:p w14:paraId="583EE0A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发包人供应的材料和工程设备使用前，由承包人负责必要的检验，检验费用由发包人承担，不合格的不得使用。</w:t>
      </w:r>
    </w:p>
    <w:p w14:paraId="521B050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（2）承包人采购材料与工程设备的保管与使用</w:t>
      </w:r>
    </w:p>
    <w:p w14:paraId="0E823D1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采购的材料和工程设备由承包人妥善保管，保管费用由承包人承担。合同约定或法律规定材料和工程设备使用前必须进行检验或试验的，承包人应按工程师的指示进行检验或试验，检验或试验费用由承包人承担，不合格的不得使用。</w:t>
      </w:r>
    </w:p>
    <w:p w14:paraId="36AC6C1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工程师发现承包人使用不符合设计或有关标准要求的材料和工程设备时，有权要求承包人进行修复、拆除或重新采购，由此增加的费用和（或）延误的工期，由承包人承担。</w:t>
      </w:r>
    </w:p>
    <w:p w14:paraId="5586A691">
      <w:pPr>
        <w:widowControl/>
        <w:wordWrap w:val="0"/>
        <w:topLinePunct/>
        <w:adjustRightInd w:val="0"/>
        <w:snapToGrid w:val="0"/>
        <w:spacing w:after="163" w:afterLines="50" w:line="360" w:lineRule="auto"/>
        <w:ind w:left="480"/>
        <w:outlineLvl w:val="3"/>
        <w:rPr>
          <w:rFonts w:ascii="宋体" w:hAnsi="宋体" w:cs="宋体"/>
        </w:rPr>
      </w:pPr>
      <w:r>
        <w:rPr>
          <w:rFonts w:hint="eastAsia" w:ascii="宋体" w:hAnsi="宋体" w:cs="宋体"/>
          <w:szCs w:val="21"/>
          <w:lang w:bidi="ar"/>
        </w:rPr>
        <w:t>6.2.4材料和工程设备的所有权</w:t>
      </w:r>
    </w:p>
    <w:p w14:paraId="7758AF4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本合同另有约定外，承包人根据第6.2.2项[承包人提供的材料和工程设备]约定提供的材料和工程设备后，材料及工程设备的价款应列入第14.3.1项第（2）目的进度款金额中，发包人支付当期进度款之后，其所有权转为发包人所有（周转性材料除外）；在发包人接收工程前，承包人有义务对材料和工程设备进行保管、维护和保养，未经发包人批准不得运出现场。</w:t>
      </w:r>
    </w:p>
    <w:p w14:paraId="215F729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按第</w:t>
      </w:r>
      <w:r>
        <w:rPr>
          <w:rFonts w:ascii="宋体" w:hAnsi="宋体" w:cs="宋体"/>
          <w:kern w:val="0"/>
          <w:szCs w:val="21"/>
          <w:lang w:bidi="ar"/>
        </w:rPr>
        <w:t>6.2.2项提供的材料和工程设备</w:t>
      </w:r>
      <w:r>
        <w:rPr>
          <w:rFonts w:hint="eastAsia" w:ascii="宋体" w:hAnsi="宋体" w:cs="宋体"/>
          <w:kern w:val="0"/>
          <w:szCs w:val="21"/>
          <w:lang w:bidi="ar"/>
        </w:rPr>
        <w:t>，承包人应确保发包人取得无权利负担的材料及工程设备所有权，因承包人与第三人的物权争议导致的增加的费用和（或）延误的工期，由承包人承担。</w:t>
      </w:r>
    </w:p>
    <w:p w14:paraId="06FFB9C3">
      <w:pPr>
        <w:widowControl/>
        <w:wordWrap w:val="0"/>
        <w:topLinePunct/>
        <w:adjustRightInd w:val="0"/>
        <w:snapToGrid w:val="0"/>
        <w:spacing w:after="163" w:afterLines="50" w:line="360" w:lineRule="auto"/>
        <w:outlineLvl w:val="2"/>
        <w:rPr>
          <w:rFonts w:ascii="宋体" w:hAnsi="宋体" w:cs="宋体"/>
        </w:rPr>
      </w:pPr>
      <w:bookmarkStart w:id="628" w:name="_Ref4428239"/>
      <w:bookmarkEnd w:id="628"/>
      <w:bookmarkStart w:id="629" w:name="_Toc20171772"/>
      <w:bookmarkEnd w:id="629"/>
      <w:bookmarkStart w:id="630" w:name="_Toc351203565"/>
      <w:bookmarkEnd w:id="630"/>
      <w:bookmarkStart w:id="631" w:name="_Toc337558785"/>
      <w:bookmarkStart w:id="632" w:name="_Toc15629"/>
      <w:bookmarkStart w:id="633" w:name="_Toc58860211"/>
      <w:bookmarkStart w:id="634" w:name="_Toc51766624"/>
      <w:bookmarkStart w:id="635" w:name="_Toc15400"/>
      <w:bookmarkStart w:id="636" w:name="_Toc84930761"/>
      <w:bookmarkStart w:id="637" w:name="_Toc23538"/>
      <w:bookmarkStart w:id="638" w:name="_Toc14032"/>
      <w:r>
        <w:rPr>
          <w:rFonts w:hint="eastAsia" w:ascii="宋体" w:hAnsi="宋体" w:cs="宋体"/>
          <w:szCs w:val="21"/>
          <w:lang w:bidi="ar"/>
        </w:rPr>
        <w:t>6</w:t>
      </w:r>
      <w:bookmarkEnd w:id="631"/>
      <w:r>
        <w:rPr>
          <w:rFonts w:hint="eastAsia" w:ascii="宋体" w:hAnsi="宋体" w:cs="宋体"/>
          <w:szCs w:val="21"/>
          <w:lang w:bidi="ar"/>
        </w:rPr>
        <w:t>.3  样品</w:t>
      </w:r>
      <w:bookmarkEnd w:id="632"/>
      <w:bookmarkEnd w:id="633"/>
      <w:bookmarkEnd w:id="634"/>
      <w:bookmarkEnd w:id="635"/>
      <w:bookmarkEnd w:id="636"/>
      <w:bookmarkEnd w:id="637"/>
      <w:bookmarkEnd w:id="638"/>
    </w:p>
    <w:p w14:paraId="0E6B47E7">
      <w:pPr>
        <w:widowControl/>
        <w:wordWrap w:val="0"/>
        <w:topLinePunct/>
        <w:adjustRightInd w:val="0"/>
        <w:snapToGrid w:val="0"/>
        <w:spacing w:after="163" w:afterLines="50" w:line="360" w:lineRule="auto"/>
        <w:ind w:left="480"/>
        <w:outlineLvl w:val="3"/>
        <w:rPr>
          <w:rFonts w:ascii="宋体" w:hAnsi="宋体" w:cs="宋体"/>
        </w:rPr>
      </w:pPr>
      <w:r>
        <w:rPr>
          <w:rFonts w:hint="eastAsia" w:ascii="宋体" w:hAnsi="宋体" w:cs="宋体"/>
          <w:szCs w:val="21"/>
          <w:lang w:bidi="ar"/>
        </w:rPr>
        <w:t>6.3.1样品的报送与封存</w:t>
      </w:r>
    </w:p>
    <w:p w14:paraId="37F6C81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需要承包人报送样品的材料或工程设备，样品的种类、名称、规格、数量等要求均应在专用合同条件中约定。样品的报送程序如下：</w:t>
      </w:r>
    </w:p>
    <w:p w14:paraId="733266B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承包人应在计划采购前28天向工程师报送样品。承包人报送的样品均应来自供应材料的实际生产地，且提供的样品的规格、数量足以表明材料或工程设备的质量、型号、颜色、表面处理、质地、误差和其他要求的特征。</w:t>
      </w:r>
    </w:p>
    <w:p w14:paraId="0EEA2D0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承包人每次报送样品时应随附申报单，申报单应载明报送样品的相关数据和资料，并标明每件样品对应的图纸号，预留工程师审批意见栏。工程师应在收到承包人报送的样品后7天向承包人回复经发包人签认的样品审批意见。</w:t>
      </w:r>
    </w:p>
    <w:p w14:paraId="4BF5E4B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（3）经工程师审批确认的样品应按约定的方法封样，封存的样品作为检验工程相关部分的标准之一。承包人在施工过程中不得使用与样品不符的材料或工程设备。</w:t>
      </w:r>
    </w:p>
    <w:p w14:paraId="664B819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工程师对样品的审批确认仅为确认相关材料或工程设备的特征或用途，不得被理解为对合同的修改或改变，也并不减轻或免除承包人任何的责任和义务。如果封存的样品修改或改变了合同约定，合同当事人应当以书面协议予以确认。</w:t>
      </w:r>
    </w:p>
    <w:p w14:paraId="530A1968">
      <w:pPr>
        <w:widowControl/>
        <w:wordWrap w:val="0"/>
        <w:topLinePunct/>
        <w:adjustRightInd w:val="0"/>
        <w:snapToGrid w:val="0"/>
        <w:spacing w:after="163" w:afterLines="50" w:line="360" w:lineRule="auto"/>
        <w:ind w:left="480"/>
        <w:outlineLvl w:val="3"/>
        <w:rPr>
          <w:rFonts w:ascii="宋体" w:hAnsi="宋体" w:cs="宋体"/>
        </w:rPr>
      </w:pPr>
      <w:r>
        <w:rPr>
          <w:rFonts w:hint="eastAsia" w:ascii="宋体" w:hAnsi="宋体" w:cs="宋体"/>
          <w:szCs w:val="21"/>
          <w:lang w:bidi="ar"/>
        </w:rPr>
        <w:t>6.3.2样品的保管</w:t>
      </w:r>
    </w:p>
    <w:p w14:paraId="4BF21D0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经批准的样品应由工程师负责封存于现场，承包人应在现场为保存样品提供适当和固定的场所并保持适当和良好的存储环境条件。</w:t>
      </w:r>
    </w:p>
    <w:p w14:paraId="0B279EAF">
      <w:pPr>
        <w:widowControl/>
        <w:wordWrap w:val="0"/>
        <w:topLinePunct/>
        <w:adjustRightInd w:val="0"/>
        <w:snapToGrid w:val="0"/>
        <w:spacing w:after="163" w:afterLines="50" w:line="360" w:lineRule="auto"/>
        <w:outlineLvl w:val="2"/>
        <w:rPr>
          <w:rFonts w:ascii="宋体" w:hAnsi="宋体" w:cs="宋体"/>
        </w:rPr>
      </w:pPr>
      <w:bookmarkStart w:id="639" w:name="_Ref11959210"/>
      <w:bookmarkEnd w:id="639"/>
      <w:bookmarkStart w:id="640" w:name="_Ref11959204"/>
      <w:bookmarkEnd w:id="640"/>
      <w:bookmarkStart w:id="641" w:name="_Toc20171773"/>
      <w:bookmarkStart w:id="642" w:name="_Toc58860212"/>
      <w:bookmarkStart w:id="643" w:name="_Toc9282"/>
      <w:bookmarkStart w:id="644" w:name="_Toc22225"/>
      <w:bookmarkStart w:id="645" w:name="_Toc84930762"/>
      <w:bookmarkStart w:id="646" w:name="_Toc51766625"/>
      <w:bookmarkStart w:id="647" w:name="_Toc31351"/>
      <w:bookmarkStart w:id="648" w:name="_Toc30424"/>
      <w:r>
        <w:rPr>
          <w:rFonts w:hint="eastAsia" w:ascii="宋体" w:hAnsi="宋体" w:cs="宋体"/>
          <w:szCs w:val="21"/>
          <w:lang w:bidi="ar"/>
        </w:rPr>
        <w:t>6</w:t>
      </w:r>
      <w:bookmarkEnd w:id="641"/>
      <w:r>
        <w:rPr>
          <w:rFonts w:hint="eastAsia" w:ascii="宋体" w:hAnsi="宋体" w:cs="宋体"/>
          <w:szCs w:val="21"/>
          <w:lang w:bidi="ar"/>
        </w:rPr>
        <w:t>.4  质量检查</w:t>
      </w:r>
      <w:bookmarkEnd w:id="642"/>
      <w:bookmarkEnd w:id="643"/>
      <w:bookmarkEnd w:id="644"/>
      <w:bookmarkEnd w:id="645"/>
      <w:bookmarkEnd w:id="646"/>
      <w:bookmarkEnd w:id="647"/>
      <w:bookmarkEnd w:id="648"/>
    </w:p>
    <w:p w14:paraId="510C5F2E">
      <w:pPr>
        <w:widowControl/>
        <w:wordWrap w:val="0"/>
        <w:topLinePunct/>
        <w:adjustRightInd w:val="0"/>
        <w:snapToGrid w:val="0"/>
        <w:spacing w:after="163" w:afterLines="50" w:line="360" w:lineRule="auto"/>
        <w:ind w:left="480"/>
        <w:outlineLvl w:val="3"/>
        <w:rPr>
          <w:rFonts w:ascii="宋体" w:hAnsi="宋体" w:cs="宋体"/>
        </w:rPr>
      </w:pPr>
      <w:bookmarkStart w:id="649" w:name="_Ref18990699"/>
      <w:bookmarkEnd w:id="649"/>
      <w:r>
        <w:rPr>
          <w:rFonts w:hint="eastAsia" w:ascii="宋体" w:hAnsi="宋体" w:cs="宋体"/>
          <w:szCs w:val="21"/>
          <w:lang w:bidi="ar"/>
        </w:rPr>
        <w:t>6.4.1工程质量要求</w:t>
      </w:r>
    </w:p>
    <w:p w14:paraId="18E5155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工程质量标准必须符合现行国家有关工程施工质量验收规范和标准的要求。有关工程质量的特殊标准或要求由合同当事人在专用合同条件中约定。</w:t>
      </w:r>
    </w:p>
    <w:p w14:paraId="2DBF4EC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因承包人原因造成工程质量未达到合同约定标准的，发包人有权要求承包人返工直至工程质量达到合同约定的标准为止，并由承包人承担由此增加的费用和（或）延误的工期。因发包人原因造成工程质量未达到合同约定标准的，由发包人承担由此增加的费用和（或）延误的</w:t>
      </w:r>
      <w:r>
        <w:rPr>
          <w:rFonts w:hint="eastAsia" w:ascii="宋体" w:hAnsi="宋体" w:cs="宋体"/>
          <w:kern w:val="0"/>
          <w:szCs w:val="21"/>
          <w:highlight w:val="none"/>
          <w:lang w:bidi="ar"/>
        </w:rPr>
        <w:t>工</w:t>
      </w:r>
      <w:r>
        <w:rPr>
          <w:rFonts w:hint="eastAsia" w:ascii="宋体" w:hAnsi="宋体" w:cs="宋体"/>
          <w:kern w:val="0"/>
          <w:szCs w:val="21"/>
          <w:lang w:bidi="ar"/>
        </w:rPr>
        <w:t>期</w:t>
      </w:r>
      <w:ins w:id="45" w:author="龚龚龚" w:date="2025-04-21T15:11:38Z">
        <w:r>
          <w:rPr>
            <w:rFonts w:hint="eastAsia" w:ascii="宋体" w:hAnsi="宋体" w:cs="宋体"/>
            <w:kern w:val="0"/>
            <w:szCs w:val="21"/>
            <w:lang w:eastAsia="zh-CN" w:bidi="ar"/>
          </w:rPr>
          <w:t>。</w:t>
        </w:r>
      </w:ins>
    </w:p>
    <w:p w14:paraId="5718D6F2">
      <w:pPr>
        <w:widowControl/>
        <w:wordWrap w:val="0"/>
        <w:topLinePunct/>
        <w:adjustRightInd w:val="0"/>
        <w:snapToGrid w:val="0"/>
        <w:spacing w:after="163" w:afterLines="50" w:line="360" w:lineRule="auto"/>
        <w:ind w:left="480"/>
        <w:outlineLvl w:val="3"/>
        <w:rPr>
          <w:rFonts w:ascii="宋体" w:hAnsi="宋体" w:cs="宋体"/>
        </w:rPr>
      </w:pPr>
      <w:bookmarkStart w:id="650" w:name="_Ref18990717"/>
      <w:bookmarkEnd w:id="650"/>
      <w:r>
        <w:rPr>
          <w:rFonts w:hint="eastAsia" w:ascii="宋体" w:hAnsi="宋体" w:cs="宋体"/>
          <w:szCs w:val="21"/>
          <w:lang w:bidi="ar"/>
        </w:rPr>
        <w:t>6.4.2质量检查</w:t>
      </w:r>
    </w:p>
    <w:p w14:paraId="73B58FF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有权通过工程师或自行对全部工程内容及其施工工艺、材料和工程设备进行检查和检验。承包人应为工程师或发包人的检查和检验提供方便，包括到施工现场，或制造、加工地点，或专用合同条件约定的其他地方进行察看和查阅施工原始记录。承包人还应按工程师或发包人指示，进行施工现场的取样试验，工程复核测量和设备性能检测，提供试验样品、提交试验报告和测量成果以及工程师或发包人指示进行的其他工作。工程师或发包人的检查和检验，不免除承包人按合同约定应负的责任。</w:t>
      </w:r>
    </w:p>
    <w:p w14:paraId="38642F43">
      <w:pPr>
        <w:widowControl/>
        <w:wordWrap w:val="0"/>
        <w:topLinePunct/>
        <w:adjustRightInd w:val="0"/>
        <w:snapToGrid w:val="0"/>
        <w:spacing w:after="163" w:afterLines="50" w:line="360" w:lineRule="auto"/>
        <w:ind w:left="480"/>
        <w:outlineLvl w:val="3"/>
        <w:rPr>
          <w:rFonts w:ascii="宋体" w:hAnsi="宋体" w:cs="宋体"/>
        </w:rPr>
      </w:pPr>
      <w:bookmarkStart w:id="651" w:name="_Ref11959222"/>
      <w:bookmarkEnd w:id="651"/>
      <w:r>
        <w:rPr>
          <w:rFonts w:hint="eastAsia" w:ascii="宋体" w:hAnsi="宋体" w:cs="宋体"/>
          <w:szCs w:val="21"/>
          <w:lang w:bidi="ar"/>
        </w:rPr>
        <w:t>6.4.3隐蔽工程检查</w:t>
      </w:r>
    </w:p>
    <w:p w14:paraId="2C86BDC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除专用合同条件另有约定外，工程隐蔽部位经承包人自检确认具备覆盖条件的，承包人应书面通知工程师在约定的期限内检查，通知中应载明隐蔽检查的内容、时间和地点，并应附有自检记录和必要的检查资料。</w:t>
      </w:r>
    </w:p>
    <w:p w14:paraId="06D8579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工程师应按时到场并对隐蔽工程及其施工工艺、材料和工程设备进行检查。经工程师检查确认质量符合隐蔽要求，并在验收记录上签名后，承包人才能进行覆盖。经工程师检查质量不合格的，承包人应在工程师指示的时间内完成修复，并由工程师重新检查，由此增加的费用和（或）延误的工期由承包人承担。</w:t>
      </w:r>
    </w:p>
    <w:p w14:paraId="1F51E64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除专用合同条件另有约定外，工程师不能按时进行检查的，应提前向承包人提交书面延期要求，顺延时间不得超过</w:t>
      </w:r>
      <w:r>
        <w:rPr>
          <w:rFonts w:ascii="宋体" w:hAnsi="宋体" w:cs="宋体"/>
          <w:kern w:val="0"/>
          <w:szCs w:val="21"/>
          <w:lang w:bidi="ar"/>
        </w:rPr>
        <w:t>48小时，</w:t>
      </w:r>
      <w:r>
        <w:rPr>
          <w:rFonts w:hint="eastAsia" w:ascii="宋体" w:hAnsi="宋体" w:cs="宋体"/>
          <w:kern w:val="0"/>
          <w:szCs w:val="21"/>
          <w:lang w:bidi="ar"/>
        </w:rPr>
        <w:t>由此导致工期延误的，工期应予以顺延；顺延超过</w:t>
      </w:r>
      <w:r>
        <w:rPr>
          <w:rFonts w:ascii="宋体" w:hAnsi="宋体" w:cs="宋体"/>
          <w:kern w:val="0"/>
          <w:szCs w:val="21"/>
          <w:lang w:bidi="ar"/>
        </w:rPr>
        <w:t>48小时的，由此导致的工期延误及费用增加由发包人承担</w:t>
      </w:r>
      <w:r>
        <w:rPr>
          <w:rFonts w:hint="eastAsia" w:ascii="宋体" w:hAnsi="宋体" w:cs="宋体"/>
          <w:kern w:val="0"/>
          <w:szCs w:val="21"/>
          <w:lang w:bidi="ar"/>
        </w:rPr>
        <w:t>。工程师未按时进行检查，也未提出延期要求的，视为隐蔽工程检查合格，承包人可自行完成覆盖工作，并作相应记录报送工程师，工程师应签名确认。工程师事后对检查记录有疑问的，可按下列约定重新检查。</w:t>
      </w:r>
    </w:p>
    <w:p w14:paraId="37A6C12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覆盖工程隐蔽部位后，工程师对质量有疑问的，可要求承包人对已覆盖的部位进行钻孔探测或揭开重新检查，承包人应遵照执行，并在检查后重新覆盖恢复原状。经检查证明工程质量符合合同要求的，由发包人承担由此增加的费用和（或）延误的工期，并支付承包人合理的利润；经检查证明工程质量不符合合同要求的，由此增加的费用和（或）延误的工期由承包人承担。</w:t>
      </w:r>
    </w:p>
    <w:p w14:paraId="51310BB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承包人未通知工程师到场检查，私自将工程隐蔽部位覆盖的，工程师有权指示承包人钻孔探测或揭开检查，无论工程隐蔽部位质量是否合格，由此增加的费用和（或）延误的工期均由承包人承担。</w:t>
      </w:r>
    </w:p>
    <w:p w14:paraId="177AB086">
      <w:pPr>
        <w:widowControl/>
        <w:wordWrap w:val="0"/>
        <w:topLinePunct/>
        <w:adjustRightInd w:val="0"/>
        <w:snapToGrid w:val="0"/>
        <w:spacing w:after="163" w:afterLines="50" w:line="360" w:lineRule="auto"/>
        <w:outlineLvl w:val="2"/>
        <w:rPr>
          <w:rFonts w:ascii="宋体" w:hAnsi="宋体" w:cs="宋体"/>
        </w:rPr>
      </w:pPr>
      <w:bookmarkStart w:id="652" w:name="_Ref11927403"/>
      <w:bookmarkEnd w:id="652"/>
      <w:bookmarkStart w:id="653" w:name="_Toc20171774"/>
      <w:bookmarkEnd w:id="653"/>
      <w:bookmarkStart w:id="654" w:name="_Ref11959175"/>
      <w:bookmarkEnd w:id="654"/>
      <w:bookmarkStart w:id="655" w:name="_Ref11927398"/>
      <w:bookmarkEnd w:id="655"/>
      <w:bookmarkStart w:id="656" w:name="_Ref11927389"/>
      <w:bookmarkEnd w:id="656"/>
      <w:bookmarkStart w:id="657" w:name="_Ref11959158"/>
      <w:bookmarkStart w:id="658" w:name="_Toc51766626"/>
      <w:bookmarkStart w:id="659" w:name="_Toc25319"/>
      <w:bookmarkStart w:id="660" w:name="_Toc84930763"/>
      <w:bookmarkStart w:id="661" w:name="_Toc3211"/>
      <w:bookmarkStart w:id="662" w:name="_Toc32071"/>
      <w:bookmarkStart w:id="663" w:name="_Toc20327"/>
      <w:bookmarkStart w:id="664" w:name="_Toc58860213"/>
      <w:r>
        <w:rPr>
          <w:rFonts w:hint="eastAsia" w:ascii="宋体" w:hAnsi="宋体" w:cs="宋体"/>
          <w:szCs w:val="21"/>
          <w:lang w:bidi="ar"/>
        </w:rPr>
        <w:t xml:space="preserve">6.5  </w:t>
      </w:r>
      <w:bookmarkEnd w:id="657"/>
      <w:r>
        <w:rPr>
          <w:rFonts w:hint="eastAsia" w:ascii="宋体" w:hAnsi="宋体" w:cs="宋体"/>
          <w:szCs w:val="21"/>
          <w:lang w:bidi="ar"/>
        </w:rPr>
        <w:t>由承包人试验和检验</w:t>
      </w:r>
      <w:bookmarkEnd w:id="658"/>
      <w:bookmarkEnd w:id="659"/>
      <w:bookmarkEnd w:id="660"/>
      <w:bookmarkEnd w:id="661"/>
      <w:bookmarkEnd w:id="662"/>
      <w:bookmarkEnd w:id="663"/>
      <w:bookmarkEnd w:id="664"/>
    </w:p>
    <w:p w14:paraId="663191C3">
      <w:pPr>
        <w:widowControl/>
        <w:wordWrap w:val="0"/>
        <w:topLinePunct/>
        <w:adjustRightInd w:val="0"/>
        <w:snapToGrid w:val="0"/>
        <w:spacing w:after="163" w:afterLines="50" w:line="360" w:lineRule="auto"/>
        <w:ind w:left="480"/>
        <w:outlineLvl w:val="3"/>
        <w:rPr>
          <w:rFonts w:ascii="宋体" w:hAnsi="宋体" w:cs="宋体"/>
        </w:rPr>
      </w:pPr>
      <w:r>
        <w:rPr>
          <w:rFonts w:hint="eastAsia" w:ascii="宋体" w:hAnsi="宋体" w:cs="宋体"/>
          <w:szCs w:val="21"/>
          <w:lang w:bidi="ar"/>
        </w:rPr>
        <w:t>6.5.1试验设备与试验人员</w:t>
      </w:r>
    </w:p>
    <w:p w14:paraId="7346619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承包人根据合同约定或工程师指示进行的现场材料试验，应由承包人提供试验场所、试验人员、试验设备以及其他必要的试验条件。工程师在必要时可以使用承包人提供的试验场所、试验设备以及其他试验条件，进行以工程质量检查为目的的材料复核试验，承包人应予以协助。</w:t>
      </w:r>
    </w:p>
    <w:p w14:paraId="494544E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（2）承包人应按专用合同条件约定的试验内容、时间和地点提供试验设备、取样装置、试验场所和试验条件，并向工程师提交相应进场计划表。</w:t>
      </w:r>
    </w:p>
    <w:p w14:paraId="4EB8F9C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承包人配置的试验设备要符合相应试验规程的要求并经过具有资质的检测单位检测，且在正式使用该试验设备前，需要经过工程师与承包人共同校定。</w:t>
      </w:r>
    </w:p>
    <w:p w14:paraId="6C0EE93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（3）承包人应向工程师提交试验人员的名单及其岗位、资格等证明资料，试验人员必须能够熟练进行相应的检测试验，承包人对试验人员的试验程序和试验结果的正确性负责。</w:t>
      </w:r>
    </w:p>
    <w:p w14:paraId="55813C16">
      <w:pPr>
        <w:widowControl/>
        <w:wordWrap w:val="0"/>
        <w:topLinePunct/>
        <w:adjustRightInd w:val="0"/>
        <w:snapToGrid w:val="0"/>
        <w:spacing w:after="163" w:afterLines="50" w:line="360" w:lineRule="auto"/>
        <w:ind w:left="480"/>
        <w:outlineLvl w:val="3"/>
        <w:rPr>
          <w:rFonts w:ascii="宋体" w:hAnsi="宋体" w:cs="宋体"/>
        </w:rPr>
      </w:pPr>
      <w:r>
        <w:rPr>
          <w:rFonts w:hint="eastAsia" w:ascii="宋体" w:hAnsi="宋体" w:cs="宋体"/>
          <w:szCs w:val="21"/>
          <w:lang w:bidi="ar"/>
        </w:rPr>
        <w:t>6.5.2取样</w:t>
      </w:r>
    </w:p>
    <w:p w14:paraId="0CE0F1A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试验属于自检性质的，承包人可以单独取样。试验属于工程师抽检性质的，可由工程师取样，也可由承包人的试验人员在工程师的监督下取样。</w:t>
      </w:r>
    </w:p>
    <w:p w14:paraId="35E1026B">
      <w:pPr>
        <w:widowControl/>
        <w:wordWrap w:val="0"/>
        <w:topLinePunct/>
        <w:adjustRightInd w:val="0"/>
        <w:snapToGrid w:val="0"/>
        <w:spacing w:after="163" w:afterLines="50" w:line="360" w:lineRule="auto"/>
        <w:ind w:left="480"/>
        <w:outlineLvl w:val="3"/>
        <w:rPr>
          <w:rFonts w:ascii="宋体" w:hAnsi="宋体" w:cs="宋体"/>
        </w:rPr>
      </w:pPr>
      <w:r>
        <w:rPr>
          <w:rFonts w:hint="eastAsia" w:ascii="宋体" w:hAnsi="宋体" w:cs="宋体"/>
          <w:szCs w:val="21"/>
          <w:lang w:bidi="ar"/>
        </w:rPr>
        <w:t>6.5.3材料、工程设备和工程的试验和检验</w:t>
      </w:r>
    </w:p>
    <w:p w14:paraId="3D7B2B2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承包人应按合同约定进行材料和工程设备的试验和检验，并为工程师对上述材料、工程设备和工程的质量检查提供必要的试验资料和原始记录。按合同约定应由工程师与承包人共同进行试验和检验的，由承包人负责提供必要的试验资料和原始记录。</w:t>
      </w:r>
    </w:p>
    <w:p w14:paraId="27B78D9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试验属于自检性质的，承包人可以单独进行试验。试验属于工程师抽检性质的，工程师可以单独进行试验，也可由承包人与工程师共同进行。承包人对由工程师单独进行的试验结果有异议的，可以申请重新共同进行试验。约定共同进行试验的，工程师未按照约定参加试验的，承包人可自行试验，并将试验结果报送工程师，工程师应承认该试验结果。</w:t>
      </w:r>
    </w:p>
    <w:p w14:paraId="4C23B78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工程师对承包人的试验和检验结果有异议的，或为查清承包人试验和检验成果的可靠性要求承包人重新试验和检验的，可由工程师与承包人共同进行。重新试验和检验的结果证明该项材料、工程设备或工程的质量不符合合同要求的，由此增加的费用和（或）延误的工期由承包人承担；重新试验和检验结果证明该项材料、工程设备和工程符合合同要求的，由此增加的费用和（或）延误的工期由发包人承担。</w:t>
      </w:r>
    </w:p>
    <w:p w14:paraId="577C9919">
      <w:pPr>
        <w:widowControl/>
        <w:wordWrap w:val="0"/>
        <w:topLinePunct/>
        <w:adjustRightInd w:val="0"/>
        <w:snapToGrid w:val="0"/>
        <w:spacing w:after="163" w:afterLines="50" w:line="360" w:lineRule="auto"/>
        <w:ind w:left="480"/>
        <w:outlineLvl w:val="3"/>
        <w:rPr>
          <w:rFonts w:ascii="宋体" w:hAnsi="宋体" w:cs="宋体"/>
        </w:rPr>
      </w:pPr>
      <w:bookmarkStart w:id="665" w:name="_Toc351203566"/>
      <w:bookmarkEnd w:id="665"/>
      <w:bookmarkStart w:id="666" w:name="_Toc337558786"/>
      <w:r>
        <w:rPr>
          <w:rFonts w:hint="eastAsia" w:ascii="宋体" w:hAnsi="宋体" w:cs="宋体"/>
          <w:szCs w:val="21"/>
          <w:lang w:bidi="ar"/>
        </w:rPr>
        <w:t>6</w:t>
      </w:r>
      <w:bookmarkEnd w:id="666"/>
      <w:r>
        <w:rPr>
          <w:rFonts w:hint="eastAsia" w:ascii="宋体" w:hAnsi="宋体" w:cs="宋体"/>
          <w:szCs w:val="21"/>
          <w:lang w:bidi="ar"/>
        </w:rPr>
        <w:t>.5.4现场工艺试验</w:t>
      </w:r>
    </w:p>
    <w:p w14:paraId="05BABA3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承包人应按合同约定进行现场工艺试验。对大型的现场工艺试验，发包人认为必要时，承包人应根据发包人提出的工艺试验要求，编制工艺试验措施计划，报送发包人审查。</w:t>
      </w:r>
    </w:p>
    <w:p w14:paraId="5B0E96AF">
      <w:pPr>
        <w:widowControl/>
        <w:wordWrap w:val="0"/>
        <w:topLinePunct/>
        <w:adjustRightInd w:val="0"/>
        <w:snapToGrid w:val="0"/>
        <w:spacing w:after="163" w:afterLines="50" w:line="360" w:lineRule="auto"/>
        <w:outlineLvl w:val="2"/>
        <w:rPr>
          <w:rFonts w:ascii="宋体" w:hAnsi="宋体" w:cs="宋体"/>
        </w:rPr>
      </w:pPr>
      <w:bookmarkStart w:id="667" w:name="_Ref532592787"/>
      <w:bookmarkEnd w:id="667"/>
      <w:bookmarkStart w:id="668" w:name="_Ref532592784"/>
      <w:bookmarkEnd w:id="668"/>
      <w:bookmarkStart w:id="669" w:name="_Toc20171775"/>
      <w:bookmarkStart w:id="670" w:name="_Toc84930764"/>
      <w:bookmarkStart w:id="671" w:name="_Toc23243"/>
      <w:bookmarkStart w:id="672" w:name="_Toc58860214"/>
      <w:bookmarkStart w:id="673" w:name="_Toc51766627"/>
      <w:bookmarkStart w:id="674" w:name="_Toc24044"/>
      <w:bookmarkStart w:id="675" w:name="_Toc14746"/>
      <w:bookmarkStart w:id="676" w:name="_Toc22620"/>
      <w:r>
        <w:rPr>
          <w:rFonts w:hint="eastAsia" w:ascii="宋体" w:hAnsi="宋体" w:cs="宋体"/>
          <w:szCs w:val="21"/>
          <w:lang w:bidi="ar"/>
        </w:rPr>
        <w:t>6</w:t>
      </w:r>
      <w:bookmarkEnd w:id="669"/>
      <w:r>
        <w:rPr>
          <w:rFonts w:hint="eastAsia" w:ascii="宋体" w:hAnsi="宋体" w:cs="宋体"/>
          <w:szCs w:val="21"/>
          <w:lang w:bidi="ar"/>
        </w:rPr>
        <w:t>.6  缺陷和修补</w:t>
      </w:r>
      <w:bookmarkEnd w:id="670"/>
      <w:bookmarkEnd w:id="671"/>
      <w:bookmarkEnd w:id="672"/>
      <w:bookmarkEnd w:id="673"/>
      <w:bookmarkEnd w:id="674"/>
      <w:bookmarkEnd w:id="675"/>
      <w:bookmarkEnd w:id="676"/>
    </w:p>
    <w:p w14:paraId="54710444">
      <w:pPr>
        <w:widowControl/>
        <w:wordWrap w:val="0"/>
        <w:topLinePunct/>
        <w:adjustRightInd w:val="0"/>
        <w:snapToGrid w:val="0"/>
        <w:spacing w:after="163" w:afterLines="50" w:line="360" w:lineRule="auto"/>
        <w:ind w:left="480"/>
        <w:outlineLvl w:val="3"/>
        <w:rPr>
          <w:rFonts w:ascii="宋体" w:hAnsi="宋体" w:cs="宋体"/>
        </w:rPr>
      </w:pPr>
      <w:bookmarkStart w:id="677" w:name="_Ref16875551"/>
      <w:bookmarkEnd w:id="677"/>
      <w:r>
        <w:rPr>
          <w:rFonts w:hint="eastAsia" w:ascii="宋体" w:hAnsi="宋体" w:cs="宋体"/>
          <w:szCs w:val="21"/>
          <w:lang w:bidi="ar"/>
        </w:rPr>
        <w:t>6.6.1发包人可在颁发接收证书前随时指示承包人：</w:t>
      </w:r>
    </w:p>
    <w:p w14:paraId="0B6BAAA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（1）对不符合合同要求的任何工程设备或材料进行修补，或者将其移出现场并进行更换；</w:t>
      </w:r>
    </w:p>
    <w:p w14:paraId="4D86864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 xml:space="preserve">（2）对不符合合同的其他工作进行修补，或者将其去除并重新实施； </w:t>
      </w:r>
    </w:p>
    <w:p w14:paraId="5F4CF255">
      <w:pPr>
        <w:widowControl/>
        <w:adjustRightInd w:val="0"/>
        <w:snapToGrid w:val="0"/>
        <w:spacing w:after="163" w:afterLines="50" w:line="360" w:lineRule="auto"/>
        <w:ind w:firstLine="420" w:firstLineChars="200"/>
        <w:rPr>
          <w:rFonts w:ascii="宋体" w:hAnsi="宋体" w:cs="宋体"/>
          <w:kern w:val="0"/>
        </w:rPr>
      </w:pPr>
      <w:bookmarkStart w:id="678" w:name="_Ref4708991"/>
      <w:bookmarkEnd w:id="678"/>
      <w:r>
        <w:rPr>
          <w:rFonts w:hint="eastAsia" w:ascii="宋体" w:hAnsi="宋体" w:cs="宋体"/>
          <w:kern w:val="0"/>
          <w:szCs w:val="21"/>
          <w:lang w:bidi="ar"/>
        </w:rPr>
        <w:t>（3）实施因意外、不可预见的事件或其他原因引起的、为工程的安全迫切需要的任何修补工作。</w:t>
      </w:r>
    </w:p>
    <w:p w14:paraId="7A1023EA">
      <w:pPr>
        <w:widowControl/>
        <w:adjustRightInd w:val="0"/>
        <w:snapToGrid w:val="0"/>
        <w:spacing w:after="163" w:afterLines="50" w:line="360" w:lineRule="auto"/>
        <w:ind w:firstLine="420" w:firstLineChars="200"/>
        <w:rPr>
          <w:rFonts w:ascii="宋体" w:hAnsi="宋体" w:cs="宋体"/>
        </w:rPr>
      </w:pPr>
      <w:bookmarkStart w:id="679" w:name="_Ref11956964"/>
      <w:bookmarkEnd w:id="679"/>
      <w:r>
        <w:rPr>
          <w:rFonts w:hint="eastAsia" w:ascii="宋体" w:hAnsi="宋体" w:cs="宋体"/>
          <w:szCs w:val="21"/>
          <w:lang w:bidi="ar"/>
        </w:rPr>
        <w:t>6.6.2承包人应遵守第6.6.1项下指示，并在合理可行的情况下，根据上述指示中规定的时间完成修补工作。除因下列原因引起的第6.6.1项第（3）目下的情形外，承包人应承担所有修补工作的费用：</w:t>
      </w:r>
    </w:p>
    <w:p w14:paraId="465A617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（1）因发包人或其人员的任何行为导致的情形，且在此情况下发包人应承担因此引起的工期延误和承包人费用</w:t>
      </w:r>
      <w:r>
        <w:rPr>
          <w:rFonts w:hint="eastAsia" w:ascii="宋体" w:hAnsi="宋体" w:cs="宋体"/>
          <w:kern w:val="0"/>
          <w:szCs w:val="21"/>
          <w:highlight w:val="none"/>
          <w:lang w:bidi="ar"/>
        </w:rPr>
        <w:t>损失</w:t>
      </w:r>
      <w:ins w:id="46" w:author="龚龚龚" w:date="2025-04-21T15:12:18Z">
        <w:r>
          <w:rPr>
            <w:rFonts w:hint="eastAsia" w:ascii="宋体" w:hAnsi="宋体" w:cs="宋体"/>
            <w:kern w:val="0"/>
            <w:szCs w:val="21"/>
            <w:highlight w:val="none"/>
            <w:lang w:eastAsia="zh-CN" w:bidi="ar"/>
          </w:rPr>
          <w:t>。</w:t>
        </w:r>
      </w:ins>
    </w:p>
    <w:p w14:paraId="6F045C1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（2）第17.4款[不可抗力后果的承担]中适用的不可抗力事件的情形。</w:t>
      </w:r>
    </w:p>
    <w:p w14:paraId="1C05EA8B">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6.6.3如果承包人未能遵守发包人的指示，发包人可以自行决定请第三方完成上述修补工作，并有权要求承包人支付因未履行指示而产生的所有费用，但承包人根据第6.6.2项有权就修补工作获得支付的情况除外。</w:t>
      </w:r>
    </w:p>
    <w:p w14:paraId="1501315B">
      <w:pPr>
        <w:widowControl/>
        <w:wordWrap w:val="0"/>
        <w:topLinePunct/>
        <w:adjustRightInd w:val="0"/>
        <w:snapToGrid w:val="0"/>
        <w:spacing w:after="163" w:afterLines="50" w:line="360" w:lineRule="auto"/>
        <w:outlineLvl w:val="1"/>
        <w:rPr>
          <w:rFonts w:ascii="宋体" w:hAnsi="宋体" w:cs="宋体"/>
          <w:kern w:val="0"/>
        </w:rPr>
      </w:pPr>
      <w:bookmarkStart w:id="680" w:name="_Ref531954214"/>
      <w:bookmarkEnd w:id="680"/>
      <w:bookmarkStart w:id="681" w:name="_Toc20171776"/>
      <w:bookmarkStart w:id="682" w:name="_Toc22588"/>
      <w:bookmarkStart w:id="683" w:name="_Toc22996"/>
      <w:r>
        <w:rPr>
          <w:rFonts w:hint="eastAsia" w:ascii="宋体" w:hAnsi="宋体" w:cs="宋体"/>
          <w:kern w:val="0"/>
          <w:szCs w:val="21"/>
          <w:lang w:bidi="ar"/>
        </w:rPr>
        <w:t xml:space="preserve">第7条 </w:t>
      </w:r>
      <w:bookmarkEnd w:id="681"/>
      <w:r>
        <w:rPr>
          <w:rFonts w:hint="eastAsia" w:ascii="宋体" w:hAnsi="宋体" w:cs="宋体"/>
          <w:kern w:val="0"/>
          <w:szCs w:val="21"/>
          <w:lang w:bidi="ar"/>
        </w:rPr>
        <w:t xml:space="preserve"> 施工</w:t>
      </w:r>
      <w:bookmarkEnd w:id="682"/>
      <w:bookmarkEnd w:id="683"/>
    </w:p>
    <w:p w14:paraId="0451214B">
      <w:pPr>
        <w:widowControl/>
        <w:wordWrap w:val="0"/>
        <w:topLinePunct/>
        <w:adjustRightInd w:val="0"/>
        <w:snapToGrid w:val="0"/>
        <w:spacing w:after="163" w:afterLines="50" w:line="360" w:lineRule="auto"/>
        <w:outlineLvl w:val="2"/>
        <w:rPr>
          <w:rFonts w:ascii="宋体" w:hAnsi="宋体" w:cs="宋体"/>
        </w:rPr>
      </w:pPr>
      <w:bookmarkStart w:id="684" w:name="_Ref531954272"/>
      <w:bookmarkEnd w:id="684"/>
      <w:bookmarkStart w:id="685" w:name="_Ref531954246"/>
      <w:bookmarkEnd w:id="685"/>
      <w:bookmarkStart w:id="686" w:name="_Ref531954276"/>
      <w:bookmarkEnd w:id="686"/>
      <w:bookmarkStart w:id="687" w:name="_Toc20171777"/>
      <w:bookmarkEnd w:id="687"/>
      <w:bookmarkStart w:id="688" w:name="_Ref531954260"/>
      <w:bookmarkStart w:id="689" w:name="_Toc12864"/>
      <w:bookmarkStart w:id="690" w:name="_Toc26213"/>
      <w:bookmarkStart w:id="691" w:name="_Toc58860216"/>
      <w:bookmarkStart w:id="692" w:name="_Toc84930766"/>
      <w:bookmarkStart w:id="693" w:name="_Toc6801"/>
      <w:bookmarkStart w:id="694" w:name="_Toc24451"/>
      <w:bookmarkStart w:id="695" w:name="_Toc51766629"/>
      <w:r>
        <w:rPr>
          <w:rFonts w:hint="eastAsia" w:ascii="宋体" w:hAnsi="宋体" w:cs="宋体"/>
          <w:szCs w:val="21"/>
          <w:lang w:bidi="ar"/>
        </w:rPr>
        <w:t>7</w:t>
      </w:r>
      <w:bookmarkEnd w:id="688"/>
      <w:r>
        <w:rPr>
          <w:rFonts w:hint="eastAsia" w:ascii="宋体" w:hAnsi="宋体" w:cs="宋体"/>
          <w:szCs w:val="21"/>
          <w:lang w:bidi="ar"/>
        </w:rPr>
        <w:t>.1  交通运输</w:t>
      </w:r>
      <w:bookmarkEnd w:id="689"/>
      <w:bookmarkEnd w:id="690"/>
      <w:bookmarkEnd w:id="691"/>
      <w:bookmarkEnd w:id="692"/>
      <w:bookmarkEnd w:id="693"/>
      <w:bookmarkEnd w:id="694"/>
      <w:bookmarkEnd w:id="695"/>
      <w:r>
        <w:rPr>
          <w:rFonts w:hint="eastAsia" w:ascii="宋体" w:hAnsi="宋体" w:cs="宋体"/>
          <w:szCs w:val="21"/>
          <w:lang w:bidi="ar"/>
        </w:rPr>
        <w:t xml:space="preserve"> </w:t>
      </w:r>
    </w:p>
    <w:p w14:paraId="0EBDBCF1">
      <w:pPr>
        <w:widowControl/>
        <w:wordWrap w:val="0"/>
        <w:topLinePunct/>
        <w:adjustRightInd w:val="0"/>
        <w:snapToGrid w:val="0"/>
        <w:spacing w:after="163" w:afterLines="50" w:line="360" w:lineRule="auto"/>
        <w:ind w:left="480"/>
        <w:outlineLvl w:val="3"/>
        <w:rPr>
          <w:rFonts w:ascii="宋体" w:hAnsi="宋体" w:cs="宋体"/>
        </w:rPr>
      </w:pPr>
      <w:bookmarkStart w:id="696" w:name="_Ref4422645"/>
      <w:bookmarkEnd w:id="696"/>
      <w:r>
        <w:rPr>
          <w:rFonts w:hint="eastAsia" w:ascii="宋体" w:hAnsi="宋体" w:cs="宋体"/>
          <w:szCs w:val="21"/>
          <w:lang w:bidi="ar"/>
        </w:rPr>
        <w:t>7.1.1出入现场的权利</w:t>
      </w:r>
    </w:p>
    <w:p w14:paraId="509C2D9E">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专用合同条件另有约定外，发包人应根据工程实施需要，负责取得出入施工现场所需的批准手续和全部权利，以及取得因工程实施所需修建道路、桥梁以及其他基础设施的权利，并承担相关手续费用和建设费用。承包人应协助发包人办理修建场内外道路、桥梁以及其他基础设施的手续。</w:t>
      </w:r>
    </w:p>
    <w:p w14:paraId="1388FFDA">
      <w:pPr>
        <w:widowControl/>
        <w:wordWrap w:val="0"/>
        <w:topLinePunct/>
        <w:adjustRightInd w:val="0"/>
        <w:snapToGrid w:val="0"/>
        <w:spacing w:after="163" w:afterLines="50" w:line="360" w:lineRule="auto"/>
        <w:ind w:left="480"/>
        <w:outlineLvl w:val="3"/>
        <w:rPr>
          <w:rFonts w:ascii="宋体" w:hAnsi="宋体" w:cs="宋体"/>
        </w:rPr>
      </w:pPr>
      <w:bookmarkStart w:id="697" w:name="_Ref18957045"/>
      <w:bookmarkEnd w:id="697"/>
      <w:r>
        <w:rPr>
          <w:rFonts w:hint="eastAsia" w:ascii="宋体" w:hAnsi="宋体" w:cs="宋体"/>
          <w:szCs w:val="21"/>
          <w:lang w:bidi="ar"/>
        </w:rPr>
        <w:t>7.1.2场外交通</w:t>
      </w:r>
    </w:p>
    <w:p w14:paraId="77A6027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专用合同条件另有约定外，发包人应提供场外交通设施的技术参数和具体条件，场外交通设施无法满足工程施工需要的，由发包人负责承担由此产生的相关费用。承包人应遵守有关交通法规，严格按照道路和桥梁的限制荷载行驶，执行有关道路限速、限行、禁止超载的规定，并配合交通管理部门的监督和检查。承包人车辆外出行驶所需的场外公共道路的通行费、养路费和税款等由承包人承担。</w:t>
      </w:r>
    </w:p>
    <w:p w14:paraId="62AF4E3F">
      <w:pPr>
        <w:widowControl/>
        <w:wordWrap w:val="0"/>
        <w:topLinePunct/>
        <w:adjustRightInd w:val="0"/>
        <w:snapToGrid w:val="0"/>
        <w:spacing w:after="163" w:afterLines="50" w:line="360" w:lineRule="auto"/>
        <w:ind w:left="480"/>
        <w:outlineLvl w:val="3"/>
        <w:rPr>
          <w:rFonts w:ascii="宋体" w:hAnsi="宋体" w:cs="宋体"/>
        </w:rPr>
      </w:pPr>
      <w:bookmarkStart w:id="698" w:name="_Ref4622358"/>
      <w:bookmarkEnd w:id="698"/>
      <w:r>
        <w:rPr>
          <w:rFonts w:hint="eastAsia" w:ascii="宋体" w:hAnsi="宋体" w:cs="宋体"/>
          <w:szCs w:val="21"/>
          <w:lang w:bidi="ar"/>
        </w:rPr>
        <w:t>7.1.3场内交通</w:t>
      </w:r>
    </w:p>
    <w:p w14:paraId="0A0281D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专用合同条件另有约定外，承包人应负责修建、维修、养护和管理施工所需的临时道路和交通设施，包括维修、养护和管理发包人提供的道路和交通设施，并承担相应费用。承包人修建的临时道路和交通设施应免费提供发包人和工程师为实现合同目的使用。场内交通与场外交通的边界由合同当事人在专用合同条件中约定。</w:t>
      </w:r>
    </w:p>
    <w:p w14:paraId="4796B5B7">
      <w:pPr>
        <w:widowControl/>
        <w:wordWrap w:val="0"/>
        <w:topLinePunct/>
        <w:adjustRightInd w:val="0"/>
        <w:snapToGrid w:val="0"/>
        <w:spacing w:after="163" w:afterLines="50" w:line="360" w:lineRule="auto"/>
        <w:ind w:left="480"/>
        <w:outlineLvl w:val="3"/>
        <w:rPr>
          <w:rFonts w:ascii="宋体" w:hAnsi="宋体" w:cs="宋体"/>
        </w:rPr>
      </w:pPr>
      <w:bookmarkStart w:id="699" w:name="_Ref4622376"/>
      <w:bookmarkEnd w:id="699"/>
      <w:r>
        <w:rPr>
          <w:rFonts w:hint="eastAsia" w:ascii="宋体" w:hAnsi="宋体" w:cs="宋体"/>
          <w:szCs w:val="21"/>
          <w:lang w:bidi="ar"/>
        </w:rPr>
        <w:t>7.1.4超大件和超重件的运输</w:t>
      </w:r>
    </w:p>
    <w:p w14:paraId="1F63599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由承包人负责运输的超大件或超重件，应由承包人负责向交通管理部门办理申请手续，发包人给予协助。运输超大件或超重件所需的道路和桥梁临时加固改造费用和其他有关费用，由承包人承担，但专用合同条件另有约定的除外。</w:t>
      </w:r>
    </w:p>
    <w:p w14:paraId="221EC8D7">
      <w:pPr>
        <w:widowControl/>
        <w:wordWrap w:val="0"/>
        <w:topLinePunct/>
        <w:adjustRightInd w:val="0"/>
        <w:snapToGrid w:val="0"/>
        <w:spacing w:after="163" w:afterLines="50" w:line="360" w:lineRule="auto"/>
        <w:ind w:left="480"/>
        <w:outlineLvl w:val="3"/>
        <w:rPr>
          <w:rFonts w:ascii="宋体" w:hAnsi="宋体" w:cs="宋体"/>
        </w:rPr>
      </w:pPr>
      <w:r>
        <w:rPr>
          <w:rFonts w:hint="eastAsia" w:ascii="宋体" w:hAnsi="宋体" w:cs="宋体"/>
          <w:szCs w:val="21"/>
          <w:lang w:bidi="ar"/>
        </w:rPr>
        <w:t>7.1.5道路和桥梁的损坏责任</w:t>
      </w:r>
    </w:p>
    <w:p w14:paraId="2971B17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因承包人运输造成施工现场内外公共道路和桥梁损坏的，由承包人承担修复损坏的全部费用和可能引起的赔偿。</w:t>
      </w:r>
    </w:p>
    <w:p w14:paraId="34500175">
      <w:pPr>
        <w:widowControl/>
        <w:wordWrap w:val="0"/>
        <w:topLinePunct/>
        <w:adjustRightInd w:val="0"/>
        <w:snapToGrid w:val="0"/>
        <w:spacing w:after="163" w:afterLines="50" w:line="360" w:lineRule="auto"/>
        <w:ind w:left="480"/>
        <w:outlineLvl w:val="3"/>
        <w:rPr>
          <w:rFonts w:ascii="宋体" w:hAnsi="宋体" w:cs="宋体"/>
        </w:rPr>
      </w:pPr>
      <w:r>
        <w:rPr>
          <w:rFonts w:hint="eastAsia" w:ascii="宋体" w:hAnsi="宋体" w:cs="宋体"/>
          <w:szCs w:val="21"/>
          <w:lang w:bidi="ar"/>
        </w:rPr>
        <w:t>7.1.6水路和航空运输</w:t>
      </w:r>
    </w:p>
    <w:p w14:paraId="725CFDD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本条上述各款的内容适用于水路运输和航空运输，其中“道路”一词的涵义包括河道、航线、船闸、机场、码头、堤防以及水路或航空运输中其他相似结构物；“车辆”一词的涵义包括船舶和飞机等。</w:t>
      </w:r>
    </w:p>
    <w:p w14:paraId="2FA531F8">
      <w:pPr>
        <w:widowControl/>
        <w:wordWrap w:val="0"/>
        <w:topLinePunct/>
        <w:adjustRightInd w:val="0"/>
        <w:snapToGrid w:val="0"/>
        <w:spacing w:after="163" w:afterLines="50" w:line="360" w:lineRule="auto"/>
        <w:outlineLvl w:val="2"/>
        <w:rPr>
          <w:rFonts w:ascii="宋体" w:hAnsi="宋体" w:cs="宋体"/>
        </w:rPr>
      </w:pPr>
      <w:bookmarkStart w:id="700" w:name="_Ref11919459"/>
      <w:bookmarkEnd w:id="700"/>
      <w:bookmarkStart w:id="701" w:name="_Ref11919294"/>
      <w:bookmarkEnd w:id="701"/>
      <w:bookmarkStart w:id="702" w:name="_Toc20171778"/>
      <w:bookmarkStart w:id="703" w:name="_Toc58860217"/>
      <w:bookmarkStart w:id="704" w:name="_Toc32414"/>
      <w:bookmarkStart w:id="705" w:name="_Toc10605"/>
      <w:bookmarkStart w:id="706" w:name="_Toc25790"/>
      <w:bookmarkStart w:id="707" w:name="_Toc84930767"/>
      <w:bookmarkStart w:id="708" w:name="_Toc5926"/>
      <w:bookmarkStart w:id="709" w:name="_Toc51766630"/>
      <w:r>
        <w:rPr>
          <w:rFonts w:hint="eastAsia" w:ascii="宋体" w:hAnsi="宋体" w:cs="宋体"/>
          <w:szCs w:val="21"/>
          <w:lang w:bidi="ar"/>
        </w:rPr>
        <w:t>7</w:t>
      </w:r>
      <w:bookmarkEnd w:id="702"/>
      <w:r>
        <w:rPr>
          <w:rFonts w:hint="eastAsia" w:ascii="宋体" w:hAnsi="宋体" w:cs="宋体"/>
          <w:szCs w:val="21"/>
          <w:lang w:bidi="ar"/>
        </w:rPr>
        <w:t>.2  施工设备和临时设施</w:t>
      </w:r>
      <w:bookmarkEnd w:id="703"/>
      <w:bookmarkEnd w:id="704"/>
      <w:bookmarkEnd w:id="705"/>
      <w:bookmarkEnd w:id="706"/>
      <w:bookmarkEnd w:id="707"/>
      <w:bookmarkEnd w:id="708"/>
      <w:bookmarkEnd w:id="709"/>
      <w:r>
        <w:rPr>
          <w:rFonts w:hint="eastAsia" w:ascii="宋体" w:hAnsi="宋体" w:cs="宋体"/>
          <w:szCs w:val="21"/>
          <w:lang w:bidi="ar"/>
        </w:rPr>
        <w:t xml:space="preserve"> </w:t>
      </w:r>
    </w:p>
    <w:p w14:paraId="7A8DD3C2">
      <w:pPr>
        <w:widowControl/>
        <w:wordWrap w:val="0"/>
        <w:topLinePunct/>
        <w:adjustRightInd w:val="0"/>
        <w:snapToGrid w:val="0"/>
        <w:spacing w:after="163" w:afterLines="50" w:line="360" w:lineRule="auto"/>
        <w:ind w:left="480"/>
        <w:outlineLvl w:val="3"/>
        <w:rPr>
          <w:rFonts w:ascii="宋体" w:hAnsi="宋体" w:cs="宋体"/>
        </w:rPr>
      </w:pPr>
      <w:bookmarkStart w:id="710" w:name="_Ref18990767"/>
      <w:bookmarkEnd w:id="710"/>
      <w:bookmarkStart w:id="711" w:name="_Ref509043186"/>
      <w:r>
        <w:rPr>
          <w:rFonts w:hint="eastAsia" w:ascii="宋体" w:hAnsi="宋体" w:cs="宋体"/>
          <w:szCs w:val="21"/>
          <w:lang w:bidi="ar"/>
        </w:rPr>
        <w:t>7</w:t>
      </w:r>
      <w:bookmarkEnd w:id="711"/>
      <w:r>
        <w:rPr>
          <w:rFonts w:hint="eastAsia" w:ascii="宋体" w:hAnsi="宋体" w:cs="宋体"/>
          <w:szCs w:val="21"/>
          <w:lang w:bidi="ar"/>
        </w:rPr>
        <w:t>.2.1承包人提供的施工设备和临时设施</w:t>
      </w:r>
    </w:p>
    <w:p w14:paraId="15494E9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承包人应按项目进度计划的要求，及时配置施工设备和修建临时设施。进入施工现场的承包人提供的施工设备需经工程师核查后才能投入使用。承包人更换合同约定由承包人提供的施工设备的，应报工程师批准。</w:t>
      </w:r>
    </w:p>
    <w:p w14:paraId="476753A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专用合同条件另有约定外，承包人应自行承担修建临时设施的费用，需要临时占地的，应由发包人办理申请手续并承担相应费用。承包人应在专用合同条件第7.2款约定的时间内向发包人提交临时占地资料，因承包人未能按时提交资料，导致工期延误的，由此增加的费用和（或）竣工日期延误，由承包人负责。</w:t>
      </w:r>
    </w:p>
    <w:p w14:paraId="649AC44F">
      <w:pPr>
        <w:widowControl/>
        <w:wordWrap w:val="0"/>
        <w:topLinePunct/>
        <w:adjustRightInd w:val="0"/>
        <w:snapToGrid w:val="0"/>
        <w:spacing w:after="163" w:afterLines="50" w:line="360" w:lineRule="auto"/>
        <w:ind w:left="480"/>
        <w:outlineLvl w:val="3"/>
        <w:rPr>
          <w:rFonts w:ascii="宋体" w:hAnsi="宋体" w:cs="宋体"/>
        </w:rPr>
      </w:pPr>
      <w:bookmarkStart w:id="712" w:name="_Ref18990784"/>
      <w:bookmarkEnd w:id="712"/>
      <w:r>
        <w:rPr>
          <w:rFonts w:hint="eastAsia" w:ascii="宋体" w:hAnsi="宋体" w:cs="宋体"/>
          <w:szCs w:val="21"/>
          <w:lang w:bidi="ar"/>
        </w:rPr>
        <w:t>7.2.2发包人提供的施工设备和临时设施</w:t>
      </w:r>
    </w:p>
    <w:p w14:paraId="56F8D31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发包人提供的施工设备或临时设施在专用合同条件中约定。</w:t>
      </w:r>
    </w:p>
    <w:p w14:paraId="27A4C211">
      <w:pPr>
        <w:widowControl/>
        <w:wordWrap w:val="0"/>
        <w:topLinePunct/>
        <w:adjustRightInd w:val="0"/>
        <w:snapToGrid w:val="0"/>
        <w:spacing w:after="163" w:afterLines="50" w:line="360" w:lineRule="auto"/>
        <w:ind w:left="480"/>
        <w:outlineLvl w:val="3"/>
        <w:rPr>
          <w:rFonts w:ascii="宋体" w:hAnsi="宋体" w:cs="宋体"/>
        </w:rPr>
      </w:pPr>
      <w:r>
        <w:rPr>
          <w:rFonts w:hint="eastAsia" w:ascii="宋体" w:hAnsi="宋体" w:cs="宋体"/>
          <w:szCs w:val="21"/>
          <w:lang w:bidi="ar"/>
        </w:rPr>
        <w:t>7.2.3要求承包人增加或更换施工设备</w:t>
      </w:r>
    </w:p>
    <w:p w14:paraId="4940A04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承包人使用的施工设备不能满足项目进度计划和（或）质量要求时，工程师有权要求承包人增加或更换施工设备，承包人应及时增加或更换，由此增加的费用和（或）延误的工期由承包人承担。</w:t>
      </w:r>
    </w:p>
    <w:p w14:paraId="7DF73A24">
      <w:pPr>
        <w:widowControl/>
        <w:wordWrap w:val="0"/>
        <w:topLinePunct/>
        <w:adjustRightInd w:val="0"/>
        <w:snapToGrid w:val="0"/>
        <w:spacing w:after="163" w:afterLines="50" w:line="360" w:lineRule="auto"/>
        <w:ind w:left="480"/>
        <w:outlineLvl w:val="3"/>
        <w:rPr>
          <w:rFonts w:ascii="宋体" w:hAnsi="宋体" w:cs="宋体"/>
        </w:rPr>
      </w:pPr>
      <w:r>
        <w:rPr>
          <w:rFonts w:hint="eastAsia" w:ascii="宋体" w:hAnsi="宋体" w:cs="宋体"/>
          <w:szCs w:val="21"/>
          <w:lang w:bidi="ar"/>
        </w:rPr>
        <w:t>7.2.4施工设备和临时设施专用于合同工程</w:t>
      </w:r>
    </w:p>
    <w:p w14:paraId="67A473B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运入施工现场的施工设备以及在施工现场建设的临时设施必须专用于工程。未经发包人批准，承包人不得运出施工现场或挪作他用；经发包人批准，承包人可以根据施工进度计划撤走闲置的施工设备和其他物品。</w:t>
      </w:r>
    </w:p>
    <w:p w14:paraId="2DFED7C0">
      <w:pPr>
        <w:widowControl/>
        <w:wordWrap w:val="0"/>
        <w:topLinePunct/>
        <w:adjustRightInd w:val="0"/>
        <w:snapToGrid w:val="0"/>
        <w:spacing w:after="163" w:afterLines="50" w:line="360" w:lineRule="auto"/>
        <w:outlineLvl w:val="2"/>
        <w:rPr>
          <w:rFonts w:ascii="宋体" w:hAnsi="宋体" w:cs="宋体"/>
        </w:rPr>
      </w:pPr>
      <w:bookmarkStart w:id="713" w:name="_Toc20171779"/>
      <w:bookmarkEnd w:id="713"/>
      <w:bookmarkStart w:id="714" w:name="_Ref11874352"/>
      <w:bookmarkStart w:id="715" w:name="_Toc58860218"/>
      <w:bookmarkStart w:id="716" w:name="_Toc51766631"/>
      <w:bookmarkStart w:id="717" w:name="_Toc11063"/>
      <w:bookmarkStart w:id="718" w:name="_Toc9460"/>
      <w:bookmarkStart w:id="719" w:name="_Toc84930768"/>
      <w:bookmarkStart w:id="720" w:name="_Toc31322"/>
      <w:bookmarkStart w:id="721" w:name="_Toc9528"/>
      <w:r>
        <w:rPr>
          <w:rFonts w:hint="eastAsia" w:ascii="宋体" w:hAnsi="宋体" w:cs="宋体"/>
          <w:szCs w:val="21"/>
          <w:lang w:bidi="ar"/>
        </w:rPr>
        <w:t>7</w:t>
      </w:r>
      <w:bookmarkEnd w:id="714"/>
      <w:r>
        <w:rPr>
          <w:rFonts w:hint="eastAsia" w:ascii="宋体" w:hAnsi="宋体" w:cs="宋体"/>
          <w:szCs w:val="21"/>
          <w:lang w:bidi="ar"/>
        </w:rPr>
        <w:t>.3  现场合作</w:t>
      </w:r>
      <w:bookmarkEnd w:id="715"/>
      <w:bookmarkEnd w:id="716"/>
      <w:bookmarkEnd w:id="717"/>
      <w:bookmarkEnd w:id="718"/>
      <w:bookmarkEnd w:id="719"/>
      <w:bookmarkEnd w:id="720"/>
      <w:bookmarkEnd w:id="721"/>
    </w:p>
    <w:p w14:paraId="15EB7E3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承包人应按合同约定或发包人的指示，与发包人人员、发包人的其他承包人等人员就在现场或附近实施与工程有关的各项工作进行合作并提供适当条件，包括使用承包人设备、临时工程或进入现场等。</w:t>
      </w:r>
    </w:p>
    <w:p w14:paraId="6E61C70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承包人应对其在现场的施工活动负责，并应尽合理努力按合同约定或发包人的指示，协调自身与发包人人员、发包人的其他承包人等人员的活动。</w:t>
      </w:r>
    </w:p>
    <w:p w14:paraId="28AB2E3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专用合同条件另有约定外，如果承包人提供上述合作、条件或协调在考虑到《发包人要求》所列内容的情况下是不可预见的，则承包人有权就额外费用和合理利润从发包人处获得支付，且因此延误的工期应相应顺延。</w:t>
      </w:r>
    </w:p>
    <w:p w14:paraId="1E36AD80">
      <w:pPr>
        <w:widowControl/>
        <w:wordWrap w:val="0"/>
        <w:topLinePunct/>
        <w:adjustRightInd w:val="0"/>
        <w:snapToGrid w:val="0"/>
        <w:spacing w:after="163" w:afterLines="50" w:line="360" w:lineRule="auto"/>
        <w:outlineLvl w:val="2"/>
        <w:rPr>
          <w:rFonts w:ascii="宋体" w:hAnsi="宋体" w:cs="宋体"/>
        </w:rPr>
      </w:pPr>
      <w:bookmarkStart w:id="722" w:name="_Toc20171780"/>
      <w:bookmarkEnd w:id="722"/>
      <w:bookmarkStart w:id="723" w:name="_Ref531954285"/>
      <w:bookmarkEnd w:id="723"/>
      <w:bookmarkStart w:id="724" w:name="_Ref531954287"/>
      <w:bookmarkStart w:id="725" w:name="_Toc9712"/>
      <w:bookmarkStart w:id="726" w:name="_Toc11505"/>
      <w:bookmarkStart w:id="727" w:name="_Toc6876"/>
      <w:bookmarkStart w:id="728" w:name="_Toc84930769"/>
      <w:bookmarkStart w:id="729" w:name="_Toc58860219"/>
      <w:bookmarkStart w:id="730" w:name="_Toc31252"/>
      <w:bookmarkStart w:id="731" w:name="_Toc51766632"/>
      <w:r>
        <w:rPr>
          <w:rFonts w:hint="eastAsia" w:ascii="宋体" w:hAnsi="宋体" w:cs="宋体"/>
          <w:szCs w:val="21"/>
          <w:lang w:bidi="ar"/>
        </w:rPr>
        <w:t>7</w:t>
      </w:r>
      <w:bookmarkEnd w:id="724"/>
      <w:r>
        <w:rPr>
          <w:rFonts w:hint="eastAsia" w:ascii="宋体" w:hAnsi="宋体" w:cs="宋体"/>
          <w:szCs w:val="21"/>
          <w:lang w:bidi="ar"/>
        </w:rPr>
        <w:t>.4  测量放线</w:t>
      </w:r>
      <w:bookmarkEnd w:id="725"/>
      <w:bookmarkEnd w:id="726"/>
      <w:bookmarkEnd w:id="727"/>
      <w:bookmarkEnd w:id="728"/>
      <w:bookmarkEnd w:id="729"/>
      <w:bookmarkEnd w:id="730"/>
      <w:bookmarkEnd w:id="731"/>
    </w:p>
    <w:p w14:paraId="6530C8F4">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7.4.1除专用合同条件另有约定外，承包人应根据国家测绘基准、测绘系统和工程测量技术规范，按基准点（线）以及合同工程精度要求，测设施工控制网，并在专用合同条件约定的期限内，将施工控制网资料报送工程师。</w:t>
      </w:r>
    </w:p>
    <w:p w14:paraId="0EDBF703">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7.4.2承包人应负责管理施工控制网点。施工控制网点丢失或损坏的，承包人应及时修复。承包人应承担施工控制网点的管理与修复费用，并在工程竣工后将施工控制网点移交发包人。承包人负责对工程、单位/区段工程、施工部位放线，并对放线的准确性负责。</w:t>
      </w:r>
    </w:p>
    <w:p w14:paraId="69F29B28">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7.4.3承包人负责施工过程中的全部施工测量放线工作，并配置具有相应资质的人员、合格的仪器、设备和其他物品。承包人应矫正工程的位置、标高、尺寸或基准线中出现的任何差错，并对工程各部分的定位负责。施工过程中对施工现场内水准点等测量标志物的保护工作由承包人负责。</w:t>
      </w:r>
    </w:p>
    <w:p w14:paraId="18F41413">
      <w:pPr>
        <w:widowControl/>
        <w:wordWrap w:val="0"/>
        <w:topLinePunct/>
        <w:adjustRightInd w:val="0"/>
        <w:snapToGrid w:val="0"/>
        <w:spacing w:after="163" w:afterLines="50" w:line="360" w:lineRule="auto"/>
        <w:outlineLvl w:val="2"/>
        <w:rPr>
          <w:rFonts w:ascii="宋体" w:hAnsi="宋体" w:cs="宋体"/>
        </w:rPr>
      </w:pPr>
      <w:bookmarkStart w:id="732" w:name="_Ref531954323"/>
      <w:bookmarkEnd w:id="732"/>
      <w:bookmarkStart w:id="733" w:name="_Ref531954329"/>
      <w:bookmarkEnd w:id="733"/>
      <w:bookmarkStart w:id="734" w:name="_Toc20171781"/>
      <w:bookmarkEnd w:id="734"/>
      <w:bookmarkStart w:id="735" w:name="_Ref4770992"/>
      <w:bookmarkStart w:id="736" w:name="_Toc51766633"/>
      <w:bookmarkStart w:id="737" w:name="_Toc58860220"/>
      <w:bookmarkStart w:id="738" w:name="_Toc84930770"/>
      <w:bookmarkStart w:id="739" w:name="_Toc3085"/>
      <w:bookmarkStart w:id="740" w:name="_Toc1396"/>
      <w:bookmarkStart w:id="741" w:name="_Toc12850"/>
      <w:bookmarkStart w:id="742" w:name="_Toc7209"/>
      <w:r>
        <w:rPr>
          <w:rFonts w:hint="eastAsia" w:ascii="宋体" w:hAnsi="宋体" w:cs="宋体"/>
          <w:szCs w:val="21"/>
          <w:lang w:bidi="ar"/>
        </w:rPr>
        <w:t>7</w:t>
      </w:r>
      <w:bookmarkEnd w:id="735"/>
      <w:r>
        <w:rPr>
          <w:rFonts w:hint="eastAsia" w:ascii="宋体" w:hAnsi="宋体" w:cs="宋体"/>
          <w:szCs w:val="21"/>
          <w:lang w:bidi="ar"/>
        </w:rPr>
        <w:t>.5  现场劳动用工</w:t>
      </w:r>
      <w:bookmarkEnd w:id="736"/>
      <w:bookmarkEnd w:id="737"/>
      <w:bookmarkEnd w:id="738"/>
      <w:bookmarkEnd w:id="739"/>
      <w:bookmarkEnd w:id="740"/>
      <w:bookmarkEnd w:id="741"/>
      <w:bookmarkEnd w:id="742"/>
    </w:p>
    <w:p w14:paraId="257E4CD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7.5.1承包人及其分包人招用建筑工人的，应当依法与所招用的建筑工人订立劳动合同，实行建筑工人劳动用工实名制管理，承包人应当按照有关规定开设建筑工人工资专用账户、存储工资保证金，专项用于支付和保障该工程建设项目建筑工人工资。</w:t>
      </w:r>
    </w:p>
    <w:p w14:paraId="0F4A53C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7.5.2承包人应当在工程项目部配备劳资专管员，对分包单位劳动用工及工资发放实施监督管理。承包人拖欠建筑工人工资的,应当依法予以清偿。分包人拖欠建筑工人工资的,由承包人先行清偿,再依法进行追偿。因发包人未按照合同约定及时拨付工程款导致建筑工人工资拖欠的，发包人应当以未结清的工程款为限先行垫付被拖欠的建筑工人工资。合同当事人可在专用合同条件中约定具体的清偿事宜和违约责任。</w:t>
      </w:r>
    </w:p>
    <w:p w14:paraId="3FE90F9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7.5.3承包人应当按照相关法律法规的要求，进行劳动用工管理和建筑工人工资支付。</w:t>
      </w:r>
    </w:p>
    <w:p w14:paraId="42938893">
      <w:pPr>
        <w:widowControl/>
        <w:wordWrap w:val="0"/>
        <w:topLinePunct/>
        <w:adjustRightInd w:val="0"/>
        <w:snapToGrid w:val="0"/>
        <w:spacing w:after="163" w:afterLines="50" w:line="360" w:lineRule="auto"/>
        <w:outlineLvl w:val="2"/>
        <w:rPr>
          <w:rFonts w:ascii="宋体" w:hAnsi="宋体" w:cs="宋体"/>
        </w:rPr>
      </w:pPr>
      <w:bookmarkStart w:id="743" w:name="_Ref41554059"/>
      <w:bookmarkEnd w:id="743"/>
      <w:bookmarkStart w:id="744" w:name="_Toc27702"/>
      <w:bookmarkStart w:id="745" w:name="_Toc58860221"/>
      <w:bookmarkStart w:id="746" w:name="_Toc84930771"/>
      <w:bookmarkStart w:id="747" w:name="_Toc51766634"/>
      <w:bookmarkStart w:id="748" w:name="_Toc29607"/>
      <w:bookmarkStart w:id="749" w:name="_Toc22197"/>
      <w:bookmarkStart w:id="750" w:name="_Toc18453"/>
      <w:r>
        <w:rPr>
          <w:rFonts w:hint="eastAsia" w:ascii="宋体" w:hAnsi="宋体" w:cs="宋体"/>
          <w:szCs w:val="21"/>
          <w:lang w:bidi="ar"/>
        </w:rPr>
        <w:t>7.6  安全文明施工</w:t>
      </w:r>
      <w:bookmarkEnd w:id="744"/>
      <w:bookmarkEnd w:id="745"/>
      <w:bookmarkEnd w:id="746"/>
      <w:bookmarkEnd w:id="747"/>
      <w:bookmarkEnd w:id="748"/>
      <w:bookmarkEnd w:id="749"/>
      <w:bookmarkEnd w:id="750"/>
    </w:p>
    <w:p w14:paraId="251CD94B">
      <w:pPr>
        <w:widowControl/>
        <w:wordWrap w:val="0"/>
        <w:topLinePunct/>
        <w:adjustRightInd w:val="0"/>
        <w:snapToGrid w:val="0"/>
        <w:spacing w:after="163" w:afterLines="50" w:line="360" w:lineRule="auto"/>
        <w:ind w:left="480"/>
        <w:outlineLvl w:val="3"/>
        <w:rPr>
          <w:rFonts w:ascii="宋体" w:hAnsi="宋体" w:cs="宋体"/>
        </w:rPr>
      </w:pPr>
      <w:bookmarkStart w:id="751" w:name="_Ref18990822"/>
      <w:bookmarkEnd w:id="751"/>
      <w:r>
        <w:rPr>
          <w:rFonts w:hint="eastAsia" w:ascii="宋体" w:hAnsi="宋体" w:cs="宋体"/>
          <w:szCs w:val="21"/>
          <w:lang w:bidi="ar"/>
        </w:rPr>
        <w:t>7.6.1安全生产要求</w:t>
      </w:r>
    </w:p>
    <w:p w14:paraId="442C559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合同履行期间，合同当事人均应当遵守国家和工程所在地有关安全生产的要求，合同当事人有特别要求的，应在专用合同条件中明确安全生产标准化目标及相应事项。承包人有权拒绝发包人及工程师强令承包人违章作业、冒险施工的任何指示。</w:t>
      </w:r>
    </w:p>
    <w:p w14:paraId="75BF624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在工程实施过程中，如遇到突发的地质变动、事先未知的地下施工障碍等影响施工安全的紧急情况，承包人应及时报告工程师和发包人，发包人应当及时下令停工并采取应急措施，按照相关法律法规的要求需上报政府有关行政管理部门的，应依法上报。</w:t>
      </w:r>
    </w:p>
    <w:p w14:paraId="6A81A9F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因安全生产需要暂停施工的，按照第8.9款[暂停工作]的约定执行。</w:t>
      </w:r>
    </w:p>
    <w:p w14:paraId="3B0AD7D5">
      <w:pPr>
        <w:widowControl/>
        <w:wordWrap w:val="0"/>
        <w:topLinePunct/>
        <w:adjustRightInd w:val="0"/>
        <w:snapToGrid w:val="0"/>
        <w:spacing w:after="163" w:afterLines="50" w:line="360" w:lineRule="auto"/>
        <w:ind w:left="480"/>
        <w:outlineLvl w:val="3"/>
        <w:rPr>
          <w:rFonts w:ascii="宋体" w:hAnsi="宋体" w:cs="宋体"/>
        </w:rPr>
      </w:pPr>
      <w:r>
        <w:rPr>
          <w:rFonts w:hint="eastAsia" w:ascii="宋体" w:hAnsi="宋体" w:cs="宋体"/>
          <w:szCs w:val="21"/>
          <w:lang w:bidi="ar"/>
        </w:rPr>
        <w:t>7.6.2安全生产保证措施</w:t>
      </w:r>
    </w:p>
    <w:p w14:paraId="63D84F8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承包人应当按照法律、法规和工程建设强制性标准进行设计、在设计文件中注明涉及施工安全的重点部位和环节，提出保障施工作业人员和预防安全事故的措施建议，防止因设计不合理导致生产安全事故的发生。</w:t>
      </w:r>
    </w:p>
    <w:p w14:paraId="3F2A4E4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应当按照有关规定编制安全技术措施或者专项施工方案，建立安全生产责任制度、治安保卫制度及安全生产教育培训制度，并按安全生产法律规定及合同约定履行安全职责，如实编制工程安全生产的有关记录，接受发包人、工程师及政府安全监督部门的检查与监督。</w:t>
      </w:r>
    </w:p>
    <w:p w14:paraId="4B9C641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应按照法律规定进行施工，开工前做好安全技术交底工作，施工过程中做好各项安全防护措施。承包人为实施合同而雇用的特殊工种的人员应受过专门的培训并已取得政府有关管理机构颁发的上岗证书。承包人应加强施工作业安全管理，特别应加强对于易燃、易爆材料、火工器材、有毒与腐蚀性材料和其他危险品的管理，以及对爆破作业和地下工程施工等危险作业的管理。</w:t>
      </w:r>
    </w:p>
    <w:p w14:paraId="444EF8A0">
      <w:pPr>
        <w:widowControl/>
        <w:wordWrap w:val="0"/>
        <w:topLinePunct/>
        <w:adjustRightInd w:val="0"/>
        <w:snapToGrid w:val="0"/>
        <w:spacing w:after="163" w:afterLines="50" w:line="360" w:lineRule="auto"/>
        <w:ind w:left="480"/>
        <w:outlineLvl w:val="3"/>
        <w:rPr>
          <w:rFonts w:ascii="宋体" w:hAnsi="宋体" w:cs="宋体"/>
        </w:rPr>
      </w:pPr>
      <w:bookmarkStart w:id="752" w:name="_Ref18990840"/>
      <w:bookmarkEnd w:id="752"/>
      <w:r>
        <w:rPr>
          <w:rFonts w:hint="eastAsia" w:ascii="宋体" w:hAnsi="宋体" w:cs="宋体"/>
          <w:szCs w:val="21"/>
          <w:lang w:bidi="ar"/>
        </w:rPr>
        <w:t>7.6.3文明施工</w:t>
      </w:r>
    </w:p>
    <w:p w14:paraId="6BDDE9F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承包人在工程施工期间，应当采取措施保持施工现场平整，物料堆放整齐。工程所在地有关政府行政管理部门有特殊要求的，按照其要求执行。合同当事人对文明施工有其他要求的，可以在专用合同条件中明确。</w:t>
      </w:r>
    </w:p>
    <w:p w14:paraId="4E26228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在工程移交之前，承包人应当从施工现场清除承包人的全部工程设备、多余材料、垃圾和各种临时工程，并保持施工现场清洁整齐。经发包人书面同意，承包人可在发包人指定的地点保留承包人履行保修期内的各项义务所需要的材料、施工设备和临时工程。</w:t>
      </w:r>
    </w:p>
    <w:p w14:paraId="062B4196">
      <w:pPr>
        <w:widowControl/>
        <w:wordWrap w:val="0"/>
        <w:topLinePunct/>
        <w:adjustRightInd w:val="0"/>
        <w:snapToGrid w:val="0"/>
        <w:spacing w:after="163" w:afterLines="50" w:line="360" w:lineRule="auto"/>
        <w:ind w:left="480"/>
        <w:outlineLvl w:val="3"/>
        <w:rPr>
          <w:rFonts w:ascii="宋体" w:hAnsi="宋体" w:cs="宋体"/>
        </w:rPr>
      </w:pPr>
      <w:r>
        <w:rPr>
          <w:rFonts w:hint="eastAsia" w:ascii="宋体" w:hAnsi="宋体" w:cs="宋体"/>
          <w:szCs w:val="21"/>
          <w:lang w:bidi="ar"/>
        </w:rPr>
        <w:t>7.6.4事故处理</w:t>
      </w:r>
    </w:p>
    <w:p w14:paraId="3F30FBCC">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工程实施过程中发生事故的，承包人应立即通知工程师。发包人和承包人应立即组织人员和设备进行紧急抢救和抢修，减少人员伤亡和财产损失，防止事故扩大，并保护事故现场。需要移动现场物品时，应作出标记和书面记录，妥善保管有关证据。发包人和承包人应按国家有关规定，及时如实地向有关部门报告事故发生的情况，以及正在采取的紧急措施等。</w:t>
      </w:r>
    </w:p>
    <w:p w14:paraId="47BECAFC">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在工程实施期间或缺陷责任期内发生危及工程安全的事件，工程师通知承包人进行抢救和抢修，承包人声明无能力或不愿立即执行的，发包人有权雇佣其他人员进行抢救和抢修。此类抢救和抢修按合同约定属于承包人义务的，由此增加的费用和（或）延误的工期由承包人承担。</w:t>
      </w:r>
    </w:p>
    <w:p w14:paraId="6F000C53">
      <w:pPr>
        <w:widowControl/>
        <w:wordWrap w:val="0"/>
        <w:topLinePunct/>
        <w:adjustRightInd w:val="0"/>
        <w:snapToGrid w:val="0"/>
        <w:spacing w:after="163" w:afterLines="50" w:line="360" w:lineRule="auto"/>
        <w:ind w:left="480"/>
        <w:outlineLvl w:val="3"/>
        <w:rPr>
          <w:rFonts w:ascii="宋体" w:hAnsi="宋体" w:cs="宋体"/>
        </w:rPr>
      </w:pPr>
      <w:r>
        <w:rPr>
          <w:rFonts w:hint="eastAsia" w:ascii="宋体" w:hAnsi="宋体" w:cs="宋体"/>
          <w:szCs w:val="21"/>
          <w:lang w:bidi="ar"/>
        </w:rPr>
        <w:t>7.6.5安全生产责任</w:t>
      </w:r>
    </w:p>
    <w:p w14:paraId="151FB0B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发包人应负责赔偿以下各种情况造成的损失：</w:t>
      </w:r>
    </w:p>
    <w:p w14:paraId="6D7AA53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（1）工程或工程的任何部分对土地的占用所造成的第三者财产损失；</w:t>
      </w:r>
    </w:p>
    <w:p w14:paraId="5C578BB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（2）由于发包人原因在施工现场及其毗邻地带、履行合同工作中造成的第三者人身伤亡和财产损失；</w:t>
      </w:r>
    </w:p>
    <w:p w14:paraId="3FA7ABA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（3）由于发包人原因对发包人自身、承包人、工程师造成的人身伤害和财产损失。</w:t>
      </w:r>
    </w:p>
    <w:p w14:paraId="630A5B9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承包人应负责赔偿由于承包人原因在施工现场及其毗邻地带、履行合同工作中造成的第三者人身伤亡和财产损失。</w:t>
      </w:r>
    </w:p>
    <w:p w14:paraId="6AAC77F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如果上述损失是由于发包人和承包人共同原因导致的，则双方应根据过错情况按比例承担。</w:t>
      </w:r>
    </w:p>
    <w:p w14:paraId="6C1A7B8B">
      <w:pPr>
        <w:widowControl/>
        <w:wordWrap w:val="0"/>
        <w:topLinePunct/>
        <w:adjustRightInd w:val="0"/>
        <w:snapToGrid w:val="0"/>
        <w:spacing w:after="163" w:afterLines="50" w:line="360" w:lineRule="auto"/>
        <w:outlineLvl w:val="2"/>
        <w:rPr>
          <w:rFonts w:ascii="宋体" w:hAnsi="宋体" w:cs="宋体"/>
        </w:rPr>
      </w:pPr>
      <w:bookmarkStart w:id="753" w:name="_Ref11874562"/>
      <w:bookmarkEnd w:id="753"/>
      <w:bookmarkStart w:id="754" w:name="_Toc20171782"/>
      <w:bookmarkEnd w:id="754"/>
      <w:bookmarkStart w:id="755" w:name="_Ref41554069"/>
      <w:bookmarkStart w:id="756" w:name="_Toc19174"/>
      <w:bookmarkStart w:id="757" w:name="_Toc84930772"/>
      <w:bookmarkStart w:id="758" w:name="_Toc10762"/>
      <w:bookmarkStart w:id="759" w:name="_Toc5946"/>
      <w:bookmarkStart w:id="760" w:name="_Toc58860222"/>
      <w:bookmarkStart w:id="761" w:name="_Toc2587"/>
      <w:bookmarkStart w:id="762" w:name="_Toc51766635"/>
      <w:r>
        <w:rPr>
          <w:rFonts w:hint="eastAsia" w:ascii="宋体" w:hAnsi="宋体" w:cs="宋体"/>
          <w:szCs w:val="21"/>
          <w:lang w:bidi="ar"/>
        </w:rPr>
        <w:t xml:space="preserve">7.7  </w:t>
      </w:r>
      <w:bookmarkEnd w:id="755"/>
      <w:r>
        <w:rPr>
          <w:rFonts w:hint="eastAsia" w:ascii="宋体" w:hAnsi="宋体" w:cs="宋体"/>
          <w:szCs w:val="21"/>
          <w:lang w:bidi="ar"/>
        </w:rPr>
        <w:t>职业健康</w:t>
      </w:r>
      <w:bookmarkEnd w:id="756"/>
      <w:bookmarkEnd w:id="757"/>
      <w:bookmarkEnd w:id="758"/>
      <w:bookmarkEnd w:id="759"/>
      <w:bookmarkEnd w:id="760"/>
      <w:bookmarkEnd w:id="761"/>
      <w:bookmarkEnd w:id="762"/>
    </w:p>
    <w:p w14:paraId="7EFDAE0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承包人应遵守适用的职业健康的法律和合同约定（包括对雇用、职业健康、安全、福利等方面的规定），负责现场实施过程中其人员的职业健康和保护，包括：</w:t>
      </w:r>
    </w:p>
    <w:p w14:paraId="7A95690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承包人应遵守适用的劳动法规，保护承包人员工及承包人聘用的第三方人员的合法休假权等合法权益，按照法律规定安排现场施工人员的劳动和休息时间，保障劳动者的休息时间，并支付合理的报酬和费用。因工程施工的特殊需要占用休假日或延长工作时间的，应不超过法律规定的限度，并按法律规定给予补休或酬劳。</w:t>
      </w:r>
    </w:p>
    <w:p w14:paraId="72258BD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承包人应依法为承包人员工及承包人聘用的第三方人员办理必要的证件、许可、保险和注册等，承包人应督促其分包人为分包人员工及分包人聘用的第三方人员办理必要的证件、许可、保险和注册等。承包人应为其履行合同所雇用的人员提供必要的膳宿条件和生活环境，必要的现场食宿条件。</w:t>
      </w:r>
    </w:p>
    <w:p w14:paraId="598B5D5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承包人应对其施工人员进行相关作业的职业健康知识培训、危险及危害因素交底、安全操作规程交底、采取有效措施，按有关规定为其现场人员提供劳动保护用品、防护器具、防暑降温用品和安全生产设施。采取有效的防止粉尘、降低噪声、控制有害气体和保障高温、高寒、高空作业安全等劳动保护措施。</w:t>
      </w:r>
    </w:p>
    <w:p w14:paraId="5A4FD13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承包人应在有毒有害作业区域设置警示标志和说明，对有毒有害岗位进行防治检查，对不合格的防护设施、器具、搭设等及时整改，消除危害职业健康的隐患。发包人人员和工程师人员未经承包人允许、未配备相关保护器具，进入该作业区域所造成的伤害，由发包人承担责任和费用。</w:t>
      </w:r>
    </w:p>
    <w:p w14:paraId="1AC3D21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（5）承包人应采取有效措施预防传染病，保持食堂的饮食卫生，保证施工人员的健康，并定期对施工现场、施工人员生活基地和工程进行防疫和卫生的专业检查和处理, 在远离城镇的施工现场，还应配备必要的伤病防治和急救的医务人员与医疗设施。承包人雇佣人员在施工中受到伤害的，承包人应立即采取有效措施进行抢救和治疗。</w:t>
      </w:r>
    </w:p>
    <w:p w14:paraId="6C68B4E8">
      <w:pPr>
        <w:widowControl/>
        <w:wordWrap w:val="0"/>
        <w:topLinePunct/>
        <w:adjustRightInd w:val="0"/>
        <w:snapToGrid w:val="0"/>
        <w:spacing w:after="163" w:afterLines="50" w:line="360" w:lineRule="auto"/>
        <w:outlineLvl w:val="2"/>
        <w:rPr>
          <w:rFonts w:ascii="宋体" w:hAnsi="宋体" w:cs="宋体"/>
        </w:rPr>
      </w:pPr>
      <w:bookmarkStart w:id="763" w:name="_Toc20171783"/>
      <w:bookmarkEnd w:id="763"/>
      <w:bookmarkStart w:id="764" w:name="_Ref11874570"/>
      <w:bookmarkStart w:id="765" w:name="_Toc11795"/>
      <w:bookmarkStart w:id="766" w:name="_Toc8767"/>
      <w:bookmarkStart w:id="767" w:name="_Toc84930773"/>
      <w:bookmarkStart w:id="768" w:name="_Toc24057"/>
      <w:bookmarkStart w:id="769" w:name="_Toc10977"/>
      <w:bookmarkStart w:id="770" w:name="_Toc58860223"/>
      <w:bookmarkStart w:id="771" w:name="_Toc51766636"/>
      <w:r>
        <w:rPr>
          <w:rFonts w:hint="eastAsia" w:ascii="宋体" w:hAnsi="宋体" w:cs="宋体"/>
          <w:szCs w:val="21"/>
          <w:lang w:bidi="ar"/>
        </w:rPr>
        <w:t>7</w:t>
      </w:r>
      <w:bookmarkEnd w:id="764"/>
      <w:r>
        <w:rPr>
          <w:rFonts w:hint="eastAsia" w:ascii="宋体" w:hAnsi="宋体" w:cs="宋体"/>
          <w:szCs w:val="21"/>
          <w:lang w:bidi="ar"/>
        </w:rPr>
        <w:t>.8  环境保护</w:t>
      </w:r>
      <w:bookmarkEnd w:id="765"/>
      <w:bookmarkEnd w:id="766"/>
      <w:bookmarkEnd w:id="767"/>
      <w:bookmarkEnd w:id="768"/>
      <w:bookmarkEnd w:id="769"/>
      <w:bookmarkEnd w:id="770"/>
      <w:bookmarkEnd w:id="771"/>
    </w:p>
    <w:p w14:paraId="359BD139">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7.8.1承包人负责在现场施工过程中对现场周围的建筑物、构筑物、文物建筑、古树、名木，及地下管线、线缆、构筑物、文物、化石和坟墓等进行保护。因承包人未能通知发包人，并在未能得到发包人进一步指示的情况下，所造成的损害、损失、赔偿等费用增加，和（或）竣工日期延误，由承包人负责。如承包人已及时通知发包人，发包人未能及时作出指示的，所造成的损害、损失、赔偿等费用增加，和（或）竣工日期延误，由发包人负责。</w:t>
      </w:r>
    </w:p>
    <w:p w14:paraId="29403ABD">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7.8.2承包人应采取措施，并负责控制和（或）处理现场的粉尘、废气、废水、固体废物和噪声对环境的污染和危害。因此发生的伤害、赔偿、罚款等费用增加，和（或）竣工日期延误，由承包人负责。</w:t>
      </w:r>
    </w:p>
    <w:p w14:paraId="5A4EAFB9">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7.8.3承包人及时或定期将施工现场残留、废弃的垃圾分类后运到发包人或当地有关行政部门指定的地点，防止对周围环境的污染及对作业的影响。承包人应当承担因其原因引起的环境污染侵权损害赔偿责任，因违反上述约定导致当地行政部门的罚款、赔偿等增加的费用，由承包人承担；因上述环境污染引起纠纷而导致暂停施工的，由此增加的费用和（或）延误的工期由承包人承担。</w:t>
      </w:r>
    </w:p>
    <w:p w14:paraId="0488FF95">
      <w:pPr>
        <w:widowControl/>
        <w:wordWrap w:val="0"/>
        <w:topLinePunct/>
        <w:adjustRightInd w:val="0"/>
        <w:snapToGrid w:val="0"/>
        <w:spacing w:after="163" w:afterLines="50" w:line="360" w:lineRule="auto"/>
        <w:outlineLvl w:val="2"/>
        <w:rPr>
          <w:rFonts w:ascii="宋体" w:hAnsi="宋体" w:cs="宋体"/>
        </w:rPr>
      </w:pPr>
      <w:bookmarkStart w:id="772" w:name="_Ref531954340"/>
      <w:bookmarkEnd w:id="772"/>
      <w:bookmarkStart w:id="773" w:name="_Toc20171784"/>
      <w:bookmarkEnd w:id="773"/>
      <w:bookmarkStart w:id="774" w:name="_Ref531954344"/>
      <w:bookmarkEnd w:id="774"/>
      <w:bookmarkStart w:id="775" w:name="_Ref4771116"/>
      <w:bookmarkStart w:id="776" w:name="_Toc3129"/>
      <w:bookmarkStart w:id="777" w:name="_Toc25125"/>
      <w:bookmarkStart w:id="778" w:name="_Toc9742"/>
      <w:bookmarkStart w:id="779" w:name="_Toc11643"/>
      <w:bookmarkStart w:id="780" w:name="_Toc51766637"/>
      <w:bookmarkStart w:id="781" w:name="_Toc84930774"/>
      <w:bookmarkStart w:id="782" w:name="_Toc58860224"/>
      <w:r>
        <w:rPr>
          <w:rFonts w:hint="eastAsia" w:ascii="宋体" w:hAnsi="宋体" w:cs="宋体"/>
          <w:szCs w:val="21"/>
          <w:lang w:bidi="ar"/>
        </w:rPr>
        <w:t>7</w:t>
      </w:r>
      <w:bookmarkEnd w:id="775"/>
      <w:r>
        <w:rPr>
          <w:rFonts w:hint="eastAsia" w:ascii="宋体" w:hAnsi="宋体" w:cs="宋体"/>
          <w:szCs w:val="21"/>
          <w:lang w:bidi="ar"/>
        </w:rPr>
        <w:t>.9  临时性公用设施</w:t>
      </w:r>
      <w:bookmarkEnd w:id="776"/>
      <w:bookmarkEnd w:id="777"/>
      <w:bookmarkEnd w:id="778"/>
      <w:bookmarkEnd w:id="779"/>
      <w:bookmarkEnd w:id="780"/>
      <w:bookmarkEnd w:id="781"/>
      <w:bookmarkEnd w:id="782"/>
      <w:r>
        <w:rPr>
          <w:rFonts w:hint="eastAsia" w:ascii="宋体" w:hAnsi="宋体" w:cs="宋体"/>
          <w:szCs w:val="21"/>
          <w:lang w:bidi="ar"/>
        </w:rPr>
        <w:t xml:space="preserve"> </w:t>
      </w:r>
    </w:p>
    <w:p w14:paraId="383DBECA">
      <w:pPr>
        <w:widowControl/>
        <w:wordWrap w:val="0"/>
        <w:topLinePunct/>
        <w:adjustRightInd w:val="0"/>
        <w:snapToGrid w:val="0"/>
        <w:spacing w:after="163" w:afterLines="50" w:line="360" w:lineRule="auto"/>
        <w:ind w:left="480"/>
        <w:outlineLvl w:val="3"/>
        <w:rPr>
          <w:rFonts w:ascii="宋体" w:hAnsi="宋体" w:cs="宋体"/>
        </w:rPr>
      </w:pPr>
      <w:r>
        <w:rPr>
          <w:rFonts w:hint="eastAsia" w:ascii="宋体" w:hAnsi="宋体" w:cs="宋体"/>
          <w:szCs w:val="21"/>
          <w:lang w:bidi="ar"/>
        </w:rPr>
        <w:t>7.9.1提供临时用水、用电等和节点铺设</w:t>
      </w:r>
    </w:p>
    <w:p w14:paraId="09B0B95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专用合同条件另有约定外，发包人应在承包人进场前将施工临时用水、用电等接至约定的节点位置，并保证其需要。上述临时使用的水、电等的类别、取费单价在专用合同条件中约定，发包人按实际计量结果收费。发包人无法提供的水、电等在专用合同条件中约定，相关费用由承包人纳入报价并承担相关责任。</w:t>
      </w:r>
    </w:p>
    <w:p w14:paraId="7A9FFAA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未能按约定的类别和时间完成节点铺设，使开工时间延误，竣工日期相应顺延。未能按约定的品质、数量和时间提供水、电等，给承包人造成的损失由发包人承担，导致工程关键路径延误的，竣工日期相应顺延。</w:t>
      </w:r>
    </w:p>
    <w:p w14:paraId="07E0B303">
      <w:pPr>
        <w:widowControl/>
        <w:wordWrap w:val="0"/>
        <w:topLinePunct/>
        <w:adjustRightInd w:val="0"/>
        <w:snapToGrid w:val="0"/>
        <w:spacing w:after="163" w:afterLines="50" w:line="360" w:lineRule="auto"/>
        <w:ind w:left="480"/>
        <w:outlineLvl w:val="3"/>
        <w:rPr>
          <w:rFonts w:ascii="宋体" w:hAnsi="宋体" w:cs="宋体"/>
        </w:rPr>
      </w:pPr>
      <w:r>
        <w:rPr>
          <w:rFonts w:hint="eastAsia" w:ascii="宋体" w:hAnsi="宋体" w:cs="宋体"/>
          <w:szCs w:val="21"/>
          <w:lang w:bidi="ar"/>
        </w:rPr>
        <w:t>7.9.2临时用水、用电等</w:t>
      </w:r>
    </w:p>
    <w:p w14:paraId="5A21E13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应在计划开始现场施工日期28天前或双方约定的其它时间，按专用合同条件中约定的发包人能够提供的临时用水、用电等类别，向发包人提交施工（含工程物资保管）所需的临时用水、用电等的品质、正常用量、高峰用量、使用时间和节点位置等资料。承包人自费负责计量仪器的购买、安装和维护，并依据专用合同条件中约定的单价向发包人交费，合同当事人另有约定时除外。</w:t>
      </w:r>
    </w:p>
    <w:p w14:paraId="78C0E42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因承包人未能按合同约定提交上述资料，造成发包人费用增加和竣工日期延误时，由承包人负责。</w:t>
      </w:r>
      <w:bookmarkStart w:id="783" w:name="_Ref508893743"/>
      <w:bookmarkEnd w:id="783"/>
    </w:p>
    <w:p w14:paraId="725776B6">
      <w:pPr>
        <w:widowControl/>
        <w:wordWrap w:val="0"/>
        <w:topLinePunct/>
        <w:adjustRightInd w:val="0"/>
        <w:snapToGrid w:val="0"/>
        <w:spacing w:after="163" w:afterLines="50" w:line="360" w:lineRule="auto"/>
        <w:outlineLvl w:val="2"/>
        <w:rPr>
          <w:rFonts w:ascii="宋体" w:hAnsi="宋体" w:cs="宋体"/>
        </w:rPr>
      </w:pPr>
      <w:bookmarkStart w:id="784" w:name="_Ref531952248"/>
      <w:bookmarkEnd w:id="784"/>
      <w:bookmarkStart w:id="785" w:name="_Ref531952239"/>
      <w:bookmarkEnd w:id="785"/>
      <w:bookmarkStart w:id="786" w:name="_Toc20171785"/>
      <w:bookmarkStart w:id="787" w:name="_Toc51766638"/>
      <w:bookmarkStart w:id="788" w:name="_Toc84930775"/>
      <w:bookmarkStart w:id="789" w:name="_Toc21204"/>
      <w:bookmarkStart w:id="790" w:name="_Toc58860225"/>
      <w:bookmarkStart w:id="791" w:name="_Toc12305"/>
      <w:bookmarkStart w:id="792" w:name="_Toc32634"/>
      <w:bookmarkStart w:id="793" w:name="_Toc1222"/>
      <w:r>
        <w:rPr>
          <w:rFonts w:hint="eastAsia" w:ascii="宋体" w:hAnsi="宋体" w:cs="宋体"/>
          <w:szCs w:val="21"/>
          <w:lang w:bidi="ar"/>
        </w:rPr>
        <w:t>7</w:t>
      </w:r>
      <w:bookmarkEnd w:id="786"/>
      <w:r>
        <w:rPr>
          <w:rFonts w:hint="eastAsia" w:ascii="宋体" w:hAnsi="宋体" w:cs="宋体"/>
          <w:szCs w:val="21"/>
          <w:lang w:bidi="ar"/>
        </w:rPr>
        <w:t>.10  现场安保</w:t>
      </w:r>
      <w:bookmarkEnd w:id="787"/>
      <w:bookmarkEnd w:id="788"/>
      <w:bookmarkEnd w:id="789"/>
      <w:bookmarkEnd w:id="790"/>
      <w:bookmarkEnd w:id="791"/>
      <w:bookmarkEnd w:id="792"/>
      <w:bookmarkEnd w:id="793"/>
    </w:p>
    <w:p w14:paraId="385AC25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承担自发包人向其移交施工现场、进入占有施工现场至发包人接收单位/区段工程或（和）工程之前的现场安保责任，并负责编制相关的安保制度、责任制度和报告制度，提交给发包人。除专用合同条件另有约定外，承包人的该等义务不因其与他人共同合法占有施工现场而减免。承包人有权要求发包人负责协调他人就共同合法占有现场的安保事宜接受承包人的管理。</w:t>
      </w:r>
    </w:p>
    <w:p w14:paraId="5AB1AB4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承包人应将其作业限制在现场区域、合同约定的区域或为履行合同所需的区域内。承包人应采取一切必要的预防措施，以保持承包人的设备和人员处于现场区域内，避免其进入邻近地区。</w:t>
      </w:r>
    </w:p>
    <w:p w14:paraId="422CC98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承包人为履行合同义务而占用的其他场所（如预制加工场所、办公及生活营区） 的安保适用本款前述关于现场安保的规定。</w:t>
      </w:r>
    </w:p>
    <w:p w14:paraId="7BF209BB">
      <w:pPr>
        <w:widowControl/>
        <w:wordWrap w:val="0"/>
        <w:topLinePunct/>
        <w:adjustRightInd w:val="0"/>
        <w:snapToGrid w:val="0"/>
        <w:spacing w:after="163" w:afterLines="50" w:line="360" w:lineRule="auto"/>
        <w:outlineLvl w:val="2"/>
        <w:rPr>
          <w:rFonts w:ascii="宋体" w:hAnsi="宋体" w:cs="宋体"/>
        </w:rPr>
      </w:pPr>
      <w:bookmarkStart w:id="794" w:name="_Toc20171786"/>
      <w:bookmarkEnd w:id="794"/>
      <w:bookmarkStart w:id="795" w:name="_Toc23509"/>
      <w:bookmarkStart w:id="796" w:name="_Toc23374"/>
      <w:bookmarkStart w:id="797" w:name="_Toc51766639"/>
      <w:bookmarkStart w:id="798" w:name="_Toc583"/>
      <w:bookmarkStart w:id="799" w:name="_Toc1951"/>
      <w:bookmarkStart w:id="800" w:name="_Toc84930776"/>
      <w:bookmarkStart w:id="801" w:name="_Toc58860226"/>
      <w:r>
        <w:rPr>
          <w:rFonts w:hint="eastAsia" w:ascii="宋体" w:hAnsi="宋体" w:cs="宋体"/>
          <w:szCs w:val="21"/>
          <w:lang w:bidi="ar"/>
        </w:rPr>
        <w:t>7.11  工程照管</w:t>
      </w:r>
      <w:bookmarkEnd w:id="795"/>
      <w:bookmarkEnd w:id="796"/>
      <w:bookmarkEnd w:id="797"/>
      <w:bookmarkEnd w:id="798"/>
      <w:bookmarkEnd w:id="799"/>
      <w:bookmarkEnd w:id="800"/>
      <w:bookmarkEnd w:id="801"/>
    </w:p>
    <w:p w14:paraId="6F959A0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自开始现场施工日期起至发包人应当接收工程之日止，承包人应承担工程现场、材料、设备及承包人文件的照管和维护工作。</w:t>
      </w:r>
    </w:p>
    <w:p w14:paraId="5CBAF4F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如部分工程于竣工验收前提前交付发包人的，则自交付之日起，该部分工程照管及维护职责由发包人承担。</w:t>
      </w:r>
    </w:p>
    <w:p w14:paraId="1B46386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如发包人及承包人进行竣工验收时尚有部分未竣工工程的，承包人应负责该未竣工工程的照管和维护工作，直至竣工后移交给发包人。</w:t>
      </w:r>
    </w:p>
    <w:p w14:paraId="05CC6BA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如合同解除或终止的，承包人自合同解除或终止之日起不再对工程承担照管和维护义务。</w:t>
      </w:r>
    </w:p>
    <w:p w14:paraId="24BC8461">
      <w:pPr>
        <w:widowControl/>
        <w:wordWrap w:val="0"/>
        <w:topLinePunct/>
        <w:adjustRightInd w:val="0"/>
        <w:snapToGrid w:val="0"/>
        <w:spacing w:after="163" w:afterLines="50" w:line="360" w:lineRule="auto"/>
        <w:outlineLvl w:val="1"/>
        <w:rPr>
          <w:rFonts w:ascii="宋体" w:hAnsi="宋体" w:cs="宋体"/>
          <w:kern w:val="0"/>
        </w:rPr>
      </w:pPr>
      <w:bookmarkStart w:id="802" w:name="_Ref508998009"/>
      <w:bookmarkEnd w:id="802"/>
      <w:bookmarkStart w:id="803" w:name="_Toc20171787"/>
      <w:bookmarkEnd w:id="803"/>
      <w:bookmarkStart w:id="804" w:name="_Ref531954518"/>
      <w:bookmarkEnd w:id="804"/>
      <w:bookmarkStart w:id="805" w:name="_Ref531954505"/>
      <w:bookmarkStart w:id="806" w:name="_Toc5871"/>
      <w:bookmarkStart w:id="807" w:name="_Toc6502"/>
      <w:r>
        <w:rPr>
          <w:rFonts w:hint="eastAsia" w:ascii="宋体" w:hAnsi="宋体" w:cs="宋体"/>
          <w:kern w:val="0"/>
          <w:szCs w:val="21"/>
          <w:lang w:bidi="ar"/>
        </w:rPr>
        <w:t>第</w:t>
      </w:r>
      <w:bookmarkEnd w:id="805"/>
      <w:r>
        <w:rPr>
          <w:rFonts w:hint="eastAsia" w:ascii="宋体" w:hAnsi="宋体" w:cs="宋体"/>
          <w:kern w:val="0"/>
          <w:szCs w:val="21"/>
          <w:lang w:bidi="ar"/>
        </w:rPr>
        <w:t>8条  工期和进度</w:t>
      </w:r>
      <w:bookmarkEnd w:id="806"/>
      <w:bookmarkEnd w:id="807"/>
    </w:p>
    <w:p w14:paraId="4A7EBBB4">
      <w:pPr>
        <w:widowControl/>
        <w:wordWrap w:val="0"/>
        <w:topLinePunct/>
        <w:adjustRightInd w:val="0"/>
        <w:snapToGrid w:val="0"/>
        <w:spacing w:after="163" w:afterLines="50" w:line="360" w:lineRule="auto"/>
        <w:outlineLvl w:val="2"/>
        <w:rPr>
          <w:rFonts w:ascii="宋体" w:hAnsi="宋体" w:cs="宋体"/>
        </w:rPr>
      </w:pPr>
      <w:bookmarkStart w:id="808" w:name="_Ref532362075"/>
      <w:bookmarkEnd w:id="808"/>
      <w:bookmarkStart w:id="809" w:name="_Ref532362774"/>
      <w:bookmarkEnd w:id="809"/>
      <w:bookmarkStart w:id="810" w:name="_Ref532362072"/>
      <w:bookmarkEnd w:id="810"/>
      <w:bookmarkStart w:id="811" w:name="_Ref532362777"/>
      <w:bookmarkEnd w:id="811"/>
      <w:bookmarkStart w:id="812" w:name="_Toc20171788"/>
      <w:bookmarkStart w:id="813" w:name="_Toc4852"/>
      <w:bookmarkStart w:id="814" w:name="_Toc29003"/>
      <w:bookmarkStart w:id="815" w:name="_Toc51766641"/>
      <w:bookmarkStart w:id="816" w:name="_Toc84930778"/>
      <w:bookmarkStart w:id="817" w:name="_Toc14217"/>
      <w:bookmarkStart w:id="818" w:name="_Toc30888"/>
      <w:bookmarkStart w:id="819" w:name="_Toc58860228"/>
      <w:r>
        <w:rPr>
          <w:rFonts w:hint="eastAsia" w:ascii="宋体" w:hAnsi="宋体" w:cs="宋体"/>
          <w:szCs w:val="21"/>
          <w:lang w:bidi="ar"/>
        </w:rPr>
        <w:t>8</w:t>
      </w:r>
      <w:bookmarkEnd w:id="812"/>
      <w:r>
        <w:rPr>
          <w:rFonts w:hint="eastAsia" w:ascii="宋体" w:hAnsi="宋体" w:cs="宋体"/>
          <w:szCs w:val="21"/>
          <w:lang w:bidi="ar"/>
        </w:rPr>
        <w:t>.1  开始工作</w:t>
      </w:r>
      <w:bookmarkEnd w:id="813"/>
      <w:bookmarkEnd w:id="814"/>
      <w:bookmarkEnd w:id="815"/>
      <w:bookmarkEnd w:id="816"/>
      <w:bookmarkEnd w:id="817"/>
      <w:bookmarkEnd w:id="818"/>
      <w:bookmarkEnd w:id="819"/>
    </w:p>
    <w:p w14:paraId="7269C63C">
      <w:pPr>
        <w:widowControl/>
        <w:wordWrap w:val="0"/>
        <w:topLinePunct/>
        <w:adjustRightInd w:val="0"/>
        <w:snapToGrid w:val="0"/>
        <w:spacing w:after="163" w:afterLines="50" w:line="360" w:lineRule="auto"/>
        <w:ind w:left="480"/>
        <w:outlineLvl w:val="3"/>
        <w:rPr>
          <w:rFonts w:ascii="宋体" w:hAnsi="宋体" w:cs="宋体"/>
        </w:rPr>
      </w:pPr>
      <w:bookmarkStart w:id="820" w:name="_Ref4428890"/>
      <w:bookmarkEnd w:id="820"/>
      <w:r>
        <w:rPr>
          <w:rFonts w:hint="eastAsia" w:ascii="宋体" w:hAnsi="宋体" w:cs="宋体"/>
          <w:szCs w:val="21"/>
          <w:lang w:bidi="ar"/>
        </w:rPr>
        <w:t>8.1.1开始工作准备</w:t>
      </w:r>
    </w:p>
    <w:p w14:paraId="24F25FD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合同当事人应按专用合同条件约定完成开始工作准备工作。</w:t>
      </w:r>
    </w:p>
    <w:p w14:paraId="5E35311D">
      <w:pPr>
        <w:widowControl/>
        <w:wordWrap w:val="0"/>
        <w:topLinePunct/>
        <w:adjustRightInd w:val="0"/>
        <w:snapToGrid w:val="0"/>
        <w:spacing w:after="163" w:afterLines="50" w:line="360" w:lineRule="auto"/>
        <w:ind w:left="480"/>
        <w:outlineLvl w:val="3"/>
        <w:rPr>
          <w:rFonts w:ascii="宋体" w:hAnsi="宋体" w:cs="宋体"/>
        </w:rPr>
      </w:pPr>
      <w:bookmarkStart w:id="821" w:name="_Ref536790534"/>
      <w:bookmarkEnd w:id="821"/>
      <w:r>
        <w:rPr>
          <w:rFonts w:hint="eastAsia" w:ascii="宋体" w:hAnsi="宋体" w:cs="宋体"/>
          <w:szCs w:val="21"/>
          <w:lang w:bidi="ar"/>
        </w:rPr>
        <w:t>8.1.2开始工作通知</w:t>
      </w:r>
    </w:p>
    <w:p w14:paraId="58127C4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经发包人同意后，工程师应提前7天向承包人发出经发包人签认的开始工作通知，工期自开始工作通知中载明的开始工作日期起算。</w:t>
      </w:r>
    </w:p>
    <w:p w14:paraId="07F9C9D7">
      <w:pPr>
        <w:widowControl/>
        <w:wordWrap w:val="0"/>
        <w:topLinePunct/>
        <w:adjustRightInd w:val="0"/>
        <w:snapToGrid w:val="0"/>
        <w:spacing w:after="163" w:afterLines="50" w:line="360" w:lineRule="auto"/>
        <w:outlineLvl w:val="2"/>
        <w:rPr>
          <w:rFonts w:ascii="宋体" w:hAnsi="宋体" w:cs="宋体"/>
        </w:rPr>
      </w:pPr>
      <w:del w:id="47" w:author="龚龚龚" w:date="2025-04-27T15:48:45Z">
        <w:r>
          <w:rPr>
            <w:rFonts w:hint="eastAsia" w:ascii="宋体" w:hAnsi="宋体" w:cs="宋体"/>
            <w:color w:val="auto"/>
            <w:kern w:val="0"/>
            <w:szCs w:val="21"/>
            <w:highlight w:val="none"/>
            <w:lang w:bidi="ar"/>
          </w:rPr>
          <w:delText>除专用合同条件另有约定外，因发包人原因造成实际开始现场施工日期迟于计划开始现场施工日期后第84天的，承包人有权提出价格调整要求，或者解除合同。发包人应当承担由此增加的费用和（或）延误的工期，并向承包人支付合理利润。</w:delText>
        </w:r>
      </w:del>
      <w:bookmarkStart w:id="822" w:name="_Toc20171789"/>
      <w:bookmarkEnd w:id="822"/>
      <w:bookmarkStart w:id="823" w:name="_Ref532362124"/>
      <w:bookmarkStart w:id="824" w:name="_Toc25430"/>
      <w:bookmarkStart w:id="825" w:name="_Toc84930779"/>
      <w:bookmarkStart w:id="826" w:name="_Toc58860229"/>
      <w:bookmarkStart w:id="827" w:name="_Toc16878"/>
      <w:bookmarkStart w:id="828" w:name="_Toc30444"/>
      <w:bookmarkStart w:id="829" w:name="_Toc51766642"/>
      <w:bookmarkStart w:id="830" w:name="_Toc14196"/>
      <w:r>
        <w:rPr>
          <w:rFonts w:hint="eastAsia" w:ascii="宋体" w:hAnsi="宋体" w:cs="宋体"/>
          <w:szCs w:val="21"/>
          <w:lang w:bidi="ar"/>
        </w:rPr>
        <w:t>8</w:t>
      </w:r>
      <w:bookmarkEnd w:id="823"/>
      <w:r>
        <w:rPr>
          <w:rFonts w:hint="eastAsia" w:ascii="宋体" w:hAnsi="宋体" w:cs="宋体"/>
          <w:szCs w:val="21"/>
          <w:lang w:bidi="ar"/>
        </w:rPr>
        <w:t>.2  竣工日期</w:t>
      </w:r>
      <w:bookmarkEnd w:id="824"/>
      <w:bookmarkEnd w:id="825"/>
      <w:bookmarkEnd w:id="826"/>
      <w:bookmarkEnd w:id="827"/>
      <w:bookmarkEnd w:id="828"/>
      <w:bookmarkEnd w:id="829"/>
      <w:bookmarkEnd w:id="830"/>
      <w:r>
        <w:rPr>
          <w:rFonts w:hint="eastAsia" w:ascii="宋体" w:hAnsi="宋体" w:cs="宋体"/>
          <w:szCs w:val="21"/>
          <w:lang w:bidi="ar"/>
        </w:rPr>
        <w:t xml:space="preserve"> </w:t>
      </w:r>
    </w:p>
    <w:p w14:paraId="0EE324F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承包人应在合同协议书约定的工期内完成合同工作。除专用合同条件另有约定外，工程的竣工日期以第10.1条[竣工验收]的约定为准，并在工程接收证书中写明。</w:t>
      </w:r>
    </w:p>
    <w:p w14:paraId="2191AD5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因发包人原因，在工程师收到承包人竣工验收申请报告42天后未进行验收的，视为验收合格，实际竣工日期以提交竣工验收申请报告的日期为准，但发包人由于不可抗力不能进行验收的除外。</w:t>
      </w:r>
    </w:p>
    <w:p w14:paraId="3E95D17F">
      <w:pPr>
        <w:widowControl/>
        <w:wordWrap w:val="0"/>
        <w:topLinePunct/>
        <w:adjustRightInd w:val="0"/>
        <w:snapToGrid w:val="0"/>
        <w:spacing w:after="163" w:afterLines="50" w:line="360" w:lineRule="auto"/>
        <w:outlineLvl w:val="2"/>
        <w:rPr>
          <w:rFonts w:ascii="宋体" w:hAnsi="宋体" w:cs="宋体"/>
        </w:rPr>
      </w:pPr>
      <w:bookmarkStart w:id="831" w:name="_Ref11863334"/>
      <w:bookmarkEnd w:id="831"/>
      <w:bookmarkStart w:id="832" w:name="_Ref532352853"/>
      <w:bookmarkEnd w:id="832"/>
      <w:bookmarkStart w:id="833" w:name="_Toc20171790"/>
      <w:bookmarkEnd w:id="833"/>
      <w:bookmarkStart w:id="834" w:name="_Ref532352856"/>
      <w:bookmarkEnd w:id="834"/>
      <w:bookmarkStart w:id="835" w:name="_Ref532362204"/>
      <w:bookmarkEnd w:id="835"/>
      <w:bookmarkStart w:id="836" w:name="_Ref532362207"/>
      <w:bookmarkStart w:id="837" w:name="_Toc30412"/>
      <w:bookmarkStart w:id="838" w:name="_Toc10701"/>
      <w:bookmarkStart w:id="839" w:name="_Toc28372"/>
      <w:bookmarkStart w:id="840" w:name="_Toc51766643"/>
      <w:bookmarkStart w:id="841" w:name="_Toc84930780"/>
      <w:bookmarkStart w:id="842" w:name="_Toc58860230"/>
      <w:bookmarkStart w:id="843" w:name="_Toc32669"/>
      <w:r>
        <w:rPr>
          <w:rFonts w:hint="eastAsia" w:ascii="宋体" w:hAnsi="宋体" w:cs="宋体"/>
          <w:szCs w:val="21"/>
          <w:lang w:bidi="ar"/>
        </w:rPr>
        <w:t>8</w:t>
      </w:r>
      <w:bookmarkEnd w:id="836"/>
      <w:r>
        <w:rPr>
          <w:rFonts w:hint="eastAsia" w:ascii="宋体" w:hAnsi="宋体" w:cs="宋体"/>
          <w:szCs w:val="21"/>
          <w:lang w:bidi="ar"/>
        </w:rPr>
        <w:t>.3  项目实施计划</w:t>
      </w:r>
      <w:bookmarkEnd w:id="837"/>
      <w:bookmarkEnd w:id="838"/>
      <w:bookmarkEnd w:id="839"/>
      <w:bookmarkEnd w:id="840"/>
      <w:bookmarkEnd w:id="841"/>
      <w:bookmarkEnd w:id="842"/>
      <w:bookmarkEnd w:id="843"/>
    </w:p>
    <w:p w14:paraId="6302C63C">
      <w:pPr>
        <w:widowControl/>
        <w:wordWrap w:val="0"/>
        <w:topLinePunct/>
        <w:adjustRightInd w:val="0"/>
        <w:snapToGrid w:val="0"/>
        <w:spacing w:after="163" w:afterLines="50" w:line="360" w:lineRule="auto"/>
        <w:ind w:left="480"/>
        <w:outlineLvl w:val="3"/>
        <w:rPr>
          <w:rFonts w:ascii="宋体" w:hAnsi="宋体" w:cs="宋体"/>
        </w:rPr>
      </w:pPr>
      <w:bookmarkStart w:id="844" w:name="_Ref18990904"/>
      <w:bookmarkEnd w:id="844"/>
      <w:r>
        <w:rPr>
          <w:rFonts w:hint="eastAsia" w:ascii="宋体" w:hAnsi="宋体" w:cs="宋体"/>
          <w:szCs w:val="21"/>
          <w:lang w:bidi="ar"/>
        </w:rPr>
        <w:t>8.3.1项目实施计划的内容</w:t>
      </w:r>
    </w:p>
    <w:p w14:paraId="17CB16D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项目实施计划是依据合同和经批准的项目管理计划进行编制并用于对项目实施进行管理和控制的文件，应包含概述、总体实施方案、项目实施要点、项目初步进度计划以及合同当事人在专用合同条件中约定的其他内容。</w:t>
      </w:r>
    </w:p>
    <w:p w14:paraId="6E911EF4">
      <w:pPr>
        <w:widowControl/>
        <w:wordWrap w:val="0"/>
        <w:topLinePunct/>
        <w:adjustRightInd w:val="0"/>
        <w:snapToGrid w:val="0"/>
        <w:spacing w:after="163" w:afterLines="50" w:line="360" w:lineRule="auto"/>
        <w:ind w:left="480"/>
        <w:outlineLvl w:val="3"/>
        <w:rPr>
          <w:rFonts w:ascii="宋体" w:hAnsi="宋体" w:cs="宋体"/>
        </w:rPr>
      </w:pPr>
      <w:bookmarkStart w:id="845" w:name="_Ref18990921"/>
      <w:bookmarkEnd w:id="845"/>
      <w:r>
        <w:rPr>
          <w:rFonts w:hint="eastAsia" w:ascii="宋体" w:hAnsi="宋体" w:cs="宋体"/>
          <w:szCs w:val="21"/>
          <w:lang w:bidi="ar"/>
        </w:rPr>
        <w:t>8.3.2项目实施计划的提交和修改</w:t>
      </w:r>
    </w:p>
    <w:p w14:paraId="1BB5379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专用合同条件另有约定外，承包人应在合同订立后14天内，向工程师提交项目实施计划，工程师应在收到项目实施计划后21天内确认或提出修改意见。对工程师提出的合理意见和要求，承包人应自费修改完善。根据工程实施的实际情况需要修改项目实施计划的，承包人应向工程师提交修改后的项目实施计划。</w:t>
      </w:r>
    </w:p>
    <w:p w14:paraId="013E819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项目进度计划的编制和修改按照第8.4款[项目进度计划]执行。</w:t>
      </w:r>
    </w:p>
    <w:p w14:paraId="5B0D699A">
      <w:pPr>
        <w:widowControl/>
        <w:wordWrap w:val="0"/>
        <w:topLinePunct/>
        <w:adjustRightInd w:val="0"/>
        <w:snapToGrid w:val="0"/>
        <w:spacing w:after="163" w:afterLines="50" w:line="360" w:lineRule="auto"/>
        <w:outlineLvl w:val="2"/>
        <w:rPr>
          <w:rFonts w:ascii="宋体" w:hAnsi="宋体" w:cs="宋体"/>
        </w:rPr>
      </w:pPr>
      <w:bookmarkStart w:id="846" w:name="_Toc20171791"/>
      <w:bookmarkEnd w:id="846"/>
      <w:bookmarkStart w:id="847" w:name="_Ref11865507"/>
      <w:bookmarkStart w:id="848" w:name="_Toc12274"/>
      <w:bookmarkStart w:id="849" w:name="_Toc84930781"/>
      <w:bookmarkStart w:id="850" w:name="_Toc51766644"/>
      <w:bookmarkStart w:id="851" w:name="_Toc58860231"/>
      <w:bookmarkStart w:id="852" w:name="_Toc23351"/>
      <w:bookmarkStart w:id="853" w:name="_Toc6806"/>
      <w:bookmarkStart w:id="854" w:name="_Toc21008"/>
      <w:r>
        <w:rPr>
          <w:rFonts w:hint="eastAsia" w:ascii="宋体" w:hAnsi="宋体" w:cs="宋体"/>
          <w:szCs w:val="21"/>
          <w:lang w:bidi="ar"/>
        </w:rPr>
        <w:t>8</w:t>
      </w:r>
      <w:bookmarkEnd w:id="847"/>
      <w:r>
        <w:rPr>
          <w:rFonts w:hint="eastAsia" w:ascii="宋体" w:hAnsi="宋体" w:cs="宋体"/>
          <w:szCs w:val="21"/>
          <w:lang w:bidi="ar"/>
        </w:rPr>
        <w:t>.4  项目进度计划</w:t>
      </w:r>
      <w:bookmarkEnd w:id="848"/>
      <w:bookmarkEnd w:id="849"/>
      <w:bookmarkEnd w:id="850"/>
      <w:bookmarkEnd w:id="851"/>
      <w:bookmarkEnd w:id="852"/>
      <w:bookmarkEnd w:id="853"/>
      <w:bookmarkEnd w:id="854"/>
    </w:p>
    <w:p w14:paraId="7ABFFEEE">
      <w:pPr>
        <w:widowControl/>
        <w:wordWrap w:val="0"/>
        <w:topLinePunct/>
        <w:adjustRightInd w:val="0"/>
        <w:snapToGrid w:val="0"/>
        <w:spacing w:after="163" w:afterLines="50" w:line="360" w:lineRule="auto"/>
        <w:ind w:left="480"/>
        <w:outlineLvl w:val="3"/>
        <w:rPr>
          <w:rFonts w:ascii="宋体" w:hAnsi="宋体" w:cs="宋体"/>
        </w:rPr>
      </w:pPr>
      <w:bookmarkStart w:id="855" w:name="_Ref4681217"/>
      <w:bookmarkEnd w:id="855"/>
      <w:r>
        <w:rPr>
          <w:rFonts w:hint="eastAsia" w:ascii="宋体" w:hAnsi="宋体" w:cs="宋体"/>
          <w:szCs w:val="21"/>
          <w:lang w:bidi="ar"/>
        </w:rPr>
        <w:t>8.4.1项目进度计划的提交和修改</w:t>
      </w:r>
    </w:p>
    <w:p w14:paraId="142D665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应按照第8.3款[项目实施计划]约定编制并向工程师提交项目初步进度计划，经工程师批准后实施。除专用合同条件另有约定外，工程师应在21天内批复或提出修改意见，否则该项目初步进度计划视为已得到批准。对工程师提出的合理意见和要求，承包人应自费修改完善。</w:t>
      </w:r>
    </w:p>
    <w:p w14:paraId="02F2B21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经工程师批准的项目初步进度计划称为项目进度计划，是控制合同工程进度的依据，工程师有权按照进度计划检查工程进度情况。承包人还应根据项目进度计划，编制更为详细的分阶段或分项的进度计划，由工程师批准。</w:t>
      </w:r>
    </w:p>
    <w:p w14:paraId="7D536BA9">
      <w:pPr>
        <w:widowControl/>
        <w:wordWrap w:val="0"/>
        <w:topLinePunct/>
        <w:adjustRightInd w:val="0"/>
        <w:snapToGrid w:val="0"/>
        <w:spacing w:after="163" w:afterLines="50" w:line="360" w:lineRule="auto"/>
        <w:ind w:left="480"/>
        <w:outlineLvl w:val="3"/>
        <w:rPr>
          <w:rFonts w:ascii="宋体" w:hAnsi="宋体" w:cs="宋体"/>
        </w:rPr>
      </w:pPr>
      <w:bookmarkStart w:id="856" w:name="_Ref4429079"/>
      <w:bookmarkEnd w:id="856"/>
      <w:r>
        <w:rPr>
          <w:rFonts w:hint="eastAsia" w:ascii="宋体" w:hAnsi="宋体" w:cs="宋体"/>
          <w:szCs w:val="21"/>
          <w:lang w:bidi="ar"/>
        </w:rPr>
        <w:t>8.4.2项目进度计划的内容</w:t>
      </w:r>
    </w:p>
    <w:p w14:paraId="2E6D0D5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项目进度计划应当包括设计、承包人文件提交、采购、制造、检验、运达现场、施工、安装、试验的各个阶段的预期时间以及设计和施工组织方案说明等，其编制应当符合国家法律规定和一般工程实践惯例。项目进度计划的具体要求、关键路径及关键路径变化的确定原则、承包人提交的份数和时间等，在专用合同条件约定。</w:t>
      </w:r>
    </w:p>
    <w:p w14:paraId="24766536">
      <w:pPr>
        <w:widowControl/>
        <w:wordWrap w:val="0"/>
        <w:topLinePunct/>
        <w:adjustRightInd w:val="0"/>
        <w:snapToGrid w:val="0"/>
        <w:spacing w:after="163" w:afterLines="50" w:line="360" w:lineRule="auto"/>
        <w:ind w:left="480"/>
        <w:outlineLvl w:val="3"/>
        <w:rPr>
          <w:rFonts w:ascii="宋体" w:hAnsi="宋体" w:cs="宋体"/>
        </w:rPr>
      </w:pPr>
      <w:bookmarkStart w:id="857" w:name="_Ref3848203"/>
      <w:bookmarkEnd w:id="857"/>
      <w:r>
        <w:rPr>
          <w:rFonts w:hint="eastAsia" w:ascii="宋体" w:hAnsi="宋体" w:cs="宋体"/>
          <w:szCs w:val="21"/>
          <w:lang w:bidi="ar"/>
        </w:rPr>
        <w:t>8.4.3项目进度计划的修订</w:t>
      </w:r>
    </w:p>
    <w:p w14:paraId="32821A1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项目进度计划不符合合同要求或与工程的实际进度不一致的，承包人应向工程师提交修订的项目进度计划，并附具有关措施和相关资料。工程师也可以直接向承包人发出修订项目进度计划的通知，承包人如接受，应按该通知修订项目进度计划，报工程师批准。承包人如不接受，应当在14天内答复，如未按时答复视作已接受修订项目进度计划通知中的内容。</w:t>
      </w:r>
    </w:p>
    <w:p w14:paraId="7A9FB7E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专用合同条件另有约定外，工程师应在收到修订的项目进度计划后14天内完成审批或提出修改意见，如未按时答复视作已批准承包人修订后的项目进度计划。工程师对承包人提交的项目进度计划的确认，不能减轻或免除承包人根据法律规定和合同约定应承担的任何责任或义务。</w:t>
      </w:r>
    </w:p>
    <w:p w14:paraId="4B4B34B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除合同当事人另有约定外，项目进度计划的修订并不能减轻或者免除双方按第8.7款[工期延误]、第8.8款[工期提前]、第8.9款[暂停工作]应承担的合同责任。</w:t>
      </w:r>
    </w:p>
    <w:p w14:paraId="03E34D1F">
      <w:pPr>
        <w:widowControl/>
        <w:wordWrap w:val="0"/>
        <w:topLinePunct/>
        <w:adjustRightInd w:val="0"/>
        <w:snapToGrid w:val="0"/>
        <w:spacing w:after="163" w:afterLines="50" w:line="360" w:lineRule="auto"/>
        <w:outlineLvl w:val="2"/>
        <w:rPr>
          <w:rFonts w:ascii="宋体" w:hAnsi="宋体" w:cs="宋体"/>
        </w:rPr>
      </w:pPr>
      <w:bookmarkStart w:id="858" w:name="_Ref532362276"/>
      <w:bookmarkEnd w:id="858"/>
      <w:bookmarkStart w:id="859" w:name="_Ref532362278"/>
      <w:bookmarkEnd w:id="859"/>
      <w:bookmarkStart w:id="860" w:name="_Toc20171792"/>
      <w:bookmarkStart w:id="861" w:name="_Toc18213"/>
      <w:bookmarkStart w:id="862" w:name="_Toc18457"/>
      <w:bookmarkStart w:id="863" w:name="_Toc51766645"/>
      <w:bookmarkStart w:id="864" w:name="_Toc31695"/>
      <w:bookmarkStart w:id="865" w:name="_Toc84930782"/>
      <w:bookmarkStart w:id="866" w:name="_Toc58860232"/>
      <w:bookmarkStart w:id="867" w:name="_Toc12162"/>
      <w:r>
        <w:rPr>
          <w:rFonts w:hint="eastAsia" w:ascii="宋体" w:hAnsi="宋体" w:cs="宋体"/>
          <w:szCs w:val="21"/>
          <w:lang w:bidi="ar"/>
        </w:rPr>
        <w:t>8</w:t>
      </w:r>
      <w:bookmarkEnd w:id="860"/>
      <w:r>
        <w:rPr>
          <w:rFonts w:hint="eastAsia" w:ascii="宋体" w:hAnsi="宋体" w:cs="宋体"/>
          <w:szCs w:val="21"/>
          <w:lang w:bidi="ar"/>
        </w:rPr>
        <w:t>.5  进度报告</w:t>
      </w:r>
      <w:bookmarkEnd w:id="861"/>
      <w:bookmarkEnd w:id="862"/>
      <w:bookmarkEnd w:id="863"/>
      <w:bookmarkEnd w:id="864"/>
      <w:bookmarkEnd w:id="865"/>
      <w:bookmarkEnd w:id="866"/>
      <w:bookmarkEnd w:id="867"/>
    </w:p>
    <w:p w14:paraId="649FB2B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项目实施过程中，承包人应进行实际进度记录，并根据工程师的要求编制月进度报告，并提交给工程师。进度报告应包含以下主要内容：</w:t>
      </w:r>
    </w:p>
    <w:p w14:paraId="413EFE6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（1）工程设计、采购、施工等各个工作内容的进展报告；</w:t>
      </w:r>
    </w:p>
    <w:p w14:paraId="290D350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（2）工程施工方法的一般说明；</w:t>
      </w:r>
    </w:p>
    <w:p w14:paraId="2DABC0C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（3）当月工程实施介入的项目人员、设备和材料的预估明细报告；</w:t>
      </w:r>
    </w:p>
    <w:p w14:paraId="46532F6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 xml:space="preserve">（4）当月实际进度与进度计划对比分析，以及提出未来可能引起工期延误的情形，同时提出应对措施；需要修订项目进度计划的，应对项目进度计划的修订部分进行说明； </w:t>
      </w:r>
    </w:p>
    <w:p w14:paraId="34EADBE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（5）承包人对于解决工期延误所提出的建议；</w:t>
      </w:r>
    </w:p>
    <w:p w14:paraId="515F2AB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（6）其他与工程有关的重大事项。</w:t>
      </w:r>
    </w:p>
    <w:p w14:paraId="2AFA041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进度报告的具体要求等，在专用合同条件约定。</w:t>
      </w:r>
    </w:p>
    <w:p w14:paraId="6C26814B">
      <w:pPr>
        <w:widowControl/>
        <w:wordWrap w:val="0"/>
        <w:topLinePunct/>
        <w:adjustRightInd w:val="0"/>
        <w:snapToGrid w:val="0"/>
        <w:spacing w:after="163" w:afterLines="50" w:line="360" w:lineRule="auto"/>
        <w:outlineLvl w:val="2"/>
        <w:rPr>
          <w:rFonts w:ascii="宋体" w:hAnsi="宋体" w:cs="宋体"/>
        </w:rPr>
      </w:pPr>
      <w:bookmarkStart w:id="868" w:name="_Toc20171793"/>
      <w:bookmarkEnd w:id="868"/>
      <w:bookmarkStart w:id="869" w:name="_Toc84930783"/>
      <w:bookmarkStart w:id="870" w:name="_Toc51766646"/>
      <w:bookmarkStart w:id="871" w:name="_Toc3544"/>
      <w:bookmarkStart w:id="872" w:name="_Toc13112"/>
      <w:bookmarkStart w:id="873" w:name="_Toc11825"/>
      <w:bookmarkStart w:id="874" w:name="_Toc58860233"/>
      <w:bookmarkStart w:id="875" w:name="_Toc8681"/>
      <w:r>
        <w:rPr>
          <w:rFonts w:hint="eastAsia" w:ascii="宋体" w:hAnsi="宋体" w:cs="宋体"/>
          <w:szCs w:val="21"/>
          <w:lang w:bidi="ar"/>
        </w:rPr>
        <w:t>8.6  提前预警</w:t>
      </w:r>
      <w:bookmarkEnd w:id="869"/>
      <w:bookmarkEnd w:id="870"/>
      <w:bookmarkEnd w:id="871"/>
      <w:bookmarkEnd w:id="872"/>
      <w:bookmarkEnd w:id="873"/>
      <w:bookmarkEnd w:id="874"/>
      <w:bookmarkEnd w:id="875"/>
    </w:p>
    <w:p w14:paraId="7D6DB9A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任何一方应当在下列情形发生时尽快书面通知另一方：</w:t>
      </w:r>
    </w:p>
    <w:p w14:paraId="63CE2C7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（1）该情形可能对合同的履行或实现合同目的产生不利影响；</w:t>
      </w:r>
    </w:p>
    <w:p w14:paraId="4340855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（2）该情形可能对工程完成后的使用产生不利影响；</w:t>
      </w:r>
    </w:p>
    <w:p w14:paraId="5B9491A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（3）该情形可能导致合同价款增加；</w:t>
      </w:r>
    </w:p>
    <w:p w14:paraId="0636038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（4）该情形可能导致整个工程或单位/区段工程的工期延长。</w:t>
      </w:r>
    </w:p>
    <w:p w14:paraId="1D621D5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发包人有权要求承包人根据第13.2款[承包人的合理化建议]的约定提交变更建议，采取措施尽量避免或最小化上述情形的发生或影响。</w:t>
      </w:r>
    </w:p>
    <w:p w14:paraId="25E6702B">
      <w:pPr>
        <w:widowControl/>
        <w:wordWrap w:val="0"/>
        <w:topLinePunct/>
        <w:adjustRightInd w:val="0"/>
        <w:snapToGrid w:val="0"/>
        <w:spacing w:after="163" w:afterLines="50" w:line="360" w:lineRule="auto"/>
        <w:outlineLvl w:val="2"/>
        <w:rPr>
          <w:rFonts w:ascii="宋体" w:hAnsi="宋体" w:cs="宋体"/>
        </w:rPr>
      </w:pPr>
      <w:bookmarkStart w:id="876" w:name="_Toc4784162"/>
      <w:bookmarkEnd w:id="876"/>
      <w:bookmarkStart w:id="877" w:name="_Toc4784169"/>
      <w:bookmarkEnd w:id="877"/>
      <w:bookmarkStart w:id="878" w:name="_Toc4784173"/>
      <w:bookmarkEnd w:id="878"/>
      <w:bookmarkStart w:id="879" w:name="_Toc4784166"/>
      <w:bookmarkEnd w:id="879"/>
      <w:bookmarkStart w:id="880" w:name="_Toc4784159"/>
      <w:bookmarkEnd w:id="880"/>
      <w:bookmarkStart w:id="881" w:name="_Toc4784171"/>
      <w:bookmarkEnd w:id="881"/>
      <w:bookmarkStart w:id="882" w:name="_Toc4784165"/>
      <w:bookmarkEnd w:id="882"/>
      <w:bookmarkStart w:id="883" w:name="_Toc4784161"/>
      <w:bookmarkEnd w:id="883"/>
      <w:bookmarkStart w:id="884" w:name="_Toc4784163"/>
      <w:bookmarkEnd w:id="884"/>
      <w:bookmarkStart w:id="885" w:name="_Toc4784170"/>
      <w:bookmarkEnd w:id="885"/>
      <w:bookmarkStart w:id="886" w:name="_Toc4784154"/>
      <w:bookmarkEnd w:id="886"/>
      <w:bookmarkStart w:id="887" w:name="_Ref532362359"/>
      <w:bookmarkEnd w:id="887"/>
      <w:bookmarkStart w:id="888" w:name="_Ref532362356"/>
      <w:bookmarkEnd w:id="888"/>
      <w:bookmarkStart w:id="889" w:name="_Toc4784155"/>
      <w:bookmarkEnd w:id="889"/>
      <w:bookmarkStart w:id="890" w:name="_Toc4784168"/>
      <w:bookmarkEnd w:id="890"/>
      <w:bookmarkStart w:id="891" w:name="_Toc4784175"/>
      <w:bookmarkEnd w:id="891"/>
      <w:bookmarkStart w:id="892" w:name="_Toc4784164"/>
      <w:bookmarkEnd w:id="892"/>
      <w:bookmarkStart w:id="893" w:name="_Toc20171794"/>
      <w:bookmarkEnd w:id="893"/>
      <w:bookmarkStart w:id="894" w:name="_Ref4770106"/>
      <w:bookmarkEnd w:id="894"/>
      <w:bookmarkStart w:id="895" w:name="_Toc4784167"/>
      <w:bookmarkEnd w:id="895"/>
      <w:bookmarkStart w:id="896" w:name="_Toc4784158"/>
      <w:bookmarkEnd w:id="896"/>
      <w:bookmarkStart w:id="897" w:name="_Toc4784160"/>
      <w:bookmarkEnd w:id="897"/>
      <w:bookmarkStart w:id="898" w:name="_Toc4784174"/>
      <w:bookmarkEnd w:id="898"/>
      <w:bookmarkStart w:id="899" w:name="_Toc4784156"/>
      <w:bookmarkEnd w:id="899"/>
      <w:bookmarkStart w:id="900" w:name="_Toc4784172"/>
      <w:bookmarkEnd w:id="900"/>
      <w:bookmarkStart w:id="901" w:name="_Toc4784157"/>
      <w:bookmarkStart w:id="902" w:name="_Toc58860234"/>
      <w:bookmarkStart w:id="903" w:name="_Toc84930784"/>
      <w:bookmarkStart w:id="904" w:name="_Toc51766647"/>
      <w:bookmarkStart w:id="905" w:name="_Toc9657"/>
      <w:bookmarkStart w:id="906" w:name="_Toc19733"/>
      <w:bookmarkStart w:id="907" w:name="_Toc14277"/>
      <w:bookmarkStart w:id="908" w:name="_Toc17470"/>
      <w:r>
        <w:rPr>
          <w:rFonts w:hint="eastAsia" w:ascii="宋体" w:hAnsi="宋体" w:cs="宋体"/>
          <w:szCs w:val="21"/>
          <w:lang w:bidi="ar"/>
        </w:rPr>
        <w:t>8</w:t>
      </w:r>
      <w:bookmarkEnd w:id="901"/>
      <w:r>
        <w:rPr>
          <w:rFonts w:hint="eastAsia" w:ascii="宋体" w:hAnsi="宋体" w:cs="宋体"/>
          <w:szCs w:val="21"/>
          <w:lang w:bidi="ar"/>
        </w:rPr>
        <w:t>.7  工期延误</w:t>
      </w:r>
      <w:bookmarkEnd w:id="902"/>
      <w:bookmarkEnd w:id="903"/>
      <w:bookmarkEnd w:id="904"/>
      <w:bookmarkEnd w:id="905"/>
      <w:bookmarkEnd w:id="906"/>
      <w:bookmarkEnd w:id="907"/>
      <w:bookmarkEnd w:id="908"/>
    </w:p>
    <w:p w14:paraId="142F34EC">
      <w:pPr>
        <w:widowControl/>
        <w:wordWrap w:val="0"/>
        <w:topLinePunct/>
        <w:adjustRightInd w:val="0"/>
        <w:snapToGrid w:val="0"/>
        <w:spacing w:after="163" w:afterLines="50" w:line="360" w:lineRule="auto"/>
        <w:ind w:left="480"/>
        <w:outlineLvl w:val="3"/>
        <w:rPr>
          <w:rFonts w:ascii="宋体" w:hAnsi="宋体" w:cs="宋体"/>
        </w:rPr>
      </w:pPr>
      <w:bookmarkStart w:id="909" w:name="_Ref4796050"/>
      <w:bookmarkEnd w:id="909"/>
      <w:r>
        <w:rPr>
          <w:rFonts w:hint="eastAsia" w:ascii="宋体" w:hAnsi="宋体" w:cs="宋体"/>
          <w:szCs w:val="21"/>
          <w:lang w:bidi="ar"/>
        </w:rPr>
        <w:t>8.7.1因发包人原因导致工期延误</w:t>
      </w:r>
    </w:p>
    <w:p w14:paraId="125A91B2">
      <w:pPr>
        <w:widowControl/>
        <w:adjustRightInd w:val="0"/>
        <w:snapToGrid w:val="0"/>
        <w:spacing w:after="163" w:afterLines="50" w:line="360" w:lineRule="auto"/>
        <w:ind w:firstLine="420" w:firstLineChars="200"/>
        <w:rPr>
          <w:rFonts w:hint="eastAsia" w:ascii="宋体" w:hAnsi="宋体" w:cs="宋体"/>
          <w:kern w:val="0"/>
        </w:rPr>
      </w:pPr>
      <w:r>
        <w:rPr>
          <w:rFonts w:hint="eastAsia" w:ascii="宋体" w:hAnsi="宋体" w:cs="宋体"/>
          <w:kern w:val="0"/>
          <w:szCs w:val="21"/>
          <w:lang w:bidi="ar"/>
        </w:rPr>
        <w:t>在合同履行过程中，因下列情况导致工期延误和（或）费用增加的，由发包人承担由此延误的工期和（或）增加的费用</w:t>
      </w:r>
      <w:ins w:id="48" w:author="龚龚龚" w:date="2025-04-21T15:12:43Z">
        <w:r>
          <w:rPr>
            <w:rFonts w:hint="eastAsia" w:ascii="宋体" w:hAnsi="宋体" w:cs="宋体"/>
            <w:color w:val="auto"/>
            <w:kern w:val="0"/>
            <w:szCs w:val="21"/>
            <w:highlight w:val="none"/>
            <w:lang w:eastAsia="zh-CN" w:bidi="ar"/>
          </w:rPr>
          <w:t>：</w:t>
        </w:r>
      </w:ins>
    </w:p>
    <w:p w14:paraId="046EE74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（1）根据第13条[变更与调整]的约定构成一项变更的；</w:t>
      </w:r>
    </w:p>
    <w:p w14:paraId="53634D5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（2）发包人违反本合同约定，导致工期延误和（或）费用增加的；</w:t>
      </w:r>
    </w:p>
    <w:p w14:paraId="03CFAB4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（3）发包人、发包人代表、工程师或发包人聘请的任意第三方造成或引起的任何延误、妨碍和阻碍；</w:t>
      </w:r>
    </w:p>
    <w:p w14:paraId="5786665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（4）发包人未能依据第6.2.1项[发包人提供的材料和工程设备]的约定提供材料和工程设备导致工期延误和（或）费用增加的；</w:t>
      </w:r>
    </w:p>
    <w:p w14:paraId="622306D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（5）因发包人原因导致的暂停施工；</w:t>
      </w:r>
    </w:p>
    <w:p w14:paraId="4FEB81C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（6）发包人未及时履行相关合同义务，造成工期延误的其他原因。</w:t>
      </w:r>
    </w:p>
    <w:p w14:paraId="087C383B">
      <w:pPr>
        <w:widowControl/>
        <w:wordWrap w:val="0"/>
        <w:topLinePunct/>
        <w:adjustRightInd w:val="0"/>
        <w:snapToGrid w:val="0"/>
        <w:spacing w:after="163" w:afterLines="50" w:line="360" w:lineRule="auto"/>
        <w:ind w:left="480"/>
        <w:outlineLvl w:val="3"/>
        <w:rPr>
          <w:rFonts w:ascii="宋体" w:hAnsi="宋体" w:cs="宋体"/>
        </w:rPr>
      </w:pPr>
      <w:bookmarkStart w:id="910" w:name="_Ref4770209"/>
      <w:bookmarkEnd w:id="910"/>
      <w:r>
        <w:rPr>
          <w:rFonts w:hint="eastAsia" w:ascii="宋体" w:hAnsi="宋体" w:cs="宋体"/>
          <w:szCs w:val="21"/>
          <w:lang w:bidi="ar"/>
        </w:rPr>
        <w:t>8.7.2因承包人原因导致工期延误</w:t>
      </w:r>
    </w:p>
    <w:p w14:paraId="6DE07BF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由于承包人的原因，未能按项目进度计划完成工作，承包人应采取措施加快进度，并承担加快进度所增加的费用。</w:t>
      </w:r>
    </w:p>
    <w:p w14:paraId="39606E0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由于承包人原因造成工期延误并导致逾期竣工的，承包人应支付逾期竣工违约金。逾期竣工违约金的计算方法和最高限额在专用合同条件中约定。承包人支付逾期竣工违约金，不免除承包人完成工作及修补缺陷的义务，且发包人有权从工程进度款、竣工结算款或约定提交的履约担保中扣除相当于逾期竣工违约金的金额。</w:t>
      </w:r>
    </w:p>
    <w:p w14:paraId="22E5B7FC">
      <w:pPr>
        <w:widowControl/>
        <w:wordWrap w:val="0"/>
        <w:topLinePunct/>
        <w:adjustRightInd w:val="0"/>
        <w:snapToGrid w:val="0"/>
        <w:spacing w:after="163" w:afterLines="50" w:line="360" w:lineRule="auto"/>
        <w:ind w:left="480"/>
        <w:outlineLvl w:val="3"/>
        <w:rPr>
          <w:rFonts w:ascii="宋体" w:hAnsi="宋体" w:cs="宋体"/>
        </w:rPr>
      </w:pPr>
      <w:bookmarkStart w:id="911" w:name="_Ref4770872"/>
      <w:bookmarkEnd w:id="911"/>
      <w:r>
        <w:rPr>
          <w:rFonts w:hint="eastAsia" w:ascii="宋体" w:hAnsi="宋体" w:cs="宋体"/>
          <w:szCs w:val="21"/>
          <w:lang w:bidi="ar"/>
        </w:rPr>
        <w:t xml:space="preserve">8.7.3行政审批迟延 </w:t>
      </w:r>
    </w:p>
    <w:p w14:paraId="72CBCCF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合同约定范围内的工作需国家有关部门审批的，发包人和（或）承包人应按照专用合同条件约定的职责分工完成行政审批报送。因国家有关部门审批迟延造成工期延误的，竣工日期相应顺延。造成费用增加的，由双方在负责的范围内各自承担。</w:t>
      </w:r>
    </w:p>
    <w:p w14:paraId="1B22DE97">
      <w:pPr>
        <w:widowControl/>
        <w:wordWrap w:val="0"/>
        <w:topLinePunct/>
        <w:adjustRightInd w:val="0"/>
        <w:snapToGrid w:val="0"/>
        <w:spacing w:after="163" w:afterLines="50" w:line="360" w:lineRule="auto"/>
        <w:ind w:left="480"/>
        <w:outlineLvl w:val="3"/>
        <w:rPr>
          <w:rFonts w:ascii="宋体" w:hAnsi="宋体" w:cs="宋体"/>
        </w:rPr>
      </w:pPr>
      <w:bookmarkStart w:id="912" w:name="_Ref4770933"/>
      <w:bookmarkEnd w:id="912"/>
      <w:r>
        <w:rPr>
          <w:rFonts w:hint="eastAsia" w:ascii="宋体" w:hAnsi="宋体" w:cs="宋体"/>
          <w:szCs w:val="21"/>
          <w:lang w:bidi="ar"/>
        </w:rPr>
        <w:t>8.7.4异常恶劣的气候条件</w:t>
      </w:r>
    </w:p>
    <w:p w14:paraId="34C0DC0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异常恶劣的气候条件是指在施工过程中遇到的，有经验的承包人在订立合同时不可预见的，对合同履行造成实质性影响的，但尚未构成不可抗力事件的恶劣气候条件。合同当事人可以在专用合同条件中约定异常恶劣的气候条件的具体情形。</w:t>
      </w:r>
    </w:p>
    <w:p w14:paraId="79C6F24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应采取克服异常恶劣的气候条件的合理措施继续施工，并及时通知工程师。工程师应当及时发出指示，指示构成变更的，按第13条[变更与调整]约定办理。承包人因采取合理措施而延误的工期由发包人承担。</w:t>
      </w:r>
    </w:p>
    <w:p w14:paraId="2F8BF39D">
      <w:pPr>
        <w:widowControl/>
        <w:wordWrap w:val="0"/>
        <w:topLinePunct/>
        <w:adjustRightInd w:val="0"/>
        <w:snapToGrid w:val="0"/>
        <w:spacing w:after="163" w:afterLines="50" w:line="360" w:lineRule="auto"/>
        <w:outlineLvl w:val="2"/>
        <w:rPr>
          <w:rFonts w:ascii="宋体" w:hAnsi="宋体" w:cs="宋体"/>
        </w:rPr>
      </w:pPr>
      <w:bookmarkStart w:id="913" w:name="_Ref4781828"/>
      <w:bookmarkEnd w:id="913"/>
      <w:bookmarkStart w:id="914" w:name="_Toc20171795"/>
      <w:bookmarkStart w:id="915" w:name="_Toc15968"/>
      <w:bookmarkStart w:id="916" w:name="_Toc51766648"/>
      <w:bookmarkStart w:id="917" w:name="_Toc58860235"/>
      <w:bookmarkStart w:id="918" w:name="_Toc84930785"/>
      <w:bookmarkStart w:id="919" w:name="_Toc11271"/>
      <w:bookmarkStart w:id="920" w:name="_Toc1728"/>
      <w:bookmarkStart w:id="921" w:name="_Toc1606"/>
      <w:r>
        <w:rPr>
          <w:rFonts w:hint="eastAsia" w:ascii="宋体" w:hAnsi="宋体" w:cs="宋体"/>
          <w:szCs w:val="21"/>
          <w:lang w:bidi="ar"/>
        </w:rPr>
        <w:t>8</w:t>
      </w:r>
      <w:bookmarkEnd w:id="914"/>
      <w:r>
        <w:rPr>
          <w:rFonts w:hint="eastAsia" w:ascii="宋体" w:hAnsi="宋体" w:cs="宋体"/>
          <w:szCs w:val="21"/>
          <w:lang w:bidi="ar"/>
        </w:rPr>
        <w:t>.8  工期提前</w:t>
      </w:r>
      <w:bookmarkEnd w:id="915"/>
      <w:bookmarkEnd w:id="916"/>
      <w:bookmarkEnd w:id="917"/>
      <w:bookmarkEnd w:id="918"/>
      <w:bookmarkEnd w:id="919"/>
      <w:bookmarkEnd w:id="920"/>
      <w:bookmarkEnd w:id="921"/>
    </w:p>
    <w:p w14:paraId="26088013">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8.8.1发包人指示承包人提前竣工且被承包人接受的，应与承包人共同协商采取加快工程进度的措施和修订项目进度计划。发包人应承担承包人由此增加的费用，增加的费用按第13条[变更与调整]的约定执行；发包人不得以任何理由要求承包人超过合理限度压缩工期。承包人有权不接受提前竣工的指示，工期按照合同约定执行。</w:t>
      </w:r>
    </w:p>
    <w:p w14:paraId="1362CE3A">
      <w:pPr>
        <w:widowControl/>
        <w:adjustRightInd w:val="0"/>
        <w:snapToGrid w:val="0"/>
        <w:spacing w:after="163" w:afterLines="50" w:line="360" w:lineRule="auto"/>
        <w:ind w:firstLine="420" w:firstLineChars="200"/>
        <w:rPr>
          <w:rFonts w:ascii="宋体" w:hAnsi="宋体" w:cs="宋体"/>
        </w:rPr>
      </w:pPr>
      <w:bookmarkStart w:id="922" w:name="_Ref4429347"/>
      <w:bookmarkEnd w:id="922"/>
      <w:r>
        <w:rPr>
          <w:rFonts w:hint="eastAsia" w:ascii="宋体" w:hAnsi="宋体" w:cs="宋体"/>
          <w:szCs w:val="21"/>
          <w:lang w:bidi="ar"/>
        </w:rPr>
        <w:t>8.8.2承包人提出提前竣工的建议且发包人接受的，应与发包人共同协商采取加快工程进度的措施和修订项目进度计划。发包人应承担承包人由此增加的费用，增加的费用按第13条[变更与调整]的约定执行，并向承包人支付专用合同条件约定的相应奖励金。</w:t>
      </w:r>
    </w:p>
    <w:p w14:paraId="68BB458E">
      <w:pPr>
        <w:widowControl/>
        <w:wordWrap w:val="0"/>
        <w:topLinePunct/>
        <w:adjustRightInd w:val="0"/>
        <w:snapToGrid w:val="0"/>
        <w:spacing w:after="163" w:afterLines="50" w:line="360" w:lineRule="auto"/>
        <w:outlineLvl w:val="2"/>
        <w:rPr>
          <w:rFonts w:ascii="宋体" w:hAnsi="宋体" w:cs="宋体"/>
        </w:rPr>
      </w:pPr>
      <w:bookmarkStart w:id="923" w:name="_Ref4615031"/>
      <w:bookmarkEnd w:id="923"/>
      <w:bookmarkStart w:id="924" w:name="_Ref4615040"/>
      <w:bookmarkEnd w:id="924"/>
      <w:bookmarkStart w:id="925" w:name="_Toc20171796"/>
      <w:bookmarkStart w:id="926" w:name="_Toc84930786"/>
      <w:bookmarkStart w:id="927" w:name="_Toc51766649"/>
      <w:bookmarkStart w:id="928" w:name="_Toc804"/>
      <w:bookmarkStart w:id="929" w:name="_Toc58860236"/>
      <w:bookmarkStart w:id="930" w:name="_Toc23569"/>
      <w:bookmarkStart w:id="931" w:name="_Toc8410"/>
      <w:bookmarkStart w:id="932" w:name="_Toc9940"/>
      <w:r>
        <w:rPr>
          <w:rFonts w:hint="eastAsia" w:ascii="宋体" w:hAnsi="宋体" w:cs="宋体"/>
          <w:szCs w:val="21"/>
          <w:lang w:bidi="ar"/>
        </w:rPr>
        <w:t>8</w:t>
      </w:r>
      <w:bookmarkEnd w:id="925"/>
      <w:r>
        <w:rPr>
          <w:rFonts w:hint="eastAsia" w:ascii="宋体" w:hAnsi="宋体" w:cs="宋体"/>
          <w:szCs w:val="21"/>
          <w:lang w:bidi="ar"/>
        </w:rPr>
        <w:t>.9  暂停工作</w:t>
      </w:r>
      <w:bookmarkEnd w:id="926"/>
      <w:bookmarkEnd w:id="927"/>
      <w:bookmarkEnd w:id="928"/>
      <w:bookmarkEnd w:id="929"/>
      <w:bookmarkEnd w:id="930"/>
      <w:bookmarkEnd w:id="931"/>
      <w:bookmarkEnd w:id="932"/>
      <w:r>
        <w:rPr>
          <w:rFonts w:hint="eastAsia" w:ascii="宋体" w:hAnsi="宋体" w:cs="宋体"/>
          <w:szCs w:val="21"/>
          <w:lang w:bidi="ar"/>
        </w:rPr>
        <w:t xml:space="preserve"> </w:t>
      </w:r>
    </w:p>
    <w:p w14:paraId="6A8FF8E6">
      <w:pPr>
        <w:widowControl/>
        <w:wordWrap w:val="0"/>
        <w:topLinePunct/>
        <w:adjustRightInd w:val="0"/>
        <w:snapToGrid w:val="0"/>
        <w:spacing w:after="163" w:afterLines="50" w:line="360" w:lineRule="auto"/>
        <w:ind w:left="480"/>
        <w:outlineLvl w:val="3"/>
        <w:rPr>
          <w:rFonts w:ascii="宋体" w:hAnsi="宋体" w:cs="宋体"/>
        </w:rPr>
      </w:pPr>
      <w:bookmarkStart w:id="933" w:name="_Ref4709151"/>
      <w:bookmarkEnd w:id="933"/>
      <w:r>
        <w:rPr>
          <w:rFonts w:hint="eastAsia" w:ascii="宋体" w:hAnsi="宋体" w:cs="宋体"/>
          <w:szCs w:val="21"/>
          <w:lang w:bidi="ar"/>
        </w:rPr>
        <w:t>8.9.1由发包人暂停工作</w:t>
      </w:r>
    </w:p>
    <w:p w14:paraId="529FF59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发包人认为必要时，可通过工程师向承包人发出经发包人签认的暂停工作通知，应列明暂停原因、暂停的日期及预计暂停的期限。承包人应按该通知暂停工作。</w:t>
      </w:r>
      <w:bookmarkStart w:id="934" w:name="_Ref4709233"/>
      <w:bookmarkEnd w:id="934"/>
    </w:p>
    <w:p w14:paraId="32BF25E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承包人因执行暂停工作通知而造成费用的增加和（或）工期延误由发包人承担，并有权要求发包人支付合理利润，但由于承包人原因造成发包人暂停工作的除外。</w:t>
      </w:r>
    </w:p>
    <w:p w14:paraId="4BBB3229">
      <w:pPr>
        <w:widowControl/>
        <w:wordWrap w:val="0"/>
        <w:topLinePunct/>
        <w:adjustRightInd w:val="0"/>
        <w:snapToGrid w:val="0"/>
        <w:spacing w:after="163" w:afterLines="50" w:line="360" w:lineRule="auto"/>
        <w:ind w:left="480"/>
        <w:outlineLvl w:val="3"/>
        <w:rPr>
          <w:rFonts w:ascii="宋体" w:hAnsi="宋体" w:cs="宋体"/>
        </w:rPr>
      </w:pPr>
      <w:bookmarkStart w:id="935" w:name="_Ref18972173"/>
      <w:bookmarkEnd w:id="935"/>
      <w:r>
        <w:rPr>
          <w:rFonts w:hint="eastAsia" w:ascii="宋体" w:hAnsi="宋体" w:cs="宋体"/>
          <w:szCs w:val="21"/>
          <w:lang w:bidi="ar"/>
        </w:rPr>
        <w:t xml:space="preserve">8.9.2由承包人暂停工作 </w:t>
      </w:r>
    </w:p>
    <w:p w14:paraId="01313BB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因承包人原因所造成部分或全部工程的暂停，承包人应采取措施尽快复工并赶上进度，由此造成费用的增加或工期延误由承包人承担。因此造成逾期竣工的，承包人应按第8.7.2项[因承包人原因导致工期延误]承担逾期竣工违约责任。</w:t>
      </w:r>
    </w:p>
    <w:p w14:paraId="7E5A68E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合同履行过程中发生下列情形之一的，承包人可向发包人发出通知，要求发包人采取有效措施予以纠正。发包人收到承包人通知后的28天内仍不予以纠正，承包人有权暂停施工，并通知工程师。承包人有权要求发包人延长工期和（或）增加费用，并支付合理利润：</w:t>
      </w:r>
    </w:p>
    <w:p w14:paraId="20EC5914">
      <w:pPr>
        <w:widowControl/>
        <w:adjustRightInd w:val="0"/>
        <w:snapToGrid w:val="0"/>
        <w:spacing w:after="163" w:afterLines="50" w:line="360" w:lineRule="auto"/>
        <w:ind w:firstLine="420" w:firstLineChars="200"/>
        <w:rPr>
          <w:rFonts w:ascii="宋体" w:hAnsi="宋体" w:cs="宋体"/>
          <w:kern w:val="0"/>
        </w:rPr>
      </w:pPr>
      <w:bookmarkStart w:id="936" w:name="_Ref4709224"/>
      <w:bookmarkEnd w:id="936"/>
      <w:r>
        <w:rPr>
          <w:rFonts w:hint="eastAsia" w:ascii="宋体" w:hAnsi="宋体" w:cs="宋体"/>
          <w:kern w:val="0"/>
          <w:szCs w:val="21"/>
          <w:lang w:bidi="ar"/>
        </w:rPr>
        <w:t>（1）发包人拖延、拒绝批准付款申请和支付证书，或未能按合同约定支付价款，导致付款延误的；</w:t>
      </w:r>
    </w:p>
    <w:p w14:paraId="2CF90DD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（2）发包人未按约定履行合同其他义务导致承包人无法继续履行合同的，或者发包人明确表示暂停或实质上已暂停履行合同的；</w:t>
      </w:r>
    </w:p>
    <w:p w14:paraId="46218BF7">
      <w:pPr>
        <w:widowControl/>
        <w:wordWrap w:val="0"/>
        <w:topLinePunct/>
        <w:adjustRightInd w:val="0"/>
        <w:snapToGrid w:val="0"/>
        <w:spacing w:after="163" w:afterLines="50" w:line="360" w:lineRule="auto"/>
        <w:ind w:left="480"/>
        <w:outlineLvl w:val="3"/>
        <w:rPr>
          <w:rFonts w:ascii="宋体" w:hAnsi="宋体" w:cs="宋体"/>
          <w:kern w:val="0"/>
        </w:rPr>
      </w:pPr>
      <w:r>
        <w:rPr>
          <w:rFonts w:hint="eastAsia" w:ascii="宋体" w:hAnsi="宋体" w:cs="宋体"/>
          <w:kern w:val="0"/>
          <w:szCs w:val="21"/>
          <w:lang w:bidi="ar"/>
        </w:rPr>
        <w:t>8</w:t>
      </w:r>
      <w:r>
        <w:rPr>
          <w:rFonts w:ascii="宋体" w:hAnsi="宋体" w:cs="宋体"/>
          <w:kern w:val="0"/>
          <w:szCs w:val="21"/>
          <w:lang w:bidi="ar"/>
        </w:rPr>
        <w:t>.9.3</w:t>
      </w:r>
      <w:r>
        <w:rPr>
          <w:rFonts w:hint="eastAsia" w:ascii="宋体" w:hAnsi="宋体" w:cs="宋体"/>
          <w:kern w:val="0"/>
          <w:szCs w:val="21"/>
          <w:lang w:bidi="ar"/>
        </w:rPr>
        <w:t>除上述原因以外的暂停工作，双方应遵守第17条[不可抗力]的相关约定。</w:t>
      </w:r>
    </w:p>
    <w:p w14:paraId="037E52BC">
      <w:pPr>
        <w:widowControl/>
        <w:wordWrap w:val="0"/>
        <w:topLinePunct/>
        <w:adjustRightInd w:val="0"/>
        <w:snapToGrid w:val="0"/>
        <w:spacing w:after="163" w:afterLines="50" w:line="360" w:lineRule="auto"/>
        <w:ind w:left="480"/>
        <w:outlineLvl w:val="3"/>
        <w:rPr>
          <w:rFonts w:ascii="宋体" w:hAnsi="宋体" w:cs="宋体"/>
        </w:rPr>
      </w:pPr>
      <w:bookmarkStart w:id="937" w:name="_Ref4709158"/>
      <w:bookmarkEnd w:id="937"/>
      <w:r>
        <w:rPr>
          <w:rFonts w:hint="eastAsia" w:ascii="宋体" w:hAnsi="宋体" w:cs="宋体"/>
          <w:szCs w:val="21"/>
          <w:lang w:bidi="ar"/>
        </w:rPr>
        <w:t>8.9.</w:t>
      </w:r>
      <w:r>
        <w:rPr>
          <w:rFonts w:ascii="宋体" w:hAnsi="宋体" w:cs="宋体"/>
          <w:szCs w:val="21"/>
          <w:lang w:bidi="ar"/>
        </w:rPr>
        <w:t>4</w:t>
      </w:r>
      <w:r>
        <w:rPr>
          <w:rFonts w:hint="eastAsia" w:ascii="宋体" w:hAnsi="宋体" w:cs="宋体"/>
          <w:szCs w:val="21"/>
          <w:lang w:bidi="ar"/>
        </w:rPr>
        <w:t xml:space="preserve">暂停工作期间的工程照管 </w:t>
      </w:r>
    </w:p>
    <w:p w14:paraId="039FAD4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不论由于何种原因引起暂停工作的，暂停工作期间，承包人应负责对工程、工程物资及文件等进行照管和保护，并提供安全保障，由此增加的费用按第8.9.1项[由发包人暂停工作]和第8.9.2项[由承包人暂停工作]的约定承担。</w:t>
      </w:r>
    </w:p>
    <w:p w14:paraId="272FF72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因承包人未能尽到照管、保护的责任造成损失的，使发包人的费用增加，（或）竣工日期延误的，由承包人按本合同约定承担责任。</w:t>
      </w:r>
    </w:p>
    <w:p w14:paraId="48FA6AD3">
      <w:pPr>
        <w:widowControl/>
        <w:wordWrap w:val="0"/>
        <w:topLinePunct/>
        <w:adjustRightInd w:val="0"/>
        <w:snapToGrid w:val="0"/>
        <w:spacing w:after="163" w:afterLines="50" w:line="360" w:lineRule="auto"/>
        <w:ind w:left="480"/>
        <w:outlineLvl w:val="3"/>
        <w:rPr>
          <w:rFonts w:ascii="宋体" w:hAnsi="宋体" w:cs="宋体"/>
        </w:rPr>
      </w:pPr>
      <w:r>
        <w:rPr>
          <w:rFonts w:hint="eastAsia" w:ascii="宋体" w:hAnsi="宋体" w:cs="宋体"/>
          <w:szCs w:val="21"/>
          <w:lang w:bidi="ar"/>
        </w:rPr>
        <w:t>8.9.</w:t>
      </w:r>
      <w:r>
        <w:rPr>
          <w:rFonts w:ascii="宋体" w:hAnsi="宋体" w:cs="宋体"/>
          <w:szCs w:val="21"/>
          <w:lang w:bidi="ar"/>
        </w:rPr>
        <w:t>5</w:t>
      </w:r>
      <w:r>
        <w:rPr>
          <w:rFonts w:hint="eastAsia" w:ascii="宋体" w:hAnsi="宋体" w:cs="宋体"/>
          <w:szCs w:val="21"/>
          <w:lang w:bidi="ar"/>
        </w:rPr>
        <w:t>拖长的暂停</w:t>
      </w:r>
    </w:p>
    <w:p w14:paraId="07C4C3D2">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根据第8.9.1项[由发包人暂停工作]暂停工作持续超过56天的，承包人可向发包人发出要求复工的通知。如果发包人没有在收到书面通知后28天内准许已暂停工作的全部或部分继续工作，承包人有权根据第13条[变更与调整]的约定，要求以变更方式调减受暂停影响的部分工程。发包人的暂停超过56天且暂停影响到整个工程的，承包人有权根据第16.2款[由承包人解除合同]的约定，发出解除合同的通知。</w:t>
      </w:r>
    </w:p>
    <w:p w14:paraId="0043379C">
      <w:pPr>
        <w:widowControl/>
        <w:wordWrap w:val="0"/>
        <w:topLinePunct/>
        <w:adjustRightInd w:val="0"/>
        <w:snapToGrid w:val="0"/>
        <w:spacing w:after="163" w:afterLines="50" w:line="360" w:lineRule="auto"/>
        <w:outlineLvl w:val="2"/>
        <w:rPr>
          <w:rFonts w:ascii="宋体" w:hAnsi="宋体" w:cs="宋体"/>
        </w:rPr>
      </w:pPr>
      <w:bookmarkStart w:id="938" w:name="_Toc20171797"/>
      <w:bookmarkEnd w:id="938"/>
      <w:bookmarkStart w:id="939" w:name="_Toc9890"/>
      <w:bookmarkStart w:id="940" w:name="_Toc84930787"/>
      <w:bookmarkStart w:id="941" w:name="_Toc1060"/>
      <w:bookmarkStart w:id="942" w:name="_Toc58860237"/>
      <w:bookmarkStart w:id="943" w:name="_Toc51766650"/>
      <w:bookmarkStart w:id="944" w:name="_Toc14895"/>
      <w:bookmarkStart w:id="945" w:name="_Toc19900"/>
      <w:r>
        <w:rPr>
          <w:rFonts w:hint="eastAsia" w:ascii="宋体" w:hAnsi="宋体" w:cs="宋体"/>
          <w:szCs w:val="21"/>
          <w:lang w:bidi="ar"/>
        </w:rPr>
        <w:t>8.10  复工</w:t>
      </w:r>
      <w:bookmarkEnd w:id="939"/>
      <w:bookmarkEnd w:id="940"/>
      <w:bookmarkEnd w:id="941"/>
      <w:bookmarkEnd w:id="942"/>
      <w:bookmarkEnd w:id="943"/>
      <w:bookmarkEnd w:id="944"/>
      <w:bookmarkEnd w:id="945"/>
      <w:r>
        <w:rPr>
          <w:rFonts w:hint="eastAsia" w:ascii="宋体" w:hAnsi="宋体" w:cs="宋体"/>
          <w:szCs w:val="21"/>
          <w:lang w:bidi="ar"/>
        </w:rPr>
        <w:t xml:space="preserve"> </w:t>
      </w:r>
    </w:p>
    <w:p w14:paraId="71C52877">
      <w:pPr>
        <w:widowControl/>
        <w:wordWrap w:val="0"/>
        <w:topLinePunct/>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8.10.1收到发包人的复工通知后，承包人应按通知时间复工；发包人通知的复工时间应当给予承包人必要的准备复工时间。</w:t>
      </w:r>
    </w:p>
    <w:p w14:paraId="4E632436">
      <w:pPr>
        <w:widowControl/>
        <w:wordWrap w:val="0"/>
        <w:topLinePunct/>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8.10.2不论由于何种原因引起暂停工作，双方均可要求对方一同对受暂停影响的工程、工程设备和工程物资进行检查，承包人应将检查结果及需要恢复、修复的内容和估算通知发包人。</w:t>
      </w:r>
    </w:p>
    <w:p w14:paraId="39D519DB">
      <w:pPr>
        <w:widowControl/>
        <w:wordWrap w:val="0"/>
        <w:topLinePunct/>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8.10.3除第17条[不可抗力]另有约定外，发生的恢复、修复价款及工期延误的后果由责任方承担。</w:t>
      </w:r>
    </w:p>
    <w:p w14:paraId="3535488B">
      <w:pPr>
        <w:widowControl/>
        <w:wordWrap w:val="0"/>
        <w:topLinePunct/>
        <w:adjustRightInd w:val="0"/>
        <w:snapToGrid w:val="0"/>
        <w:spacing w:after="163" w:afterLines="50" w:line="360" w:lineRule="auto"/>
        <w:outlineLvl w:val="1"/>
        <w:rPr>
          <w:rFonts w:ascii="宋体" w:hAnsi="宋体" w:cs="宋体"/>
          <w:kern w:val="0"/>
        </w:rPr>
      </w:pPr>
      <w:bookmarkStart w:id="946" w:name="_Ref4621041"/>
      <w:bookmarkEnd w:id="946"/>
      <w:bookmarkStart w:id="947" w:name="_Ref4621029"/>
      <w:bookmarkEnd w:id="947"/>
      <w:bookmarkStart w:id="948" w:name="_Toc20171798"/>
      <w:bookmarkStart w:id="949" w:name="_Toc2956"/>
      <w:bookmarkStart w:id="950" w:name="_Toc1932"/>
      <w:r>
        <w:rPr>
          <w:rFonts w:hint="eastAsia" w:ascii="宋体" w:hAnsi="宋体" w:cs="宋体"/>
          <w:kern w:val="0"/>
          <w:szCs w:val="21"/>
          <w:lang w:bidi="ar"/>
        </w:rPr>
        <w:t xml:space="preserve">第9条 </w:t>
      </w:r>
      <w:bookmarkEnd w:id="948"/>
      <w:r>
        <w:rPr>
          <w:rFonts w:hint="eastAsia" w:ascii="宋体" w:hAnsi="宋体" w:cs="宋体"/>
          <w:kern w:val="0"/>
          <w:szCs w:val="21"/>
          <w:lang w:bidi="ar"/>
        </w:rPr>
        <w:t xml:space="preserve"> 竣工试验</w:t>
      </w:r>
      <w:bookmarkEnd w:id="949"/>
      <w:bookmarkEnd w:id="950"/>
      <w:r>
        <w:rPr>
          <w:rFonts w:hint="eastAsia" w:ascii="宋体" w:hAnsi="宋体" w:cs="宋体"/>
          <w:kern w:val="0"/>
          <w:szCs w:val="21"/>
          <w:lang w:bidi="ar"/>
        </w:rPr>
        <w:t xml:space="preserve"> </w:t>
      </w:r>
    </w:p>
    <w:p w14:paraId="1A61C66F">
      <w:pPr>
        <w:widowControl/>
        <w:wordWrap w:val="0"/>
        <w:topLinePunct/>
        <w:adjustRightInd w:val="0"/>
        <w:snapToGrid w:val="0"/>
        <w:spacing w:after="163" w:afterLines="50" w:line="360" w:lineRule="auto"/>
        <w:outlineLvl w:val="2"/>
        <w:rPr>
          <w:rFonts w:ascii="宋体" w:hAnsi="宋体" w:cs="宋体"/>
        </w:rPr>
      </w:pPr>
      <w:bookmarkStart w:id="951" w:name="_Ref532586248"/>
      <w:bookmarkEnd w:id="951"/>
      <w:bookmarkStart w:id="952" w:name="_Toc20171799"/>
      <w:bookmarkEnd w:id="952"/>
      <w:bookmarkStart w:id="953" w:name="_Ref532586251"/>
      <w:bookmarkStart w:id="954" w:name="_Toc21284"/>
      <w:bookmarkStart w:id="955" w:name="_Toc58860239"/>
      <w:bookmarkStart w:id="956" w:name="_Toc84930789"/>
      <w:bookmarkStart w:id="957" w:name="_Toc5591"/>
      <w:bookmarkStart w:id="958" w:name="_Toc24008"/>
      <w:bookmarkStart w:id="959" w:name="_Toc51766652"/>
      <w:bookmarkStart w:id="960" w:name="_Toc19338"/>
      <w:r>
        <w:rPr>
          <w:rFonts w:hint="eastAsia" w:ascii="宋体" w:hAnsi="宋体" w:cs="宋体"/>
          <w:szCs w:val="21"/>
          <w:lang w:bidi="ar"/>
        </w:rPr>
        <w:t>9</w:t>
      </w:r>
      <w:bookmarkEnd w:id="953"/>
      <w:r>
        <w:rPr>
          <w:rFonts w:hint="eastAsia" w:ascii="宋体" w:hAnsi="宋体" w:cs="宋体"/>
          <w:szCs w:val="21"/>
          <w:lang w:bidi="ar"/>
        </w:rPr>
        <w:t>.1  竣工试验的义务</w:t>
      </w:r>
      <w:bookmarkEnd w:id="954"/>
      <w:bookmarkEnd w:id="955"/>
      <w:bookmarkEnd w:id="956"/>
      <w:bookmarkEnd w:id="957"/>
      <w:bookmarkEnd w:id="958"/>
      <w:bookmarkEnd w:id="959"/>
      <w:bookmarkEnd w:id="960"/>
    </w:p>
    <w:p w14:paraId="0235B878">
      <w:pPr>
        <w:widowControl/>
        <w:wordWrap w:val="0"/>
        <w:topLinePunct/>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9.1.1承包人完成工程或区段工程进行竣工试验所需的作业，并根据第5.4款[竣工文件]和第5.5款[操作和维修手册]提交文件后，进行竣工试验。</w:t>
      </w:r>
      <w:bookmarkStart w:id="961" w:name="_Ref532586608"/>
      <w:bookmarkEnd w:id="961"/>
    </w:p>
    <w:p w14:paraId="549171B9">
      <w:pPr>
        <w:widowControl/>
        <w:wordWrap w:val="0"/>
        <w:topLinePunct/>
        <w:adjustRightInd w:val="0"/>
        <w:snapToGrid w:val="0"/>
        <w:spacing w:after="163" w:afterLines="50" w:line="360" w:lineRule="auto"/>
        <w:ind w:firstLine="420" w:firstLineChars="200"/>
        <w:rPr>
          <w:rFonts w:ascii="宋体" w:hAnsi="宋体" w:cs="宋体"/>
        </w:rPr>
      </w:pPr>
      <w:bookmarkStart w:id="962" w:name="_Ref11919920"/>
      <w:bookmarkEnd w:id="962"/>
      <w:r>
        <w:rPr>
          <w:rFonts w:hint="eastAsia" w:ascii="宋体" w:hAnsi="宋体" w:cs="宋体"/>
          <w:szCs w:val="21"/>
          <w:lang w:bidi="ar"/>
        </w:rPr>
        <w:t>9.1.2承包人应在进行竣工试验之前，至少提前42天向工程师提交详细的竣工试验计划，该计划应载明竣工试验的内容、地点、拟开展时间和需要发包人提供的资源条件。工程师应在收到计划后的14天内进行审查，并就该计划不符合合同的部分提出意见，承包人应在收到意见后的14天内自费对计划进行修正。工程师逾期未提出意见的，视为竣工试验计划已得到确认。除提交竣工试验计划外，承包人还应提前21天将可以开始进行各项竣工试验的日期通知工程师，并在该日期后的14天内或工程师指示的日期进行竣工试验。</w:t>
      </w:r>
    </w:p>
    <w:p w14:paraId="3A86AA34">
      <w:pPr>
        <w:widowControl/>
        <w:wordWrap w:val="0"/>
        <w:topLinePunct/>
        <w:adjustRightInd w:val="0"/>
        <w:snapToGrid w:val="0"/>
        <w:spacing w:after="163" w:afterLines="50" w:line="360" w:lineRule="auto"/>
        <w:ind w:firstLine="420" w:firstLineChars="200"/>
        <w:rPr>
          <w:rFonts w:ascii="宋体" w:hAnsi="宋体" w:cs="宋体"/>
        </w:rPr>
      </w:pPr>
      <w:bookmarkStart w:id="963" w:name="_Ref532688147"/>
      <w:bookmarkEnd w:id="963"/>
      <w:r>
        <w:rPr>
          <w:rFonts w:hint="eastAsia" w:ascii="宋体" w:hAnsi="宋体" w:cs="宋体"/>
          <w:szCs w:val="21"/>
          <w:lang w:bidi="ar"/>
        </w:rPr>
        <w:t>9.1.3承包人应根据经确认的竣工试验计划以及第6.5款[由承包人试验和</w:t>
      </w:r>
      <w:r>
        <w:rPr>
          <w:rFonts w:ascii="宋体" w:hAnsi="宋体" w:cs="宋体"/>
          <w:szCs w:val="21"/>
          <w:lang w:bidi="ar"/>
        </w:rPr>
        <w:t>检验</w:t>
      </w:r>
      <w:r>
        <w:rPr>
          <w:rFonts w:hint="eastAsia" w:ascii="宋体" w:hAnsi="宋体" w:cs="宋体"/>
          <w:szCs w:val="21"/>
          <w:lang w:bidi="ar"/>
        </w:rPr>
        <w:t>]进行竣工试验。除《发包人要求》中另有说明外，竣工试验应按以下顺序分阶段进行，即只有在工程或区段工程已通过上一阶段试验的情况下，才可进行下一阶段试验：</w:t>
      </w:r>
    </w:p>
    <w:p w14:paraId="66408807">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（1）承包人进行启动前试验，包括适当的检查和功能性试验，以证明工程或区段工程的每一部分均能够安全地承受下一阶段试验；</w:t>
      </w:r>
    </w:p>
    <w:p w14:paraId="6E590AF1">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（2）承包人进行启动试验，以证明工程或区段工程能够在所有可利用的操作条件下安全运行，并按照专用合同条件和《发包人要求》中的规定操作；</w:t>
      </w:r>
    </w:p>
    <w:p w14:paraId="2547C60F">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（3）承包人进行试运行试验。当工程或区段工程能稳定安全运行时，承包人应通知工程师，可以进行其他竣工试验，包括各种性能测试，以证明工程或区段工程符合《发包人要求》中列明的性能保证指标。</w:t>
      </w:r>
    </w:p>
    <w:p w14:paraId="690AF66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进行上述试验不应构成第10条[验收和工程接收]规定的接收，但试验所产生的任何产品或其他收益均应归属于发包人。</w:t>
      </w:r>
    </w:p>
    <w:p w14:paraId="1700F677">
      <w:pPr>
        <w:widowControl/>
        <w:wordWrap w:val="0"/>
        <w:topLinePunct/>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9.1.4完成上述各阶段竣工试验后，承包人应向工程师提交试验结果报告，试验结果须符合约定的标准、规范和数据。工程师应在收到报告后14天内予以回复，逾期未回复的，视为认可竣工试验结果。但在考虑工程或区段工程是否通过竣工试验时，应适当考虑发包人对工程或其任何部分的使用，对工程或区段工程的性能、特性和试验结果产生的影响。</w:t>
      </w:r>
    </w:p>
    <w:p w14:paraId="73941AA7">
      <w:pPr>
        <w:widowControl/>
        <w:wordWrap w:val="0"/>
        <w:topLinePunct/>
        <w:adjustRightInd w:val="0"/>
        <w:snapToGrid w:val="0"/>
        <w:spacing w:after="163" w:afterLines="50" w:line="360" w:lineRule="auto"/>
        <w:outlineLvl w:val="2"/>
        <w:rPr>
          <w:rFonts w:ascii="宋体" w:hAnsi="宋体" w:cs="宋体"/>
        </w:rPr>
      </w:pPr>
      <w:bookmarkStart w:id="964" w:name="_Toc20171800"/>
      <w:bookmarkEnd w:id="964"/>
      <w:bookmarkStart w:id="965" w:name="_Toc84930790"/>
      <w:bookmarkStart w:id="966" w:name="_Toc30512"/>
      <w:bookmarkStart w:id="967" w:name="_Toc2957"/>
      <w:bookmarkStart w:id="968" w:name="_Toc15651"/>
      <w:bookmarkStart w:id="969" w:name="_Toc58860240"/>
      <w:bookmarkStart w:id="970" w:name="_Toc51766653"/>
      <w:bookmarkStart w:id="971" w:name="_Toc7847"/>
      <w:r>
        <w:rPr>
          <w:rFonts w:hint="eastAsia" w:ascii="宋体" w:hAnsi="宋体" w:cs="宋体"/>
          <w:szCs w:val="21"/>
          <w:lang w:bidi="ar"/>
        </w:rPr>
        <w:t>9.2  延误的试验</w:t>
      </w:r>
      <w:bookmarkEnd w:id="965"/>
      <w:bookmarkEnd w:id="966"/>
      <w:bookmarkEnd w:id="967"/>
      <w:bookmarkEnd w:id="968"/>
      <w:bookmarkEnd w:id="969"/>
      <w:bookmarkEnd w:id="970"/>
      <w:bookmarkEnd w:id="971"/>
    </w:p>
    <w:p w14:paraId="42E8C94D">
      <w:pPr>
        <w:widowControl/>
        <w:wordWrap w:val="0"/>
        <w:topLinePunct/>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9.2.1如果承包人已根据第9.1款[竣工试验的义务]就可以开始进行各项竣工试验的日期通知工程师，但该等试验因发包人原因被延误14天以上的，发包人应承担由此增加的费用和工期延误，并支付承包人合理利润。同时，承包人应在合理可行的情况下尽快进行竣工试验。</w:t>
      </w:r>
    </w:p>
    <w:p w14:paraId="01CA03FA">
      <w:pPr>
        <w:widowControl/>
        <w:wordWrap w:val="0"/>
        <w:topLinePunct/>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9.2.2承包人无正当理由延误进行竣工试验的，工程师可向其发出通知，要求其在收到通知后的21天内进行该项竣工试验。承包人应在该21天的期限内确定进行试验的日期，并至少提前7天通知工程师。</w:t>
      </w:r>
    </w:p>
    <w:p w14:paraId="735409B8">
      <w:pPr>
        <w:widowControl/>
        <w:wordWrap w:val="0"/>
        <w:topLinePunct/>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9.2.3如果承包人未在该期限内进行竣工试验，则发包人有权自行组织该项竣工试验，由此产生的合理费用由承包人承担。发包人应在试验完成后28天内向承包人发送试验结果。</w:t>
      </w:r>
    </w:p>
    <w:p w14:paraId="4AE866CA">
      <w:pPr>
        <w:widowControl/>
        <w:wordWrap w:val="0"/>
        <w:topLinePunct/>
        <w:adjustRightInd w:val="0"/>
        <w:snapToGrid w:val="0"/>
        <w:spacing w:after="163" w:afterLines="50" w:line="360" w:lineRule="auto"/>
        <w:outlineLvl w:val="2"/>
        <w:rPr>
          <w:rFonts w:ascii="宋体" w:hAnsi="宋体" w:cs="宋体"/>
        </w:rPr>
      </w:pPr>
      <w:bookmarkStart w:id="972" w:name="_Toc20171801"/>
      <w:bookmarkEnd w:id="972"/>
      <w:bookmarkStart w:id="973" w:name="_Ref532594588"/>
      <w:bookmarkEnd w:id="973"/>
      <w:bookmarkStart w:id="974" w:name="_Ref532594592"/>
      <w:bookmarkStart w:id="975" w:name="_Toc12323"/>
      <w:bookmarkStart w:id="976" w:name="_Toc8834"/>
      <w:bookmarkStart w:id="977" w:name="_Toc51766654"/>
      <w:bookmarkStart w:id="978" w:name="_Toc10777"/>
      <w:bookmarkStart w:id="979" w:name="_Toc84930791"/>
      <w:bookmarkStart w:id="980" w:name="_Toc7717"/>
      <w:bookmarkStart w:id="981" w:name="_Toc58860241"/>
      <w:r>
        <w:rPr>
          <w:rFonts w:hint="eastAsia" w:ascii="宋体" w:hAnsi="宋体" w:cs="宋体"/>
          <w:szCs w:val="21"/>
          <w:lang w:bidi="ar"/>
        </w:rPr>
        <w:t>9</w:t>
      </w:r>
      <w:bookmarkEnd w:id="974"/>
      <w:r>
        <w:rPr>
          <w:rFonts w:hint="eastAsia" w:ascii="宋体" w:hAnsi="宋体" w:cs="宋体"/>
          <w:szCs w:val="21"/>
          <w:lang w:bidi="ar"/>
        </w:rPr>
        <w:t>.3  重新试验</w:t>
      </w:r>
      <w:bookmarkEnd w:id="975"/>
      <w:bookmarkEnd w:id="976"/>
      <w:bookmarkEnd w:id="977"/>
      <w:bookmarkEnd w:id="978"/>
      <w:bookmarkEnd w:id="979"/>
      <w:bookmarkEnd w:id="980"/>
      <w:bookmarkEnd w:id="981"/>
      <w:r>
        <w:rPr>
          <w:rFonts w:hint="eastAsia" w:ascii="宋体" w:hAnsi="宋体" w:cs="宋体"/>
          <w:szCs w:val="21"/>
          <w:lang w:bidi="ar"/>
        </w:rPr>
        <w:t xml:space="preserve"> </w:t>
      </w:r>
    </w:p>
    <w:p w14:paraId="275C084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如果工程或区段工程未能通过竣工试验，则承包人应根据第6.6款[缺陷和修补]修补缺陷。发包人或承包人可要求按相同的条件，重新进行未通过的试验以及相关工程或区段工程的竣工试验。该等重新进行的试验仍应适用本条对于竣工试验的规定。</w:t>
      </w:r>
    </w:p>
    <w:p w14:paraId="3089175B">
      <w:pPr>
        <w:widowControl/>
        <w:wordWrap w:val="0"/>
        <w:topLinePunct/>
        <w:adjustRightInd w:val="0"/>
        <w:snapToGrid w:val="0"/>
        <w:spacing w:after="163" w:afterLines="50" w:line="360" w:lineRule="auto"/>
        <w:outlineLvl w:val="2"/>
        <w:rPr>
          <w:rFonts w:ascii="宋体" w:hAnsi="宋体" w:cs="宋体"/>
        </w:rPr>
      </w:pPr>
      <w:bookmarkStart w:id="982" w:name="_Ref532688226"/>
      <w:bookmarkEnd w:id="982"/>
      <w:bookmarkStart w:id="983" w:name="_Ref532688221"/>
      <w:bookmarkEnd w:id="983"/>
      <w:bookmarkStart w:id="984" w:name="_Toc20171802"/>
      <w:bookmarkStart w:id="985" w:name="_Toc58860242"/>
      <w:bookmarkStart w:id="986" w:name="_Toc51766655"/>
      <w:bookmarkStart w:id="987" w:name="_Toc84930792"/>
      <w:bookmarkStart w:id="988" w:name="_Toc6741"/>
      <w:bookmarkStart w:id="989" w:name="_Toc5444"/>
      <w:bookmarkStart w:id="990" w:name="_Toc20473"/>
      <w:bookmarkStart w:id="991" w:name="_Toc298"/>
      <w:r>
        <w:rPr>
          <w:rFonts w:hint="eastAsia" w:ascii="宋体" w:hAnsi="宋体" w:cs="宋体"/>
          <w:szCs w:val="21"/>
          <w:lang w:bidi="ar"/>
        </w:rPr>
        <w:t>9</w:t>
      </w:r>
      <w:bookmarkEnd w:id="984"/>
      <w:r>
        <w:rPr>
          <w:rFonts w:hint="eastAsia" w:ascii="宋体" w:hAnsi="宋体" w:cs="宋体"/>
          <w:szCs w:val="21"/>
          <w:lang w:bidi="ar"/>
        </w:rPr>
        <w:t>.4  未能通过竣工试验</w:t>
      </w:r>
      <w:bookmarkEnd w:id="985"/>
      <w:bookmarkEnd w:id="986"/>
      <w:bookmarkEnd w:id="987"/>
      <w:bookmarkEnd w:id="988"/>
      <w:bookmarkEnd w:id="989"/>
      <w:bookmarkEnd w:id="990"/>
      <w:bookmarkEnd w:id="991"/>
    </w:p>
    <w:p w14:paraId="48CBB61A">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9.4.1因发包人原因导致竣工试验未能通过的，承包人进行竣工试验的费用由发包人承担，竣工日期相应顺延。</w:t>
      </w:r>
    </w:p>
    <w:p w14:paraId="2D0D79EB">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9.4.2如果工程或区段工程未能通过根据第9.3款[重新试验]重新进行的竣工试验的，则：</w:t>
      </w:r>
    </w:p>
    <w:p w14:paraId="5FB85A2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（1）发包人有权要求承包人根据第6.6款[缺陷和修补]继续进行修补和改正，并根据第9.3款[重新试验]再次进行竣工试验；</w:t>
      </w:r>
    </w:p>
    <w:p w14:paraId="3FD14D5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未能通过竣工试验，对工程或区段工程的操作或使用未产生实质性影响的，发包人有权要求承包人自费修复，承担因此增加的费用和误期损害赔偿责任，并赔偿发包人的相应损失；无法修复时，发包人有权扣减该部分的相应付款，同时视为通过竣工验收；</w:t>
      </w:r>
    </w:p>
    <w:p w14:paraId="24C47577">
      <w:pPr>
        <w:widowControl/>
        <w:adjustRightInd w:val="0"/>
        <w:snapToGrid w:val="0"/>
        <w:spacing w:after="163" w:afterLines="50" w:line="360" w:lineRule="auto"/>
        <w:ind w:firstLine="420" w:firstLineChars="200"/>
        <w:rPr>
          <w:rFonts w:ascii="宋体" w:hAnsi="宋体" w:cs="宋体"/>
          <w:kern w:val="0"/>
        </w:rPr>
      </w:pPr>
      <w:bookmarkStart w:id="992" w:name="_Ref4621461"/>
      <w:bookmarkEnd w:id="992"/>
      <w:r>
        <w:rPr>
          <w:rFonts w:hint="eastAsia" w:ascii="宋体" w:hAnsi="宋体" w:cs="宋体"/>
          <w:kern w:val="0"/>
          <w:szCs w:val="21"/>
          <w:lang w:bidi="ar"/>
        </w:rPr>
        <w:t>（3）未能通过竣工试验，使工程或区段工程的任何主要部分丧失了生产、使用功能时，发包人有权指令承包人更换相关部分，承包人应承担因此增加的费用和误期损害赔偿责任，并赔偿发包人的相应损失；</w:t>
      </w:r>
    </w:p>
    <w:p w14:paraId="17EDE99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未能通过竣工试验，使整个工程或区段工程丧失了生产、使用功能时，发包人可拒收工程或区段工程，或指令承包人重新设计、重置相关部分，承包人应承担因此增加的费用和误期损害赔偿责任，并赔偿发包人的相应损失。同时发包人有权根据第16.1款[由发包人解除合同]的约定解除合同。</w:t>
      </w:r>
    </w:p>
    <w:p w14:paraId="4BC1AD93">
      <w:pPr>
        <w:widowControl/>
        <w:wordWrap w:val="0"/>
        <w:topLinePunct/>
        <w:adjustRightInd w:val="0"/>
        <w:snapToGrid w:val="0"/>
        <w:spacing w:after="163" w:afterLines="50" w:line="360" w:lineRule="auto"/>
        <w:outlineLvl w:val="1"/>
        <w:rPr>
          <w:rFonts w:ascii="宋体" w:hAnsi="宋体" w:cs="宋体"/>
          <w:kern w:val="0"/>
        </w:rPr>
      </w:pPr>
      <w:bookmarkStart w:id="993" w:name="_Ref4624043"/>
      <w:bookmarkEnd w:id="993"/>
      <w:bookmarkStart w:id="994" w:name="_Ref4618338"/>
      <w:bookmarkEnd w:id="994"/>
      <w:bookmarkStart w:id="995" w:name="_Toc20171803"/>
      <w:bookmarkEnd w:id="995"/>
      <w:bookmarkStart w:id="996" w:name="_Ref4618348"/>
      <w:bookmarkStart w:id="997" w:name="_Toc14129"/>
      <w:bookmarkStart w:id="998" w:name="_Toc294"/>
      <w:r>
        <w:rPr>
          <w:rFonts w:hint="eastAsia" w:ascii="宋体" w:hAnsi="宋体" w:cs="宋体"/>
          <w:kern w:val="0"/>
          <w:szCs w:val="21"/>
          <w:lang w:bidi="ar"/>
        </w:rPr>
        <w:t>第1</w:t>
      </w:r>
      <w:bookmarkEnd w:id="996"/>
      <w:r>
        <w:rPr>
          <w:rFonts w:hint="eastAsia" w:ascii="宋体" w:hAnsi="宋体" w:cs="宋体"/>
          <w:kern w:val="0"/>
          <w:szCs w:val="21"/>
          <w:lang w:bidi="ar"/>
        </w:rPr>
        <w:t>0条  验收和工程接收</w:t>
      </w:r>
      <w:bookmarkEnd w:id="997"/>
      <w:bookmarkEnd w:id="998"/>
    </w:p>
    <w:p w14:paraId="582E184C">
      <w:pPr>
        <w:widowControl/>
        <w:wordWrap w:val="0"/>
        <w:topLinePunct/>
        <w:adjustRightInd w:val="0"/>
        <w:snapToGrid w:val="0"/>
        <w:spacing w:after="163" w:afterLines="50" w:line="360" w:lineRule="auto"/>
        <w:outlineLvl w:val="2"/>
        <w:rPr>
          <w:rFonts w:ascii="宋体" w:hAnsi="宋体" w:cs="宋体"/>
        </w:rPr>
      </w:pPr>
      <w:bookmarkStart w:id="999" w:name="_Ref532359143"/>
      <w:bookmarkEnd w:id="999"/>
      <w:bookmarkStart w:id="1000" w:name="_Toc20171804"/>
      <w:bookmarkEnd w:id="1000"/>
      <w:bookmarkStart w:id="1001" w:name="_Ref532359152"/>
      <w:bookmarkEnd w:id="1001"/>
      <w:bookmarkStart w:id="1002" w:name="_Ref532300801"/>
      <w:bookmarkEnd w:id="1002"/>
      <w:bookmarkStart w:id="1003" w:name="_Ref532300804"/>
      <w:bookmarkEnd w:id="1003"/>
      <w:bookmarkStart w:id="1004" w:name="_Ref532301202"/>
      <w:bookmarkEnd w:id="1004"/>
      <w:bookmarkStart w:id="1005" w:name="_Ref532301199"/>
      <w:bookmarkStart w:id="1006" w:name="_Toc18977"/>
      <w:bookmarkStart w:id="1007" w:name="_Toc84930794"/>
      <w:bookmarkStart w:id="1008" w:name="_Toc58860244"/>
      <w:bookmarkStart w:id="1009" w:name="_Toc51766657"/>
      <w:bookmarkStart w:id="1010" w:name="_Toc22862"/>
      <w:bookmarkStart w:id="1011" w:name="_Toc8870"/>
      <w:bookmarkStart w:id="1012" w:name="_Toc365"/>
      <w:r>
        <w:rPr>
          <w:rFonts w:hint="eastAsia" w:ascii="宋体" w:hAnsi="宋体" w:cs="宋体"/>
          <w:szCs w:val="21"/>
          <w:lang w:bidi="ar"/>
        </w:rPr>
        <w:t>1</w:t>
      </w:r>
      <w:bookmarkEnd w:id="1005"/>
      <w:r>
        <w:rPr>
          <w:rFonts w:hint="eastAsia" w:ascii="宋体" w:hAnsi="宋体" w:cs="宋体"/>
          <w:szCs w:val="21"/>
          <w:lang w:bidi="ar"/>
        </w:rPr>
        <w:t>0.1  竣工验收</w:t>
      </w:r>
      <w:bookmarkEnd w:id="1006"/>
      <w:bookmarkEnd w:id="1007"/>
      <w:bookmarkEnd w:id="1008"/>
      <w:bookmarkEnd w:id="1009"/>
      <w:bookmarkEnd w:id="1010"/>
      <w:bookmarkEnd w:id="1011"/>
      <w:bookmarkEnd w:id="1012"/>
    </w:p>
    <w:p w14:paraId="508084D8">
      <w:pPr>
        <w:widowControl/>
        <w:wordWrap w:val="0"/>
        <w:topLinePunct/>
        <w:adjustRightInd w:val="0"/>
        <w:snapToGrid w:val="0"/>
        <w:spacing w:after="163" w:afterLines="50" w:line="360" w:lineRule="auto"/>
        <w:ind w:left="480"/>
        <w:outlineLvl w:val="3"/>
        <w:rPr>
          <w:rFonts w:ascii="宋体" w:hAnsi="宋体" w:cs="宋体"/>
        </w:rPr>
      </w:pPr>
      <w:bookmarkStart w:id="1013" w:name="_Ref532628356"/>
      <w:bookmarkEnd w:id="1013"/>
      <w:r>
        <w:rPr>
          <w:rFonts w:hint="eastAsia" w:ascii="宋体" w:hAnsi="宋体" w:cs="宋体"/>
          <w:szCs w:val="21"/>
          <w:lang w:bidi="ar"/>
        </w:rPr>
        <w:t>10.1.1竣工验收条件</w:t>
      </w:r>
    </w:p>
    <w:p w14:paraId="3AF97C1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工程具备以下条件的，承包人可以申请竣工验收：</w:t>
      </w:r>
    </w:p>
    <w:p w14:paraId="4069DF8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除因第13条[变更与调整]导致的工程量删减和第14.5.3项[扫尾工作清单]列入缺陷责任期内完成的扫尾工程和缺陷修补工作外，合同范围内的全部单位/区段工程以及有关工作，包括合同要求的试验和竣工试验均已完成，并符合合同要求；</w:t>
      </w:r>
    </w:p>
    <w:p w14:paraId="74F794E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（2）已按合同约定编制了扫尾工作和缺陷修补工作清单以及相应实施计划；</w:t>
      </w:r>
    </w:p>
    <w:p w14:paraId="385D2AD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（3）已按合同约定的内容和份数备齐竣工资料；</w:t>
      </w:r>
    </w:p>
    <w:p w14:paraId="1991CC8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（4）合同约定要求在竣工验收前应完成的其他工作。</w:t>
      </w:r>
    </w:p>
    <w:p w14:paraId="543C6E7C">
      <w:pPr>
        <w:widowControl/>
        <w:wordWrap w:val="0"/>
        <w:topLinePunct/>
        <w:adjustRightInd w:val="0"/>
        <w:snapToGrid w:val="0"/>
        <w:spacing w:after="163" w:afterLines="50" w:line="360" w:lineRule="auto"/>
        <w:ind w:left="480"/>
        <w:outlineLvl w:val="3"/>
        <w:rPr>
          <w:rFonts w:ascii="宋体" w:hAnsi="宋体" w:cs="宋体"/>
        </w:rPr>
      </w:pPr>
      <w:bookmarkStart w:id="1014" w:name="_Ref4429424"/>
      <w:bookmarkEnd w:id="1014"/>
      <w:r>
        <w:rPr>
          <w:rFonts w:hint="eastAsia" w:ascii="宋体" w:hAnsi="宋体" w:cs="宋体"/>
          <w:szCs w:val="21"/>
          <w:lang w:bidi="ar"/>
        </w:rPr>
        <w:t>10.1.2竣工验收程序</w:t>
      </w:r>
    </w:p>
    <w:p w14:paraId="5888976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除专用合同条件另有约定外，承包人申请竣工验收的，应当按照以下程序进行：</w:t>
      </w:r>
    </w:p>
    <w:p w14:paraId="68FFFF3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承包人向工程师报送竣工验收申请报告，工程师应在收到竣工验收申请报告后14天内完成审查并报送发包人。工程师审查后认为尚不具备竣工验收条件的，应在收到竣工验收申请报告后的14天内通知承包人，指出在颁发接收证书前承包人还需进行的工作内容。承包人完成工程师通知的全部工作内容后，应再次提交竣工验收申请报告，直至工程师同意为止。</w:t>
      </w:r>
    </w:p>
    <w:p w14:paraId="7C6549D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工程师同意承包人提交的竣工验收申请报告的，或工程师收到竣工验收申请报告后14天内不予答复的，视为发包人收到并同意承包人的竣工验收申请，发包人应在收到该竣工验收申请报告后的28天内进行竣工验收。工程经竣工验收合格的，以竣工验收合格之日为实际竣工日期，并在工程接收证书中载明；完成竣工验收但发包人不予签发工程接收证书的，视为竣工验收合格，以完成竣工验收之日为实际竣工日期。</w:t>
      </w:r>
    </w:p>
    <w:p w14:paraId="2C61D46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竣工验收不合格的，工程师应按照验收意见发出指示，要求承包人对不合格工程返工、修复或采取其他补救措施，由此增加的费用和（或）延误的工期由承包人承担。承包人在完成不合格工程的返工、修复或采取其他补救措施后，应重新提交竣工验收申请报告，并按本项约定的程序重新进行验收。</w:t>
      </w:r>
    </w:p>
    <w:p w14:paraId="48CC97A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（4）因发包人原因，未在工程师收到承包人竣工验收申请报告之日起</w:t>
      </w:r>
      <w:r>
        <w:rPr>
          <w:rFonts w:ascii="宋体" w:hAnsi="宋体" w:cs="宋体"/>
          <w:kern w:val="0"/>
          <w:szCs w:val="21"/>
          <w:lang w:bidi="ar"/>
        </w:rPr>
        <w:t>42</w:t>
      </w:r>
      <w:r>
        <w:rPr>
          <w:rFonts w:hint="eastAsia" w:ascii="宋体" w:hAnsi="宋体" w:cs="宋体"/>
          <w:kern w:val="0"/>
          <w:szCs w:val="21"/>
          <w:lang w:bidi="ar"/>
        </w:rPr>
        <w:t>天内完成竣工验收的，以承包人提交竣工验收申请报告之日作为工程实际竣工日期。</w:t>
      </w:r>
    </w:p>
    <w:p w14:paraId="0CE2367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（5）工程未经竣工验收，发包人擅自使用的，以转移占有工程之日为实际竣工日期。</w:t>
      </w:r>
    </w:p>
    <w:p w14:paraId="52E493C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除专用合同条件另有约定外，发包人不按照本项和第</w:t>
      </w:r>
      <w:r>
        <w:rPr>
          <w:rFonts w:ascii="宋体" w:hAnsi="宋体" w:cs="宋体"/>
          <w:kern w:val="0"/>
          <w:szCs w:val="21"/>
          <w:lang w:bidi="ar"/>
        </w:rPr>
        <w:t>10.4</w:t>
      </w:r>
      <w:r>
        <w:rPr>
          <w:rFonts w:hint="eastAsia" w:ascii="宋体" w:hAnsi="宋体" w:cs="宋体"/>
          <w:kern w:val="0"/>
          <w:szCs w:val="21"/>
          <w:lang w:bidi="ar"/>
        </w:rPr>
        <w:t>款</w:t>
      </w:r>
      <w:r>
        <w:rPr>
          <w:rFonts w:ascii="宋体" w:hAnsi="宋体" w:cs="宋体"/>
          <w:kern w:val="0"/>
          <w:szCs w:val="21"/>
          <w:lang w:bidi="ar"/>
        </w:rPr>
        <w:t>[接收证书]</w:t>
      </w:r>
      <w:r>
        <w:rPr>
          <w:rFonts w:hint="eastAsia" w:ascii="宋体" w:hAnsi="宋体" w:cs="宋体"/>
          <w:kern w:val="0"/>
          <w:szCs w:val="21"/>
          <w:lang w:bidi="ar"/>
        </w:rPr>
        <w:t>约定组织竣工验收、颁发工程接收证书的，每逾期一天，应以签约合同价为基数，按照贷款市场报价利率（LPR）支付违约金。</w:t>
      </w:r>
    </w:p>
    <w:p w14:paraId="714D0549">
      <w:pPr>
        <w:widowControl/>
        <w:wordWrap w:val="0"/>
        <w:topLinePunct/>
        <w:adjustRightInd w:val="0"/>
        <w:snapToGrid w:val="0"/>
        <w:spacing w:after="163" w:afterLines="50" w:line="360" w:lineRule="auto"/>
        <w:outlineLvl w:val="2"/>
        <w:rPr>
          <w:rFonts w:ascii="宋体" w:hAnsi="宋体" w:cs="宋体"/>
        </w:rPr>
      </w:pPr>
      <w:bookmarkStart w:id="1015" w:name="_Toc20171805"/>
      <w:bookmarkEnd w:id="1015"/>
      <w:bookmarkStart w:id="1016" w:name="_Ref532301213"/>
      <w:bookmarkEnd w:id="1016"/>
      <w:bookmarkStart w:id="1017" w:name="_Ref532301210"/>
      <w:bookmarkStart w:id="1018" w:name="_Toc27709"/>
      <w:bookmarkStart w:id="1019" w:name="_Toc607"/>
      <w:bookmarkStart w:id="1020" w:name="_Toc28155"/>
      <w:bookmarkStart w:id="1021" w:name="_Toc84930795"/>
      <w:bookmarkStart w:id="1022" w:name="_Toc58860245"/>
      <w:bookmarkStart w:id="1023" w:name="_Toc51766658"/>
      <w:bookmarkStart w:id="1024" w:name="_Toc27931"/>
      <w:r>
        <w:rPr>
          <w:rFonts w:hint="eastAsia" w:ascii="宋体" w:hAnsi="宋体" w:cs="宋体"/>
          <w:szCs w:val="21"/>
          <w:lang w:bidi="ar"/>
        </w:rPr>
        <w:t>1</w:t>
      </w:r>
      <w:bookmarkEnd w:id="1017"/>
      <w:r>
        <w:rPr>
          <w:rFonts w:hint="eastAsia" w:ascii="宋体" w:hAnsi="宋体" w:cs="宋体"/>
          <w:szCs w:val="21"/>
          <w:lang w:bidi="ar"/>
        </w:rPr>
        <w:t>0.2  单位/区段工程的验收</w:t>
      </w:r>
      <w:bookmarkEnd w:id="1018"/>
      <w:bookmarkEnd w:id="1019"/>
      <w:bookmarkEnd w:id="1020"/>
      <w:bookmarkEnd w:id="1021"/>
      <w:bookmarkEnd w:id="1022"/>
      <w:bookmarkEnd w:id="1023"/>
      <w:bookmarkEnd w:id="1024"/>
    </w:p>
    <w:p w14:paraId="03A6487B">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10.2.1发包人根据项目进度计划安排，在全部工程竣工前需要使用已经竣工的单位/区段工程时，或承包人提出经发包人同意时，可进行单位/区段工程验收。验收的程序可参照第10.1款[竣工验收]的约定进行。验收合格后，由工程师向承包人出具经发包人签认的单位/区段工程验收证书。单位/区段工程的验收成果和结论作为全部工程竣工验收申请报告的附件。</w:t>
      </w:r>
    </w:p>
    <w:p w14:paraId="7DC15382">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10.2.2发包人在全部工程竣工前，使用已接收的单位/区段工程导致承包人费用增加的，发包人应承担由此增加的费用和（或）工期延误，并支付承包人合理利润。</w:t>
      </w:r>
    </w:p>
    <w:p w14:paraId="2589E841">
      <w:pPr>
        <w:widowControl/>
        <w:wordWrap w:val="0"/>
        <w:topLinePunct/>
        <w:adjustRightInd w:val="0"/>
        <w:snapToGrid w:val="0"/>
        <w:spacing w:after="163" w:afterLines="50" w:line="360" w:lineRule="auto"/>
        <w:outlineLvl w:val="2"/>
        <w:rPr>
          <w:rFonts w:ascii="宋体" w:hAnsi="宋体" w:cs="宋体"/>
        </w:rPr>
      </w:pPr>
      <w:bookmarkStart w:id="1025" w:name="_Ref532688351"/>
      <w:bookmarkEnd w:id="1025"/>
      <w:bookmarkStart w:id="1026" w:name="_Ref4429473"/>
      <w:bookmarkEnd w:id="1026"/>
      <w:bookmarkStart w:id="1027" w:name="_Toc20171806"/>
      <w:bookmarkEnd w:id="1027"/>
      <w:bookmarkStart w:id="1028" w:name="_Ref532688354"/>
      <w:bookmarkStart w:id="1029" w:name="_Toc22190"/>
      <w:bookmarkStart w:id="1030" w:name="_Toc22523"/>
      <w:bookmarkStart w:id="1031" w:name="_Toc84930796"/>
      <w:bookmarkStart w:id="1032" w:name="_Toc13831"/>
      <w:bookmarkStart w:id="1033" w:name="_Toc23127"/>
      <w:bookmarkStart w:id="1034" w:name="_Toc51766659"/>
      <w:bookmarkStart w:id="1035" w:name="_Toc58860246"/>
      <w:r>
        <w:rPr>
          <w:rFonts w:hint="eastAsia" w:ascii="宋体" w:hAnsi="宋体" w:cs="宋体"/>
          <w:szCs w:val="21"/>
          <w:lang w:bidi="ar"/>
        </w:rPr>
        <w:t>1</w:t>
      </w:r>
      <w:bookmarkEnd w:id="1028"/>
      <w:r>
        <w:rPr>
          <w:rFonts w:hint="eastAsia" w:ascii="宋体" w:hAnsi="宋体" w:cs="宋体"/>
          <w:szCs w:val="21"/>
          <w:lang w:bidi="ar"/>
        </w:rPr>
        <w:t>0.3  工程的接收</w:t>
      </w:r>
      <w:bookmarkEnd w:id="1029"/>
      <w:bookmarkEnd w:id="1030"/>
      <w:bookmarkEnd w:id="1031"/>
      <w:bookmarkEnd w:id="1032"/>
      <w:bookmarkEnd w:id="1033"/>
      <w:bookmarkEnd w:id="1034"/>
      <w:bookmarkEnd w:id="1035"/>
    </w:p>
    <w:p w14:paraId="15679B29">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10.3.1根据工程项目的具体情况和特点，可按工程或单位/区段工程进行接收，并在专用合同条件约定接收的先后顺序、时间安排和其他要求。</w:t>
      </w:r>
    </w:p>
    <w:p w14:paraId="183DCDAF">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10.3.2除按本条约定已经提交的资料外，接收工程时承包人需提交竣工验收资料的类别、内容、份数和提交时间，在专用合同条件中约定。</w:t>
      </w:r>
    </w:p>
    <w:p w14:paraId="37B58812">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10.3.3发包人无正当理由不接收工程的，发包人自应当接收工程之日起，承担工程照管、成品保护、保管等与工程有关的各项费用，合同当事人可以在专用合同条件中另行约定发包人逾期接收工程的违约责任。</w:t>
      </w:r>
    </w:p>
    <w:p w14:paraId="20AC2AC1">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10.3.4承包人无正当理由不移交工程的，承包人应承担工程照管、成品保护、保管等与工程有关的各项费用，合同当事人可以在专用合同条件中另行约定承包人无正当理由不移交工程的违约责任。</w:t>
      </w:r>
    </w:p>
    <w:p w14:paraId="24C45C57">
      <w:pPr>
        <w:widowControl/>
        <w:wordWrap w:val="0"/>
        <w:topLinePunct/>
        <w:adjustRightInd w:val="0"/>
        <w:snapToGrid w:val="0"/>
        <w:spacing w:after="163" w:afterLines="50" w:line="360" w:lineRule="auto"/>
        <w:outlineLvl w:val="2"/>
        <w:rPr>
          <w:rFonts w:ascii="宋体" w:hAnsi="宋体" w:cs="宋体"/>
        </w:rPr>
      </w:pPr>
      <w:bookmarkStart w:id="1036" w:name="_Toc84930797"/>
      <w:bookmarkStart w:id="1037" w:name="_Toc58860247"/>
      <w:bookmarkStart w:id="1038" w:name="_Toc25476"/>
      <w:bookmarkStart w:id="1039" w:name="_Toc21178"/>
      <w:bookmarkStart w:id="1040" w:name="_Toc3110"/>
      <w:bookmarkStart w:id="1041" w:name="_Toc51766660"/>
      <w:bookmarkStart w:id="1042" w:name="_Toc12497"/>
      <w:r>
        <w:rPr>
          <w:rFonts w:hint="eastAsia" w:ascii="宋体" w:hAnsi="宋体" w:cs="宋体"/>
          <w:szCs w:val="21"/>
          <w:lang w:bidi="ar"/>
        </w:rPr>
        <w:t>10.4  接收证书</w:t>
      </w:r>
      <w:bookmarkEnd w:id="1036"/>
      <w:bookmarkEnd w:id="1037"/>
      <w:bookmarkEnd w:id="1038"/>
      <w:bookmarkEnd w:id="1039"/>
      <w:bookmarkEnd w:id="1040"/>
      <w:bookmarkEnd w:id="1041"/>
      <w:bookmarkEnd w:id="1042"/>
    </w:p>
    <w:p w14:paraId="5CC2D697">
      <w:pPr>
        <w:widowControl/>
        <w:adjustRightInd w:val="0"/>
        <w:snapToGrid w:val="0"/>
        <w:spacing w:after="163" w:afterLines="50" w:line="360" w:lineRule="auto"/>
        <w:ind w:firstLine="420" w:firstLineChars="200"/>
        <w:rPr>
          <w:rFonts w:ascii="宋体" w:hAnsi="宋体" w:cs="宋体"/>
        </w:rPr>
      </w:pPr>
      <w:bookmarkStart w:id="1043" w:name="_Ref4429542"/>
      <w:bookmarkEnd w:id="1043"/>
      <w:r>
        <w:rPr>
          <w:rFonts w:hint="eastAsia" w:ascii="宋体" w:hAnsi="宋体" w:cs="宋体"/>
          <w:szCs w:val="21"/>
          <w:lang w:bidi="ar"/>
        </w:rPr>
        <w:t>10.4.1除专用合同条件另有约定外，承包人应在竣工验收合格后向发包人提交第14.6款[质量保证金]约定的质量保证金，发包人应在竣工验收合格且工程具备接收条件后的14天内向承包人颁发工程接收证书，但承包人未提交质量保证金的，发包人有权拒绝颁发。发包人拒绝颁发工程接收证书的，应向承包人发出通知，说明理由并指出在颁发接收证书前承包人需要做的工作，需要修补的缺陷和承包人需要提供的文件。</w:t>
      </w:r>
    </w:p>
    <w:p w14:paraId="75654ACD">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10.4.2发包人向承包人颁发的接收证书，应注明工程或单位/区段工程经验收合格的实际竣工日期，并列明不在接收范围内的，在收尾工作和缺陷修补完成之前对工程或单位/区段工程预期使用目的没有实质影响的少量收尾工作和缺陷。</w:t>
      </w:r>
    </w:p>
    <w:p w14:paraId="00E247F0">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10.4.3竣工验收合格而发包人无正当理由逾期不颁发工程接收证书的，自验收合格后第15天起视为已颁发工程接收证书。</w:t>
      </w:r>
    </w:p>
    <w:p w14:paraId="395B47AC">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10.4.4工程未经验收或验收不合格，发包人擅自使用的，应在转移占有工程后7天内向承包人颁发工程接收证书；发包人无正当理由逾期不颁发工程接收证书的，自转移占有后第15天起视为已颁发工程接收证书。</w:t>
      </w:r>
    </w:p>
    <w:p w14:paraId="1BD0FBFE">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10.4.5存在扫尾工作的，工程接收证书中应当将第14.5.3项[扫尾工作清单]中约定的扫尾工作清单作为工程接收证书附件。</w:t>
      </w:r>
    </w:p>
    <w:p w14:paraId="46B569DF">
      <w:pPr>
        <w:widowControl/>
        <w:wordWrap w:val="0"/>
        <w:topLinePunct/>
        <w:adjustRightInd w:val="0"/>
        <w:snapToGrid w:val="0"/>
        <w:spacing w:after="163" w:afterLines="50" w:line="360" w:lineRule="auto"/>
        <w:outlineLvl w:val="2"/>
        <w:rPr>
          <w:rFonts w:ascii="宋体" w:hAnsi="宋体" w:cs="宋体"/>
        </w:rPr>
      </w:pPr>
      <w:bookmarkStart w:id="1044" w:name="_Toc20171808"/>
      <w:bookmarkEnd w:id="1044"/>
      <w:bookmarkStart w:id="1045" w:name="_Ref4429932"/>
      <w:bookmarkEnd w:id="1045"/>
      <w:bookmarkStart w:id="1046" w:name="_Ref4429935"/>
      <w:bookmarkStart w:id="1047" w:name="_Toc51766661"/>
      <w:bookmarkStart w:id="1048" w:name="_Toc18623"/>
      <w:bookmarkStart w:id="1049" w:name="_Toc20349"/>
      <w:bookmarkStart w:id="1050" w:name="_Toc17852"/>
      <w:bookmarkStart w:id="1051" w:name="_Toc30367"/>
      <w:bookmarkStart w:id="1052" w:name="_Toc84930798"/>
      <w:bookmarkStart w:id="1053" w:name="_Toc58860248"/>
      <w:r>
        <w:rPr>
          <w:rFonts w:hint="eastAsia" w:ascii="宋体" w:hAnsi="宋体" w:cs="宋体"/>
          <w:szCs w:val="21"/>
          <w:lang w:bidi="ar"/>
        </w:rPr>
        <w:t>1</w:t>
      </w:r>
      <w:bookmarkEnd w:id="1046"/>
      <w:r>
        <w:rPr>
          <w:rFonts w:hint="eastAsia" w:ascii="宋体" w:hAnsi="宋体" w:cs="宋体"/>
          <w:szCs w:val="21"/>
          <w:lang w:bidi="ar"/>
        </w:rPr>
        <w:t>0.5  竣工退场</w:t>
      </w:r>
      <w:bookmarkEnd w:id="1047"/>
      <w:bookmarkEnd w:id="1048"/>
      <w:bookmarkEnd w:id="1049"/>
      <w:bookmarkEnd w:id="1050"/>
      <w:bookmarkEnd w:id="1051"/>
      <w:bookmarkEnd w:id="1052"/>
      <w:bookmarkEnd w:id="1053"/>
    </w:p>
    <w:p w14:paraId="14BF25D4">
      <w:pPr>
        <w:widowControl/>
        <w:wordWrap w:val="0"/>
        <w:topLinePunct/>
        <w:adjustRightInd w:val="0"/>
        <w:snapToGrid w:val="0"/>
        <w:spacing w:after="163" w:afterLines="50" w:line="360" w:lineRule="auto"/>
        <w:ind w:left="480"/>
        <w:outlineLvl w:val="3"/>
        <w:rPr>
          <w:rFonts w:ascii="宋体" w:hAnsi="宋体" w:cs="宋体"/>
        </w:rPr>
      </w:pPr>
      <w:bookmarkStart w:id="1054" w:name="_Ref4429943"/>
      <w:bookmarkEnd w:id="1054"/>
      <w:r>
        <w:rPr>
          <w:rFonts w:hint="eastAsia" w:ascii="宋体" w:hAnsi="宋体" w:cs="宋体"/>
          <w:szCs w:val="21"/>
          <w:lang w:bidi="ar"/>
        </w:rPr>
        <w:t>10.5.1竣工退场</w:t>
      </w:r>
    </w:p>
    <w:p w14:paraId="102B37C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颁发工程接收证书后，承包人应对施工现场进行清理，并撤离相关人员，使得施工现场处于以下状态，直至工程师检验合格为止：</w:t>
      </w:r>
    </w:p>
    <w:p w14:paraId="48D1177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（1）施工现场内残留的垃圾已全部清除出场；</w:t>
      </w:r>
    </w:p>
    <w:p w14:paraId="5EF63F0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（2）临时工程已拆除，场地已按合同约定进行清理、平整或复原；</w:t>
      </w:r>
    </w:p>
    <w:p w14:paraId="174F6D0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（3）按合同约定应撤离的人员、承包人提供的施工设备和剩余的材料，包括废弃的施工设备和材料，已按计划撤离施工现场；</w:t>
      </w:r>
    </w:p>
    <w:p w14:paraId="0A96345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（4）施工现场周边及其附近道路、河道的施工堆积物，已全部清理；</w:t>
      </w:r>
    </w:p>
    <w:p w14:paraId="339605B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（5）施工现场其他竣工退场工作已全部完成。</w:t>
      </w:r>
    </w:p>
    <w:p w14:paraId="6049C74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施工现场的竣工退场费用由承包人承担。承包人应在专用合同条件约定的期限内完成竣工退场，逾期未完成的，发包人有权出售或另行处理承包人遗留的物品，由此支出的费用由承包人承担，发包人出售承包人遗留物品所得款项在扣除必要费用后应返还承包人。</w:t>
      </w:r>
    </w:p>
    <w:p w14:paraId="147DC52C">
      <w:pPr>
        <w:widowControl/>
        <w:wordWrap w:val="0"/>
        <w:topLinePunct/>
        <w:adjustRightInd w:val="0"/>
        <w:snapToGrid w:val="0"/>
        <w:spacing w:after="163" w:afterLines="50" w:line="360" w:lineRule="auto"/>
        <w:ind w:left="480"/>
        <w:outlineLvl w:val="3"/>
        <w:rPr>
          <w:rFonts w:ascii="宋体" w:hAnsi="宋体" w:cs="宋体"/>
        </w:rPr>
      </w:pPr>
      <w:r>
        <w:rPr>
          <w:rFonts w:hint="eastAsia" w:ascii="宋体" w:hAnsi="宋体" w:cs="宋体"/>
          <w:szCs w:val="21"/>
          <w:lang w:bidi="ar"/>
        </w:rPr>
        <w:t>10.5.2地表还原</w:t>
      </w:r>
    </w:p>
    <w:p w14:paraId="799AEAC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承包人应按合同约定和工程师的要求恢复临时占地及清理场地，否则发包人有权委托其他人恢复或清理，所发生的费用由承包人承担。</w:t>
      </w:r>
    </w:p>
    <w:p w14:paraId="3880EAC4">
      <w:pPr>
        <w:widowControl/>
        <w:wordWrap w:val="0"/>
        <w:topLinePunct/>
        <w:adjustRightInd w:val="0"/>
        <w:snapToGrid w:val="0"/>
        <w:spacing w:after="163" w:afterLines="50" w:line="360" w:lineRule="auto"/>
        <w:ind w:left="480"/>
        <w:outlineLvl w:val="3"/>
        <w:rPr>
          <w:rFonts w:ascii="宋体" w:hAnsi="宋体" w:cs="宋体"/>
        </w:rPr>
      </w:pPr>
      <w:bookmarkStart w:id="1055" w:name="_Ref20159437"/>
      <w:bookmarkEnd w:id="1055"/>
      <w:r>
        <w:rPr>
          <w:rFonts w:hint="eastAsia" w:ascii="宋体" w:hAnsi="宋体" w:cs="宋体"/>
          <w:szCs w:val="21"/>
          <w:lang w:bidi="ar"/>
        </w:rPr>
        <w:t>10.5.3人员撤离</w:t>
      </w:r>
    </w:p>
    <w:p w14:paraId="341BBAF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了经工程师同意需在缺陷责任期内继续工作和使用的人员、施工设备和临时工程外，承包人应按专用合同条件约定和工程师的要求将其余的人员、施工设备和临时工程撤离施工现场或拆除。除专用合同条件另有约定外，缺陷责任期满时，承包人的人员和施工设备应全部撤离施工现场。</w:t>
      </w:r>
    </w:p>
    <w:p w14:paraId="66973176">
      <w:pPr>
        <w:widowControl/>
        <w:wordWrap w:val="0"/>
        <w:topLinePunct/>
        <w:adjustRightInd w:val="0"/>
        <w:snapToGrid w:val="0"/>
        <w:spacing w:after="163" w:afterLines="50" w:line="360" w:lineRule="auto"/>
        <w:outlineLvl w:val="1"/>
        <w:rPr>
          <w:rFonts w:ascii="宋体" w:hAnsi="宋体" w:cs="宋体"/>
          <w:kern w:val="0"/>
        </w:rPr>
      </w:pPr>
      <w:bookmarkStart w:id="1056" w:name="_Ref531955009"/>
      <w:bookmarkEnd w:id="1056"/>
      <w:bookmarkStart w:id="1057" w:name="_Ref4796909"/>
      <w:bookmarkEnd w:id="1057"/>
      <w:bookmarkStart w:id="1058" w:name="_Toc20171809"/>
      <w:bookmarkEnd w:id="1058"/>
      <w:bookmarkStart w:id="1059" w:name="_Ref4796906"/>
      <w:bookmarkStart w:id="1060" w:name="_Toc11337"/>
      <w:bookmarkStart w:id="1061" w:name="_Toc3363"/>
      <w:r>
        <w:rPr>
          <w:rFonts w:hint="eastAsia" w:ascii="宋体" w:hAnsi="宋体" w:cs="宋体"/>
          <w:kern w:val="0"/>
          <w:szCs w:val="21"/>
          <w:lang w:bidi="ar"/>
        </w:rPr>
        <w:t>第1</w:t>
      </w:r>
      <w:bookmarkEnd w:id="1059"/>
      <w:r>
        <w:rPr>
          <w:rFonts w:hint="eastAsia" w:ascii="宋体" w:hAnsi="宋体" w:cs="宋体"/>
          <w:kern w:val="0"/>
          <w:szCs w:val="21"/>
          <w:lang w:bidi="ar"/>
        </w:rPr>
        <w:t>1条  缺陷责任与保修</w:t>
      </w:r>
      <w:bookmarkEnd w:id="1060"/>
      <w:bookmarkEnd w:id="1061"/>
      <w:r>
        <w:rPr>
          <w:rFonts w:hint="eastAsia" w:ascii="宋体" w:hAnsi="宋体" w:cs="宋体"/>
          <w:kern w:val="0"/>
          <w:szCs w:val="21"/>
          <w:lang w:bidi="ar"/>
        </w:rPr>
        <w:t xml:space="preserve"> </w:t>
      </w:r>
    </w:p>
    <w:p w14:paraId="4BA1E309">
      <w:pPr>
        <w:widowControl/>
        <w:wordWrap w:val="0"/>
        <w:topLinePunct/>
        <w:adjustRightInd w:val="0"/>
        <w:snapToGrid w:val="0"/>
        <w:spacing w:after="163" w:afterLines="50" w:line="360" w:lineRule="auto"/>
        <w:outlineLvl w:val="2"/>
        <w:rPr>
          <w:rFonts w:ascii="宋体" w:hAnsi="宋体" w:cs="宋体"/>
        </w:rPr>
      </w:pPr>
      <w:bookmarkStart w:id="1062" w:name="_Toc296346648"/>
      <w:bookmarkEnd w:id="1062"/>
      <w:bookmarkStart w:id="1063" w:name="_Ref532362928"/>
      <w:bookmarkEnd w:id="1063"/>
      <w:bookmarkStart w:id="1064" w:name="_Toc296503147"/>
      <w:bookmarkEnd w:id="1064"/>
      <w:bookmarkStart w:id="1065" w:name="_Ref531955245"/>
      <w:bookmarkEnd w:id="1065"/>
      <w:bookmarkStart w:id="1066" w:name="_Toc337558841"/>
      <w:bookmarkEnd w:id="1066"/>
      <w:bookmarkStart w:id="1067" w:name="_Ref531955248"/>
      <w:bookmarkEnd w:id="1067"/>
      <w:bookmarkStart w:id="1068" w:name="_Toc20171810"/>
      <w:bookmarkStart w:id="1069" w:name="_Toc51766663"/>
      <w:bookmarkStart w:id="1070" w:name="_Toc15855"/>
      <w:bookmarkStart w:id="1071" w:name="_Toc24030"/>
      <w:bookmarkStart w:id="1072" w:name="_Toc8299"/>
      <w:bookmarkStart w:id="1073" w:name="_Toc58860250"/>
      <w:bookmarkStart w:id="1074" w:name="_Toc32344"/>
      <w:bookmarkStart w:id="1075" w:name="_Toc84930800"/>
      <w:r>
        <w:rPr>
          <w:rFonts w:hint="eastAsia" w:ascii="宋体" w:hAnsi="宋体" w:cs="宋体"/>
          <w:szCs w:val="21"/>
          <w:lang w:bidi="ar"/>
        </w:rPr>
        <w:t xml:space="preserve">11.1  </w:t>
      </w:r>
      <w:bookmarkEnd w:id="1068"/>
      <w:r>
        <w:rPr>
          <w:rFonts w:hint="eastAsia" w:ascii="宋体" w:hAnsi="宋体" w:cs="宋体"/>
          <w:szCs w:val="21"/>
          <w:lang w:bidi="ar"/>
        </w:rPr>
        <w:t>工程保修的原则</w:t>
      </w:r>
      <w:bookmarkEnd w:id="1069"/>
      <w:bookmarkEnd w:id="1070"/>
      <w:bookmarkEnd w:id="1071"/>
      <w:bookmarkEnd w:id="1072"/>
      <w:bookmarkEnd w:id="1073"/>
      <w:bookmarkEnd w:id="1074"/>
      <w:bookmarkEnd w:id="1075"/>
    </w:p>
    <w:p w14:paraId="0278EB0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在工程移交发包人后，因承包人原因产生的质量缺陷，承包人应承担质量缺陷责任和保修义务。缺陷责任期届满，承包人仍应按合同约定的工程各部位保修年限承担保修义务。</w:t>
      </w:r>
    </w:p>
    <w:p w14:paraId="2691F58E">
      <w:pPr>
        <w:widowControl/>
        <w:wordWrap w:val="0"/>
        <w:topLinePunct/>
        <w:adjustRightInd w:val="0"/>
        <w:snapToGrid w:val="0"/>
        <w:spacing w:after="163" w:afterLines="50" w:line="360" w:lineRule="auto"/>
        <w:outlineLvl w:val="2"/>
        <w:rPr>
          <w:rFonts w:ascii="宋体" w:hAnsi="宋体" w:cs="宋体"/>
        </w:rPr>
      </w:pPr>
      <w:bookmarkStart w:id="1076" w:name="_Toc20171811"/>
      <w:bookmarkEnd w:id="1076"/>
      <w:bookmarkStart w:id="1077" w:name="_Ref4430062"/>
      <w:bookmarkStart w:id="1078" w:name="_Toc25440"/>
      <w:bookmarkStart w:id="1079" w:name="_Toc2728"/>
      <w:bookmarkStart w:id="1080" w:name="_Toc12872"/>
      <w:bookmarkStart w:id="1081" w:name="_Toc58860251"/>
      <w:bookmarkStart w:id="1082" w:name="_Toc51766664"/>
      <w:bookmarkStart w:id="1083" w:name="_Toc84930801"/>
      <w:bookmarkStart w:id="1084" w:name="_Toc6594"/>
      <w:r>
        <w:rPr>
          <w:rFonts w:hint="eastAsia" w:ascii="宋体" w:hAnsi="宋体" w:cs="宋体"/>
          <w:szCs w:val="21"/>
          <w:lang w:bidi="ar"/>
        </w:rPr>
        <w:t>1</w:t>
      </w:r>
      <w:bookmarkEnd w:id="1077"/>
      <w:r>
        <w:rPr>
          <w:rFonts w:hint="eastAsia" w:ascii="宋体" w:hAnsi="宋体" w:cs="宋体"/>
          <w:szCs w:val="21"/>
          <w:lang w:bidi="ar"/>
        </w:rPr>
        <w:t>1.2  缺陷责任期</w:t>
      </w:r>
      <w:bookmarkEnd w:id="1078"/>
      <w:bookmarkEnd w:id="1079"/>
      <w:bookmarkEnd w:id="1080"/>
      <w:bookmarkEnd w:id="1081"/>
      <w:bookmarkEnd w:id="1082"/>
      <w:bookmarkEnd w:id="1083"/>
      <w:bookmarkEnd w:id="1084"/>
      <w:r>
        <w:rPr>
          <w:rFonts w:hint="eastAsia" w:ascii="宋体" w:hAnsi="宋体" w:cs="宋体"/>
          <w:szCs w:val="21"/>
          <w:lang w:bidi="ar"/>
        </w:rPr>
        <w:t xml:space="preserve"> </w:t>
      </w:r>
    </w:p>
    <w:p w14:paraId="697FDC7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缺陷责任期原则上从工程竣工验收合格之日起计算，合同当事人应在专用合同条件约定缺陷责任期的具体期限，但该期限最长不超过24个月。</w:t>
      </w:r>
    </w:p>
    <w:p w14:paraId="2F685B9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单位/区段工程先于全部工程进行验收，经验收合格并交付使用的，该单位/区段工程缺陷责任期自单位/区段工程验收合格之日起算。因发包人原因导致工程未在合同约定期限进行验收，但工程经验收合格的，以承包人提交竣工验收报告之日起算；因发包人原因导致工程未能进行竣工验收的，在承包人提交竣工验收报告90天后，工程自动进入缺陷责任期；发包人未经竣工验收擅自使用工程的，缺陷责任期自工程转移占有之日起开始计算。</w:t>
      </w:r>
    </w:p>
    <w:p w14:paraId="43BF2E8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由于承包人原因造成某项缺陷或损坏使某项工程或工程设备不能按原定目标使用而需要再次检查、检验和修复的，发包人有权要求承包人延长该项工程或工程设备的缺陷责任期，并应在原缺陷责任期届满前发出延长通知。但缺陷责任期最长不超过24个月。</w:t>
      </w:r>
    </w:p>
    <w:p w14:paraId="1E0A1FB5">
      <w:pPr>
        <w:widowControl/>
        <w:wordWrap w:val="0"/>
        <w:topLinePunct/>
        <w:adjustRightInd w:val="0"/>
        <w:snapToGrid w:val="0"/>
        <w:spacing w:after="163" w:afterLines="50" w:line="360" w:lineRule="auto"/>
        <w:outlineLvl w:val="2"/>
        <w:rPr>
          <w:rFonts w:ascii="宋体" w:hAnsi="宋体" w:cs="宋体"/>
        </w:rPr>
      </w:pPr>
      <w:bookmarkStart w:id="1085" w:name="_Ref532662491"/>
      <w:bookmarkEnd w:id="1085"/>
      <w:bookmarkStart w:id="1086" w:name="_Toc20171812"/>
      <w:bookmarkEnd w:id="1086"/>
      <w:bookmarkStart w:id="1087" w:name="_Ref532662486"/>
      <w:bookmarkStart w:id="1088" w:name="_Toc51766665"/>
      <w:bookmarkStart w:id="1089" w:name="_Toc29155"/>
      <w:bookmarkStart w:id="1090" w:name="_Toc84930802"/>
      <w:bookmarkStart w:id="1091" w:name="_Toc58860252"/>
      <w:bookmarkStart w:id="1092" w:name="_Toc32069"/>
      <w:bookmarkStart w:id="1093" w:name="_Toc24642"/>
      <w:bookmarkStart w:id="1094" w:name="_Toc11726"/>
      <w:r>
        <w:rPr>
          <w:rFonts w:hint="eastAsia" w:ascii="宋体" w:hAnsi="宋体" w:cs="宋体"/>
          <w:szCs w:val="21"/>
          <w:lang w:bidi="ar"/>
        </w:rPr>
        <w:t>1</w:t>
      </w:r>
      <w:bookmarkEnd w:id="1087"/>
      <w:r>
        <w:rPr>
          <w:rFonts w:hint="eastAsia" w:ascii="宋体" w:hAnsi="宋体" w:cs="宋体"/>
          <w:szCs w:val="21"/>
          <w:lang w:bidi="ar"/>
        </w:rPr>
        <w:t>1.3  缺陷</w:t>
      </w:r>
      <w:bookmarkEnd w:id="1088"/>
      <w:bookmarkEnd w:id="1089"/>
      <w:r>
        <w:rPr>
          <w:rFonts w:hint="eastAsia" w:ascii="宋体" w:hAnsi="宋体" w:cs="宋体"/>
          <w:szCs w:val="21"/>
          <w:lang w:bidi="ar"/>
        </w:rPr>
        <w:t>调查</w:t>
      </w:r>
      <w:bookmarkEnd w:id="1090"/>
      <w:bookmarkEnd w:id="1091"/>
      <w:bookmarkEnd w:id="1092"/>
      <w:bookmarkEnd w:id="1093"/>
      <w:bookmarkEnd w:id="1094"/>
    </w:p>
    <w:p w14:paraId="4A625A46">
      <w:pPr>
        <w:widowControl/>
        <w:wordWrap w:val="0"/>
        <w:topLinePunct/>
        <w:adjustRightInd w:val="0"/>
        <w:snapToGrid w:val="0"/>
        <w:spacing w:after="163" w:afterLines="50" w:line="360" w:lineRule="auto"/>
        <w:ind w:left="480"/>
        <w:outlineLvl w:val="3"/>
        <w:rPr>
          <w:rFonts w:ascii="宋体" w:hAnsi="宋体" w:cs="宋体"/>
          <w:b/>
          <w:szCs w:val="21"/>
          <w:lang w:bidi="ar"/>
        </w:rPr>
      </w:pPr>
      <w:r>
        <w:rPr>
          <w:rFonts w:hint="eastAsia" w:ascii="宋体" w:hAnsi="宋体" w:cs="宋体"/>
          <w:szCs w:val="21"/>
          <w:lang w:bidi="ar"/>
        </w:rPr>
        <w:t>1</w:t>
      </w:r>
      <w:r>
        <w:rPr>
          <w:rFonts w:ascii="宋体" w:hAnsi="宋体" w:cs="宋体"/>
          <w:szCs w:val="21"/>
          <w:lang w:bidi="ar"/>
        </w:rPr>
        <w:t xml:space="preserve">1.3.1 </w:t>
      </w:r>
      <w:r>
        <w:rPr>
          <w:rFonts w:hint="eastAsia" w:ascii="宋体" w:hAnsi="宋体" w:cs="宋体"/>
          <w:szCs w:val="21"/>
          <w:lang w:bidi="ar"/>
        </w:rPr>
        <w:t>承包人缺陷调查</w:t>
      </w:r>
    </w:p>
    <w:p w14:paraId="2CE360B9">
      <w:pPr>
        <w:widowControl/>
        <w:adjustRightInd w:val="0"/>
        <w:snapToGrid w:val="0"/>
        <w:spacing w:after="163" w:afterLines="50" w:line="360" w:lineRule="auto"/>
        <w:ind w:firstLine="420" w:firstLineChars="200"/>
        <w:rPr>
          <w:rFonts w:ascii="宋体" w:hAnsi="宋体" w:cs="宋体"/>
          <w:szCs w:val="21"/>
          <w:lang w:bidi="ar"/>
        </w:rPr>
      </w:pPr>
      <w:r>
        <w:rPr>
          <w:rFonts w:hint="eastAsia" w:ascii="宋体" w:hAnsi="宋体" w:cs="宋体"/>
          <w:szCs w:val="21"/>
          <w:lang w:bidi="ar"/>
        </w:rPr>
        <w:t>如果发包人指示承包人调查任何缺陷的原因，承包人应在发包人的指导下进行调查。承包人应在发包人指示中说明的日期或与发包人达成一致的其他日期开展调查。除非该缺陷应由承包人负责自费进行修补，承包人有权就调查的成本和利润获得支付。</w:t>
      </w:r>
    </w:p>
    <w:p w14:paraId="5FCB7242">
      <w:pPr>
        <w:widowControl/>
        <w:adjustRightInd w:val="0"/>
        <w:snapToGrid w:val="0"/>
        <w:spacing w:after="163" w:afterLines="50" w:line="360" w:lineRule="auto"/>
        <w:ind w:firstLine="420" w:firstLineChars="200"/>
        <w:rPr>
          <w:rFonts w:ascii="宋体" w:hAnsi="宋体" w:cs="宋体"/>
          <w:szCs w:val="21"/>
          <w:lang w:bidi="ar"/>
        </w:rPr>
      </w:pPr>
      <w:r>
        <w:rPr>
          <w:rFonts w:hint="eastAsia" w:ascii="宋体" w:hAnsi="宋体" w:cs="宋体"/>
          <w:szCs w:val="21"/>
          <w:lang w:bidi="ar"/>
        </w:rPr>
        <w:t>如果承包人未能根据本款开展调查，该调查可由发包人开展。但应将上述调查开展的日期通知承包人，承包人可自费参加调查。如果该缺陷应由承包人自费进行修补，则发包人有权要求承包人支付发包人因调查产生的合理费用。</w:t>
      </w:r>
    </w:p>
    <w:p w14:paraId="132126CC">
      <w:pPr>
        <w:widowControl/>
        <w:wordWrap w:val="0"/>
        <w:topLinePunct/>
        <w:adjustRightInd w:val="0"/>
        <w:snapToGrid w:val="0"/>
        <w:spacing w:after="163" w:afterLines="50" w:line="360" w:lineRule="auto"/>
        <w:ind w:left="480"/>
        <w:outlineLvl w:val="3"/>
        <w:rPr>
          <w:rFonts w:ascii="宋体" w:hAnsi="宋体" w:cs="宋体"/>
        </w:rPr>
      </w:pPr>
      <w:r>
        <w:rPr>
          <w:rFonts w:hint="eastAsia" w:ascii="宋体" w:hAnsi="宋体" w:cs="宋体"/>
          <w:szCs w:val="21"/>
          <w:lang w:bidi="ar"/>
        </w:rPr>
        <w:t>11.3.</w:t>
      </w:r>
      <w:r>
        <w:rPr>
          <w:rFonts w:ascii="宋体" w:hAnsi="宋体" w:cs="宋体"/>
          <w:szCs w:val="21"/>
          <w:lang w:bidi="ar"/>
        </w:rPr>
        <w:t>2</w:t>
      </w:r>
      <w:r>
        <w:rPr>
          <w:rFonts w:hint="eastAsia" w:ascii="宋体" w:hAnsi="宋体" w:cs="宋体"/>
          <w:szCs w:val="21"/>
          <w:lang w:bidi="ar"/>
        </w:rPr>
        <w:t>缺陷责任</w:t>
      </w:r>
    </w:p>
    <w:p w14:paraId="01FD0A6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缺陷责任期内，由承包人原因造成的缺陷，承包人应负责维修，并承担鉴定及维修费用。如承包人不维修也不承担费用，发包人可按合同约定从质量保证金中扣除，费用超出质量保证金金额的，发包人可按合同约定向承包人进行索赔。承包人维修并承担相应费用后，不免除对工程的损失赔偿责任。发包人在使用过程中，发现已修补的缺陷部位或部件还存在质量缺陷的，承包人应负责修复，直至检验合格为止。</w:t>
      </w:r>
    </w:p>
    <w:p w14:paraId="6C762EA2">
      <w:pPr>
        <w:widowControl/>
        <w:wordWrap w:val="0"/>
        <w:topLinePunct/>
        <w:adjustRightInd w:val="0"/>
        <w:snapToGrid w:val="0"/>
        <w:spacing w:after="163" w:afterLines="50" w:line="360" w:lineRule="auto"/>
        <w:ind w:left="480"/>
        <w:outlineLvl w:val="3"/>
        <w:rPr>
          <w:rFonts w:ascii="宋体" w:hAnsi="宋体" w:cs="宋体"/>
        </w:rPr>
      </w:pPr>
      <w:r>
        <w:rPr>
          <w:rFonts w:hint="eastAsia" w:ascii="宋体" w:hAnsi="宋体" w:cs="宋体"/>
          <w:szCs w:val="21"/>
          <w:lang w:bidi="ar"/>
        </w:rPr>
        <w:t>11.3.</w:t>
      </w:r>
      <w:r>
        <w:rPr>
          <w:rFonts w:ascii="宋体" w:hAnsi="宋体" w:cs="宋体"/>
          <w:szCs w:val="21"/>
          <w:lang w:bidi="ar"/>
        </w:rPr>
        <w:t>3</w:t>
      </w:r>
      <w:r>
        <w:rPr>
          <w:rFonts w:hint="eastAsia" w:ascii="宋体" w:hAnsi="宋体" w:cs="宋体"/>
          <w:szCs w:val="21"/>
          <w:lang w:bidi="ar"/>
        </w:rPr>
        <w:t>修复费用</w:t>
      </w:r>
    </w:p>
    <w:p w14:paraId="7C65D66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发包人和承包人应共同查清缺陷或损坏的原因。经查明属承包人原因造成的，应由承包人承担修复的费用。</w:t>
      </w:r>
      <w:r>
        <w:rPr>
          <w:rFonts w:hint="eastAsia" w:ascii="宋体" w:hAnsi="宋体" w:cs="宋体"/>
          <w:color w:val="auto"/>
          <w:kern w:val="0"/>
          <w:szCs w:val="21"/>
          <w:highlight w:val="none"/>
          <w:lang w:bidi="ar"/>
        </w:rPr>
        <w:t>经查验非承包人原因造成的，发包人应承担修复的费用</w:t>
      </w:r>
      <w:ins w:id="49" w:author="龚龚龚" w:date="2025-04-21T15:12:59Z">
        <w:r>
          <w:rPr>
            <w:rFonts w:hint="eastAsia" w:ascii="宋体" w:hAnsi="宋体" w:cs="宋体"/>
            <w:color w:val="auto"/>
            <w:kern w:val="0"/>
            <w:szCs w:val="21"/>
            <w:highlight w:val="none"/>
            <w:lang w:eastAsia="zh-CN" w:bidi="ar"/>
          </w:rPr>
          <w:t>。</w:t>
        </w:r>
      </w:ins>
    </w:p>
    <w:p w14:paraId="3309972D">
      <w:pPr>
        <w:widowControl/>
        <w:wordWrap w:val="0"/>
        <w:topLinePunct/>
        <w:adjustRightInd w:val="0"/>
        <w:snapToGrid w:val="0"/>
        <w:spacing w:after="163" w:afterLines="50" w:line="360" w:lineRule="auto"/>
        <w:ind w:left="480"/>
        <w:outlineLvl w:val="3"/>
        <w:rPr>
          <w:rFonts w:ascii="宋体" w:hAnsi="宋体" w:cs="宋体"/>
        </w:rPr>
      </w:pPr>
      <w:bookmarkStart w:id="1095" w:name="_Ref531955041"/>
      <w:bookmarkEnd w:id="1095"/>
      <w:r>
        <w:rPr>
          <w:rFonts w:hint="eastAsia" w:ascii="宋体" w:hAnsi="宋体" w:cs="宋体"/>
          <w:szCs w:val="21"/>
          <w:lang w:bidi="ar"/>
        </w:rPr>
        <w:t>11.3.</w:t>
      </w:r>
      <w:r>
        <w:rPr>
          <w:rFonts w:ascii="宋体" w:hAnsi="宋体" w:cs="宋体"/>
          <w:szCs w:val="21"/>
          <w:lang w:bidi="ar"/>
        </w:rPr>
        <w:t>4</w:t>
      </w:r>
      <w:r>
        <w:rPr>
          <w:rFonts w:hint="eastAsia" w:ascii="宋体" w:hAnsi="宋体" w:cs="宋体"/>
          <w:szCs w:val="21"/>
          <w:lang w:bidi="ar"/>
        </w:rPr>
        <w:t>修复通知</w:t>
      </w:r>
    </w:p>
    <w:p w14:paraId="125F438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在缺陷责任期内，发包人在使用过程中，发现已接收的工程存在缺陷或损坏的，应书面通知承包人予以修复，但情况紧急必须立即修复缺陷或损坏的，发包人可以口头通知承包人并在口头通知后48小时内书面确认，承包人应在专用合同条件约定的合理期限内到达工程现场并修复缺陷或损坏。</w:t>
      </w:r>
    </w:p>
    <w:p w14:paraId="0285A925">
      <w:pPr>
        <w:widowControl/>
        <w:wordWrap w:val="0"/>
        <w:topLinePunct/>
        <w:adjustRightInd w:val="0"/>
        <w:snapToGrid w:val="0"/>
        <w:spacing w:after="163" w:afterLines="50" w:line="360" w:lineRule="auto"/>
        <w:ind w:left="480"/>
        <w:outlineLvl w:val="3"/>
        <w:rPr>
          <w:rFonts w:ascii="宋体" w:hAnsi="宋体" w:cs="宋体"/>
        </w:rPr>
      </w:pPr>
      <w:r>
        <w:rPr>
          <w:rFonts w:hint="eastAsia" w:ascii="宋体" w:hAnsi="宋体" w:cs="宋体"/>
          <w:szCs w:val="21"/>
          <w:lang w:bidi="ar"/>
        </w:rPr>
        <w:t>11.3.</w:t>
      </w:r>
      <w:r>
        <w:rPr>
          <w:rFonts w:ascii="宋体" w:hAnsi="宋体" w:cs="宋体"/>
          <w:szCs w:val="21"/>
          <w:lang w:bidi="ar"/>
        </w:rPr>
        <w:t>5</w:t>
      </w:r>
      <w:r>
        <w:rPr>
          <w:rFonts w:hint="eastAsia" w:ascii="宋体" w:hAnsi="宋体" w:cs="宋体"/>
          <w:szCs w:val="21"/>
          <w:lang w:bidi="ar"/>
        </w:rPr>
        <w:t>在现场外修复</w:t>
      </w:r>
    </w:p>
    <w:p w14:paraId="40C11EB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在缺陷责任期内，承包人认为设备中的缺陷或损害不能在现场得到迅速修复，承包人应当向发包人发出通知，请求发包人同意把这些有缺陷或者损害的设备移出现场进行修复，通知应当注明有缺陷或者损害的设备及维修的相关内容，发包人可要求承包人按移出设备的全部重置成本增加质量保证金的数额。</w:t>
      </w:r>
    </w:p>
    <w:p w14:paraId="6EE319B5">
      <w:pPr>
        <w:widowControl/>
        <w:wordWrap w:val="0"/>
        <w:topLinePunct/>
        <w:adjustRightInd w:val="0"/>
        <w:snapToGrid w:val="0"/>
        <w:spacing w:after="163" w:afterLines="50" w:line="360" w:lineRule="auto"/>
        <w:ind w:left="480"/>
        <w:outlineLvl w:val="3"/>
        <w:rPr>
          <w:rFonts w:ascii="宋体" w:hAnsi="宋体" w:cs="宋体"/>
        </w:rPr>
      </w:pPr>
      <w:bookmarkStart w:id="1096" w:name="_Ref4534291"/>
      <w:bookmarkEnd w:id="1096"/>
      <w:r>
        <w:rPr>
          <w:rFonts w:hint="eastAsia" w:ascii="宋体" w:hAnsi="宋体" w:cs="宋体"/>
          <w:szCs w:val="21"/>
          <w:lang w:bidi="ar"/>
        </w:rPr>
        <w:t>11.3.</w:t>
      </w:r>
      <w:r>
        <w:rPr>
          <w:rFonts w:ascii="宋体" w:hAnsi="宋体" w:cs="宋体"/>
          <w:szCs w:val="21"/>
          <w:lang w:bidi="ar"/>
        </w:rPr>
        <w:t>6</w:t>
      </w:r>
      <w:r>
        <w:rPr>
          <w:rFonts w:hint="eastAsia" w:ascii="宋体" w:hAnsi="宋体" w:cs="宋体"/>
          <w:szCs w:val="21"/>
          <w:lang w:bidi="ar"/>
        </w:rPr>
        <w:t>未能修复</w:t>
      </w:r>
    </w:p>
    <w:p w14:paraId="563E672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因承包人原因造成工程的缺陷或损坏，承包人拒绝维修或未能在合理期限内修复缺陷或损坏，且经发包人书面催告后仍未修复的，发包人有权自行修复或委托第三方修复，所需费用由承包人承担。但修复范围超出缺陷或损坏范围的，超出范围部分的修复费用由发包人承担。</w:t>
      </w:r>
    </w:p>
    <w:p w14:paraId="1A5A45A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如果工程或工程设备的缺陷或损害使发包人实质上失去了工程的整体功能，发包人有权向承包人追回已支付的工程款项，并要求其赔偿发包人相应损失。</w:t>
      </w:r>
    </w:p>
    <w:p w14:paraId="084A2448">
      <w:pPr>
        <w:widowControl/>
        <w:wordWrap w:val="0"/>
        <w:topLinePunct/>
        <w:adjustRightInd w:val="0"/>
        <w:snapToGrid w:val="0"/>
        <w:spacing w:after="163" w:afterLines="50" w:line="360" w:lineRule="auto"/>
        <w:outlineLvl w:val="2"/>
        <w:rPr>
          <w:rFonts w:ascii="宋体" w:hAnsi="宋体" w:cs="宋体"/>
        </w:rPr>
      </w:pPr>
      <w:bookmarkStart w:id="1097" w:name="_Ref532662554"/>
      <w:bookmarkEnd w:id="1097"/>
      <w:bookmarkStart w:id="1098" w:name="_Toc20171813"/>
      <w:bookmarkEnd w:id="1098"/>
      <w:bookmarkStart w:id="1099" w:name="_Ref532662552"/>
      <w:bookmarkEnd w:id="1099"/>
      <w:bookmarkStart w:id="1100" w:name="_Toc84930803"/>
      <w:bookmarkStart w:id="1101" w:name="_Toc30896"/>
      <w:bookmarkStart w:id="1102" w:name="_Toc58860253"/>
      <w:bookmarkStart w:id="1103" w:name="_Toc29755"/>
      <w:bookmarkStart w:id="1104" w:name="_Toc23187"/>
      <w:bookmarkStart w:id="1105" w:name="_Toc51766666"/>
      <w:bookmarkStart w:id="1106" w:name="_Toc7565"/>
      <w:r>
        <w:rPr>
          <w:rFonts w:hint="eastAsia" w:ascii="宋体" w:hAnsi="宋体" w:cs="宋体"/>
          <w:szCs w:val="21"/>
          <w:lang w:bidi="ar"/>
        </w:rPr>
        <w:t>11.4  缺陷修复后的进一步试验</w:t>
      </w:r>
      <w:bookmarkEnd w:id="1100"/>
      <w:bookmarkEnd w:id="1101"/>
      <w:bookmarkEnd w:id="1102"/>
      <w:bookmarkEnd w:id="1103"/>
      <w:bookmarkEnd w:id="1104"/>
      <w:bookmarkEnd w:id="1105"/>
      <w:bookmarkEnd w:id="1106"/>
    </w:p>
    <w:p w14:paraId="797A127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任何一项缺陷修补后的7天内，承包人应向发包人发出通知，告知已修补的情况。如根据第9条[竣工试验]或第12条[竣工后试验]的规定适用重新试验的，还应建议重新试验。发包人应在收到重新试验的通知后14天内答复，逾期未进行答复的视为同意重新试验。承包人未建议重新试验的，发包人也可在缺陷修补后的14天内指示进行必要的重新试验，以证明已修复的部分符合合同要求。</w:t>
      </w:r>
    </w:p>
    <w:p w14:paraId="1669B1D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所有的重复试验应按照适用于先前试验的条款进行，但应由责任方承担修补工作的成本和重新试验的风险和费用。</w:t>
      </w:r>
    </w:p>
    <w:p w14:paraId="5B632A76">
      <w:pPr>
        <w:widowControl/>
        <w:wordWrap w:val="0"/>
        <w:topLinePunct/>
        <w:adjustRightInd w:val="0"/>
        <w:snapToGrid w:val="0"/>
        <w:spacing w:after="163" w:afterLines="50" w:line="360" w:lineRule="auto"/>
        <w:outlineLvl w:val="2"/>
        <w:rPr>
          <w:rFonts w:ascii="宋体" w:hAnsi="宋体" w:cs="宋体"/>
        </w:rPr>
      </w:pPr>
      <w:bookmarkStart w:id="1107" w:name="_Toc20171814"/>
      <w:bookmarkEnd w:id="1107"/>
      <w:bookmarkStart w:id="1108" w:name="_Toc31304"/>
      <w:bookmarkStart w:id="1109" w:name="_Toc58860254"/>
      <w:bookmarkStart w:id="1110" w:name="_Toc84930804"/>
      <w:bookmarkStart w:id="1111" w:name="_Toc28139"/>
      <w:bookmarkStart w:id="1112" w:name="_Toc51766667"/>
      <w:bookmarkStart w:id="1113" w:name="_Toc4632"/>
      <w:bookmarkStart w:id="1114" w:name="_Toc15540"/>
      <w:r>
        <w:rPr>
          <w:rFonts w:hint="eastAsia" w:ascii="宋体" w:hAnsi="宋体" w:cs="宋体"/>
          <w:szCs w:val="21"/>
          <w:lang w:bidi="ar"/>
        </w:rPr>
        <w:t>11.5  承包人出入权</w:t>
      </w:r>
      <w:bookmarkEnd w:id="1108"/>
      <w:bookmarkEnd w:id="1109"/>
      <w:bookmarkEnd w:id="1110"/>
      <w:bookmarkEnd w:id="1111"/>
      <w:bookmarkEnd w:id="1112"/>
      <w:bookmarkEnd w:id="1113"/>
      <w:bookmarkEnd w:id="1114"/>
    </w:p>
    <w:p w14:paraId="2DB5D49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在缺陷责任期内，为了修复缺陷或损坏，承包人有权出入工程现场，除情况紧急必须立即修复缺陷或损坏外，承包人应提前24小时通知发包人进场修复的时间。承包人进入工程现场前应获得发包人同意，且不应影响发包人正常的生产经营，并应遵守发包人有关安保和保密等规定。</w:t>
      </w:r>
    </w:p>
    <w:p w14:paraId="2D2ECE2F">
      <w:pPr>
        <w:widowControl/>
        <w:wordWrap w:val="0"/>
        <w:topLinePunct/>
        <w:adjustRightInd w:val="0"/>
        <w:snapToGrid w:val="0"/>
        <w:spacing w:after="163" w:afterLines="50" w:line="360" w:lineRule="auto"/>
        <w:outlineLvl w:val="2"/>
        <w:rPr>
          <w:rFonts w:ascii="宋体" w:hAnsi="宋体" w:cs="宋体"/>
        </w:rPr>
      </w:pPr>
      <w:bookmarkStart w:id="1115" w:name="_Toc20171815"/>
      <w:bookmarkEnd w:id="1115"/>
      <w:bookmarkStart w:id="1116" w:name="_Toc58860255"/>
      <w:bookmarkStart w:id="1117" w:name="_Toc13169"/>
      <w:bookmarkStart w:id="1118" w:name="_Toc51766668"/>
      <w:bookmarkStart w:id="1119" w:name="_Toc21746"/>
      <w:bookmarkStart w:id="1120" w:name="_Toc29218"/>
      <w:bookmarkStart w:id="1121" w:name="_Toc21142"/>
      <w:bookmarkStart w:id="1122" w:name="_Toc84930805"/>
      <w:r>
        <w:rPr>
          <w:rFonts w:hint="eastAsia" w:ascii="宋体" w:hAnsi="宋体" w:cs="宋体"/>
          <w:szCs w:val="21"/>
          <w:lang w:bidi="ar"/>
        </w:rPr>
        <w:t>11.6</w:t>
      </w:r>
      <w:bookmarkEnd w:id="1116"/>
      <w:r>
        <w:rPr>
          <w:rFonts w:hint="eastAsia" w:ascii="宋体" w:hAnsi="宋体" w:cs="宋体"/>
          <w:szCs w:val="21"/>
          <w:lang w:bidi="ar"/>
        </w:rPr>
        <w:t xml:space="preserve">  </w:t>
      </w:r>
      <w:bookmarkEnd w:id="1117"/>
      <w:bookmarkEnd w:id="1118"/>
      <w:bookmarkStart w:id="1123" w:name="_Ref4430229"/>
      <w:bookmarkEnd w:id="1123"/>
      <w:bookmarkStart w:id="1124" w:name="_Ref4430223"/>
      <w:bookmarkEnd w:id="1124"/>
      <w:bookmarkStart w:id="1125" w:name="_Toc51766669"/>
      <w:bookmarkStart w:id="1126" w:name="_Toc25296"/>
      <w:bookmarkStart w:id="1127" w:name="_Toc58860256"/>
      <w:r>
        <w:rPr>
          <w:rFonts w:hint="eastAsia" w:ascii="宋体" w:hAnsi="宋体" w:cs="宋体"/>
          <w:szCs w:val="21"/>
          <w:lang w:bidi="ar"/>
        </w:rPr>
        <w:t>缺陷责任期终止证书</w:t>
      </w:r>
      <w:bookmarkEnd w:id="1119"/>
      <w:bookmarkEnd w:id="1120"/>
      <w:bookmarkEnd w:id="1121"/>
      <w:bookmarkEnd w:id="1122"/>
      <w:bookmarkEnd w:id="1125"/>
      <w:bookmarkEnd w:id="1126"/>
      <w:bookmarkEnd w:id="1127"/>
    </w:p>
    <w:p w14:paraId="3B40A40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除专用合同条件另有约定外，</w:t>
      </w:r>
      <w:bookmarkStart w:id="1128" w:name="_Hlk4686672"/>
      <w:r>
        <w:rPr>
          <w:rFonts w:hint="eastAsia" w:ascii="宋体" w:hAnsi="宋体" w:cs="宋体"/>
          <w:kern w:val="0"/>
          <w:szCs w:val="21"/>
          <w:lang w:bidi="ar"/>
        </w:rPr>
        <w:t>承包人应于缺陷责任期届满前7天内向发包人发出缺陷责任期即将届满通知，发包人应在收到通知后</w:t>
      </w:r>
      <w:bookmarkEnd w:id="1128"/>
      <w:r>
        <w:rPr>
          <w:rFonts w:hint="eastAsia" w:ascii="宋体" w:hAnsi="宋体" w:cs="宋体"/>
          <w:kern w:val="0"/>
          <w:szCs w:val="21"/>
          <w:lang w:bidi="ar"/>
        </w:rPr>
        <w:t>7天内核实承包人是否履行缺陷修复义务，承包人未能履行缺陷修复义务的，发包人有权扣除相应金额的维修费用。发包人应在缺陷责任期届满之日，向承包人颁发缺陷责任期终止证书，并按第14.6.3项[质量保证金的返还]返还质量保证金。</w:t>
      </w:r>
    </w:p>
    <w:p w14:paraId="4014CFA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如根据第10.5.3项[人员撤离]承包人在施工现场还留有人员、施工设备和临时工程的，承包人应当在收到缺陷责任期终止证书后28天内，将上述人员、施工设备和临时工程撤离施工现场。</w:t>
      </w:r>
    </w:p>
    <w:p w14:paraId="2349BFB5">
      <w:pPr>
        <w:widowControl/>
        <w:wordWrap w:val="0"/>
        <w:topLinePunct/>
        <w:adjustRightInd w:val="0"/>
        <w:snapToGrid w:val="0"/>
        <w:spacing w:after="163" w:afterLines="50" w:line="360" w:lineRule="auto"/>
        <w:outlineLvl w:val="2"/>
        <w:rPr>
          <w:rFonts w:ascii="宋体" w:hAnsi="宋体" w:cs="宋体"/>
        </w:rPr>
      </w:pPr>
      <w:bookmarkStart w:id="1129" w:name="_Toc20171817"/>
      <w:bookmarkEnd w:id="1129"/>
      <w:bookmarkStart w:id="1130" w:name="_Ref4430272"/>
      <w:bookmarkStart w:id="1131" w:name="_Toc51766670"/>
      <w:bookmarkStart w:id="1132" w:name="_Toc18712"/>
      <w:bookmarkStart w:id="1133" w:name="_Toc84930806"/>
      <w:bookmarkStart w:id="1134" w:name="_Toc58860257"/>
      <w:bookmarkStart w:id="1135" w:name="_Toc9809"/>
      <w:bookmarkStart w:id="1136" w:name="_Toc7142"/>
      <w:bookmarkStart w:id="1137" w:name="_Toc6432"/>
      <w:r>
        <w:rPr>
          <w:rFonts w:hint="eastAsia" w:ascii="宋体" w:hAnsi="宋体" w:cs="宋体"/>
          <w:szCs w:val="21"/>
          <w:lang w:bidi="ar"/>
        </w:rPr>
        <w:t>1</w:t>
      </w:r>
      <w:bookmarkEnd w:id="1130"/>
      <w:r>
        <w:rPr>
          <w:rFonts w:hint="eastAsia" w:ascii="宋体" w:hAnsi="宋体" w:cs="宋体"/>
          <w:szCs w:val="21"/>
          <w:lang w:bidi="ar"/>
        </w:rPr>
        <w:t>1.</w:t>
      </w:r>
      <w:r>
        <w:rPr>
          <w:rFonts w:ascii="宋体" w:hAnsi="宋体" w:cs="宋体"/>
          <w:szCs w:val="21"/>
          <w:lang w:bidi="ar"/>
        </w:rPr>
        <w:t>7</w:t>
      </w:r>
      <w:r>
        <w:rPr>
          <w:rFonts w:hint="eastAsia" w:ascii="宋体" w:hAnsi="宋体" w:cs="宋体"/>
          <w:szCs w:val="21"/>
          <w:lang w:bidi="ar"/>
        </w:rPr>
        <w:t xml:space="preserve">  保修责任</w:t>
      </w:r>
      <w:bookmarkEnd w:id="1131"/>
      <w:bookmarkEnd w:id="1132"/>
      <w:bookmarkEnd w:id="1133"/>
      <w:bookmarkEnd w:id="1134"/>
      <w:bookmarkEnd w:id="1135"/>
      <w:bookmarkEnd w:id="1136"/>
      <w:bookmarkEnd w:id="1137"/>
    </w:p>
    <w:p w14:paraId="039AC13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因承包人原因导致的质量缺陷责任，由合同当事人根据有关法律规定，在专用合同条件和工程质量保修书中约定工程质量保修范围、期限和责任。</w:t>
      </w:r>
      <w:bookmarkStart w:id="1138" w:name="_Ref531957860"/>
      <w:bookmarkEnd w:id="1138"/>
      <w:bookmarkStart w:id="1139" w:name="_Ref531958289"/>
      <w:bookmarkEnd w:id="1139"/>
    </w:p>
    <w:p w14:paraId="7DF0B533">
      <w:pPr>
        <w:widowControl/>
        <w:wordWrap w:val="0"/>
        <w:topLinePunct/>
        <w:adjustRightInd w:val="0"/>
        <w:snapToGrid w:val="0"/>
        <w:spacing w:after="163" w:afterLines="50" w:line="360" w:lineRule="auto"/>
        <w:outlineLvl w:val="1"/>
        <w:rPr>
          <w:rFonts w:ascii="宋体" w:hAnsi="宋体" w:cs="宋体"/>
          <w:kern w:val="0"/>
        </w:rPr>
      </w:pPr>
      <w:bookmarkStart w:id="1140" w:name="_Ref4621065"/>
      <w:bookmarkEnd w:id="1140"/>
      <w:bookmarkStart w:id="1141" w:name="_Ref4796958"/>
      <w:bookmarkEnd w:id="1141"/>
      <w:bookmarkStart w:id="1142" w:name="_Ref4621057"/>
      <w:bookmarkEnd w:id="1142"/>
      <w:bookmarkStart w:id="1143" w:name="_Toc20171818"/>
      <w:bookmarkEnd w:id="1143"/>
      <w:bookmarkStart w:id="1144" w:name="_Ref4796955"/>
      <w:bookmarkStart w:id="1145" w:name="_Toc19660"/>
      <w:bookmarkStart w:id="1146" w:name="_Toc13078"/>
      <w:r>
        <w:rPr>
          <w:rFonts w:hint="eastAsia" w:ascii="宋体" w:hAnsi="宋体" w:cs="宋体"/>
          <w:kern w:val="0"/>
          <w:szCs w:val="21"/>
          <w:lang w:bidi="ar"/>
        </w:rPr>
        <w:t>第1</w:t>
      </w:r>
      <w:bookmarkEnd w:id="1144"/>
      <w:r>
        <w:rPr>
          <w:rFonts w:hint="eastAsia" w:ascii="宋体" w:hAnsi="宋体" w:cs="宋体"/>
          <w:kern w:val="0"/>
          <w:szCs w:val="21"/>
          <w:lang w:bidi="ar"/>
        </w:rPr>
        <w:t>2条  竣工后试验</w:t>
      </w:r>
      <w:bookmarkEnd w:id="1145"/>
      <w:bookmarkEnd w:id="1146"/>
    </w:p>
    <w:p w14:paraId="0F00BEA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本合同工程包含竣工后试验的，遵守本条约定。</w:t>
      </w:r>
    </w:p>
    <w:p w14:paraId="3FB60B26">
      <w:pPr>
        <w:widowControl/>
        <w:wordWrap w:val="0"/>
        <w:topLinePunct/>
        <w:adjustRightInd w:val="0"/>
        <w:snapToGrid w:val="0"/>
        <w:spacing w:after="163" w:afterLines="50" w:line="360" w:lineRule="auto"/>
        <w:outlineLvl w:val="2"/>
        <w:rPr>
          <w:rFonts w:ascii="宋体" w:hAnsi="宋体" w:cs="宋体"/>
        </w:rPr>
      </w:pPr>
      <w:bookmarkStart w:id="1147" w:name="_Ref531954601"/>
      <w:bookmarkEnd w:id="1147"/>
      <w:bookmarkStart w:id="1148" w:name="_Toc20171819"/>
      <w:bookmarkEnd w:id="1148"/>
      <w:bookmarkStart w:id="1149" w:name="_Ref531954694"/>
      <w:bookmarkEnd w:id="1149"/>
      <w:bookmarkStart w:id="1150" w:name="_Ref531954604"/>
      <w:bookmarkEnd w:id="1150"/>
      <w:bookmarkStart w:id="1151" w:name="_Hlk522259976"/>
      <w:bookmarkStart w:id="1152" w:name="_Toc19471"/>
      <w:bookmarkStart w:id="1153" w:name="_Toc84930808"/>
      <w:bookmarkStart w:id="1154" w:name="_Toc8331"/>
      <w:bookmarkStart w:id="1155" w:name="_Toc7019"/>
      <w:bookmarkStart w:id="1156" w:name="_Toc58860259"/>
      <w:bookmarkStart w:id="1157" w:name="_Toc51766672"/>
      <w:bookmarkStart w:id="1158" w:name="_Toc3570"/>
      <w:r>
        <w:rPr>
          <w:rFonts w:hint="eastAsia" w:ascii="宋体" w:hAnsi="宋体" w:cs="宋体"/>
          <w:szCs w:val="21"/>
          <w:lang w:bidi="ar"/>
        </w:rPr>
        <w:t>1</w:t>
      </w:r>
      <w:bookmarkEnd w:id="1151"/>
      <w:r>
        <w:rPr>
          <w:rFonts w:hint="eastAsia" w:ascii="宋体" w:hAnsi="宋体" w:cs="宋体"/>
          <w:szCs w:val="21"/>
          <w:lang w:bidi="ar"/>
        </w:rPr>
        <w:t>2.1  竣工后试验的程序</w:t>
      </w:r>
      <w:bookmarkEnd w:id="1152"/>
      <w:bookmarkEnd w:id="1153"/>
      <w:bookmarkEnd w:id="1154"/>
      <w:bookmarkEnd w:id="1155"/>
      <w:bookmarkEnd w:id="1156"/>
      <w:bookmarkEnd w:id="1157"/>
      <w:bookmarkEnd w:id="1158"/>
    </w:p>
    <w:p w14:paraId="3328F0C3">
      <w:pPr>
        <w:widowControl/>
        <w:adjustRightInd w:val="0"/>
        <w:snapToGrid w:val="0"/>
        <w:spacing w:after="163" w:afterLines="50" w:line="360" w:lineRule="auto"/>
        <w:ind w:firstLine="420" w:firstLineChars="200"/>
        <w:rPr>
          <w:rFonts w:ascii="宋体" w:hAnsi="宋体" w:cs="宋体"/>
        </w:rPr>
      </w:pPr>
      <w:bookmarkStart w:id="1159" w:name="_Ref11920184"/>
      <w:bookmarkEnd w:id="1159"/>
      <w:r>
        <w:rPr>
          <w:rFonts w:hint="eastAsia" w:ascii="宋体" w:hAnsi="宋体" w:cs="宋体"/>
          <w:szCs w:val="21"/>
          <w:lang w:bidi="ar"/>
        </w:rPr>
        <w:t>12.1.1工程或区段工程被发包人接收后，在合理可行的情况下应根据合同约定尽早进行竣工后试验。</w:t>
      </w:r>
    </w:p>
    <w:p w14:paraId="13BBD1AE">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12.1.2除专用合同条件另有约定外，发包人应提供全部电力、水、污水处理、燃料、消耗品和材料，以及全部其他仪器、协助、文件或其他信息、设备、工具、劳力，启动工程设备，并组织安排有适当资质、经验和能力的工作人员实施竣工后试验。</w:t>
      </w:r>
    </w:p>
    <w:p w14:paraId="0673A64D">
      <w:pPr>
        <w:widowControl/>
        <w:adjustRightInd w:val="0"/>
        <w:snapToGrid w:val="0"/>
        <w:spacing w:after="163" w:afterLines="50" w:line="360" w:lineRule="auto"/>
        <w:ind w:firstLine="420" w:firstLineChars="200"/>
        <w:rPr>
          <w:rFonts w:ascii="宋体" w:hAnsi="宋体" w:cs="宋体"/>
        </w:rPr>
      </w:pPr>
      <w:bookmarkStart w:id="1160" w:name="_Ref11920162"/>
      <w:bookmarkEnd w:id="1160"/>
      <w:r>
        <w:rPr>
          <w:rFonts w:hint="eastAsia" w:ascii="宋体" w:hAnsi="宋体" w:cs="宋体"/>
          <w:szCs w:val="21"/>
          <w:lang w:bidi="ar"/>
        </w:rPr>
        <w:t>12.1.3除《发包人要求》另有约定外，发包人应在合理可行的情况下尽快进行每项竣工后试验，并至少提前21天将该项竣工后试验的内容、地点和时间，以及显示其他竣工后试验拟开展时间的竣工后试验计划通知承包人。</w:t>
      </w:r>
    </w:p>
    <w:p w14:paraId="7DCAFD58">
      <w:pPr>
        <w:widowControl/>
        <w:adjustRightInd w:val="0"/>
        <w:snapToGrid w:val="0"/>
        <w:spacing w:after="163" w:afterLines="50" w:line="360" w:lineRule="auto"/>
        <w:ind w:firstLine="420" w:firstLineChars="200"/>
        <w:rPr>
          <w:rFonts w:ascii="宋体" w:hAnsi="宋体" w:cs="宋体"/>
        </w:rPr>
      </w:pPr>
      <w:bookmarkStart w:id="1161" w:name="_Ref11920146"/>
      <w:bookmarkEnd w:id="1161"/>
      <w:r>
        <w:rPr>
          <w:rFonts w:hint="eastAsia" w:ascii="宋体" w:hAnsi="宋体" w:cs="宋体"/>
          <w:szCs w:val="21"/>
          <w:lang w:bidi="ar"/>
        </w:rPr>
        <w:t>12.1.4发包人应根据《发包人要求》、承包人按照第5.5款[操作和维修手册]提交的文件，以及承包人被要求提供的指导进行竣工后试验。如承包人未在发包人通知的时间和地点参加竣工后试验，发包人可自行进行，该试验应被视为是承包人在场的情况下进行的，且承包人应视为认可试验数据。</w:t>
      </w:r>
    </w:p>
    <w:p w14:paraId="4AE0AE5E">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12.1.5竣工后试验的结果应由双方进行整理和评价，并应适当考虑发包人对工程或其任何部分的使用，对工程或区段工程的性能、特性和试验结果产生的影响。</w:t>
      </w:r>
    </w:p>
    <w:p w14:paraId="1853BC4B">
      <w:pPr>
        <w:widowControl/>
        <w:wordWrap w:val="0"/>
        <w:topLinePunct/>
        <w:adjustRightInd w:val="0"/>
        <w:snapToGrid w:val="0"/>
        <w:spacing w:after="163" w:afterLines="50" w:line="360" w:lineRule="auto"/>
        <w:outlineLvl w:val="2"/>
        <w:rPr>
          <w:rFonts w:ascii="宋体" w:hAnsi="宋体" w:cs="宋体"/>
        </w:rPr>
      </w:pPr>
      <w:bookmarkStart w:id="1162" w:name="_Toc20171820"/>
      <w:bookmarkEnd w:id="1162"/>
      <w:bookmarkStart w:id="1163" w:name="_Ref531954781"/>
      <w:bookmarkEnd w:id="1163"/>
      <w:bookmarkStart w:id="1164" w:name="_Ref531954785"/>
      <w:bookmarkStart w:id="1165" w:name="_Toc51766673"/>
      <w:bookmarkStart w:id="1166" w:name="_Toc84930809"/>
      <w:bookmarkStart w:id="1167" w:name="_Toc12374"/>
      <w:bookmarkStart w:id="1168" w:name="_Toc27851"/>
      <w:bookmarkStart w:id="1169" w:name="_Toc58860260"/>
      <w:bookmarkStart w:id="1170" w:name="_Toc12052"/>
      <w:bookmarkStart w:id="1171" w:name="_Toc22188"/>
      <w:r>
        <w:rPr>
          <w:rFonts w:hint="eastAsia" w:ascii="宋体" w:hAnsi="宋体" w:cs="宋体"/>
          <w:szCs w:val="21"/>
          <w:lang w:bidi="ar"/>
        </w:rPr>
        <w:t>1</w:t>
      </w:r>
      <w:bookmarkEnd w:id="1164"/>
      <w:r>
        <w:rPr>
          <w:rFonts w:hint="eastAsia" w:ascii="宋体" w:hAnsi="宋体" w:cs="宋体"/>
          <w:szCs w:val="21"/>
          <w:lang w:bidi="ar"/>
        </w:rPr>
        <w:t>2.2  延误的试验</w:t>
      </w:r>
      <w:bookmarkEnd w:id="1165"/>
      <w:bookmarkEnd w:id="1166"/>
      <w:bookmarkEnd w:id="1167"/>
      <w:bookmarkEnd w:id="1168"/>
      <w:bookmarkEnd w:id="1169"/>
      <w:bookmarkEnd w:id="1170"/>
      <w:bookmarkEnd w:id="1171"/>
      <w:r>
        <w:rPr>
          <w:rFonts w:hint="eastAsia" w:ascii="宋体" w:hAnsi="宋体" w:cs="宋体"/>
          <w:szCs w:val="21"/>
          <w:lang w:bidi="ar"/>
        </w:rPr>
        <w:t xml:space="preserve"> </w:t>
      </w:r>
    </w:p>
    <w:p w14:paraId="6189DE94">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12.2.1如果竣工后试验因发包人原因被延误的，发包人应承担承包人由此增加的费用并支付承包人合理利润。</w:t>
      </w:r>
    </w:p>
    <w:p w14:paraId="1EF9BE66">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12.2.2如果因承包人以外的原因，导致竣工后试验未能在缺陷责任期或双方另行同意的其他期限内完成，则相关工程或区段工程应视为已通过该竣工后试验。</w:t>
      </w:r>
    </w:p>
    <w:p w14:paraId="51113F00">
      <w:pPr>
        <w:widowControl/>
        <w:wordWrap w:val="0"/>
        <w:topLinePunct/>
        <w:adjustRightInd w:val="0"/>
        <w:snapToGrid w:val="0"/>
        <w:spacing w:after="163" w:afterLines="50" w:line="360" w:lineRule="auto"/>
        <w:outlineLvl w:val="2"/>
        <w:rPr>
          <w:rFonts w:ascii="宋体" w:hAnsi="宋体" w:cs="宋体"/>
        </w:rPr>
      </w:pPr>
      <w:bookmarkStart w:id="1172" w:name="_Toc20171821"/>
      <w:bookmarkEnd w:id="1172"/>
      <w:bookmarkStart w:id="1173" w:name="_Toc84930810"/>
      <w:bookmarkStart w:id="1174" w:name="_Toc51766674"/>
      <w:bookmarkStart w:id="1175" w:name="_Toc26798"/>
      <w:bookmarkStart w:id="1176" w:name="_Toc21146"/>
      <w:bookmarkStart w:id="1177" w:name="_Toc24458"/>
      <w:bookmarkStart w:id="1178" w:name="_Toc58860261"/>
      <w:bookmarkStart w:id="1179" w:name="_Toc24146"/>
      <w:r>
        <w:rPr>
          <w:rFonts w:hint="eastAsia" w:ascii="宋体" w:hAnsi="宋体" w:cs="宋体"/>
          <w:szCs w:val="21"/>
          <w:lang w:bidi="ar"/>
        </w:rPr>
        <w:t>12.3  重新试验</w:t>
      </w:r>
      <w:bookmarkEnd w:id="1173"/>
      <w:bookmarkEnd w:id="1174"/>
      <w:bookmarkEnd w:id="1175"/>
      <w:bookmarkEnd w:id="1176"/>
      <w:bookmarkEnd w:id="1177"/>
      <w:bookmarkEnd w:id="1178"/>
      <w:bookmarkEnd w:id="1179"/>
    </w:p>
    <w:p w14:paraId="79CFA8FF">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12.3.1如工程或区段工程未能通过竣工后试验，则承包人应根据第11.3款[缺陷调查]的规定修补缺陷，以达到合同约定的要求；并按照第11.4款[缺陷修复后的进一步试验]重新进行竣工后试验以及承担风险和费用。如未通过试验和重新试验是承包人原因造成的，则承包人还应承担发包人因此增加的费用。</w:t>
      </w:r>
    </w:p>
    <w:p w14:paraId="7F6E7BF7">
      <w:pPr>
        <w:widowControl/>
        <w:wordWrap w:val="0"/>
        <w:topLinePunct/>
        <w:adjustRightInd w:val="0"/>
        <w:snapToGrid w:val="0"/>
        <w:spacing w:after="163" w:afterLines="50" w:line="360" w:lineRule="auto"/>
        <w:outlineLvl w:val="2"/>
        <w:rPr>
          <w:rFonts w:ascii="宋体" w:hAnsi="宋体" w:cs="宋体"/>
        </w:rPr>
      </w:pPr>
      <w:bookmarkStart w:id="1180" w:name="_Ref531954811"/>
      <w:bookmarkEnd w:id="1180"/>
      <w:bookmarkStart w:id="1181" w:name="_Ref531954819"/>
      <w:bookmarkEnd w:id="1181"/>
      <w:bookmarkStart w:id="1182" w:name="_Toc20171822"/>
      <w:bookmarkStart w:id="1183" w:name="_Toc3528"/>
      <w:bookmarkStart w:id="1184" w:name="_Toc58860262"/>
      <w:bookmarkStart w:id="1185" w:name="_Toc84930811"/>
      <w:bookmarkStart w:id="1186" w:name="_Toc26253"/>
      <w:bookmarkStart w:id="1187" w:name="_Toc51766675"/>
      <w:bookmarkStart w:id="1188" w:name="_Toc30320"/>
      <w:bookmarkStart w:id="1189" w:name="_Toc27991"/>
      <w:r>
        <w:rPr>
          <w:rFonts w:hint="eastAsia" w:ascii="宋体" w:hAnsi="宋体" w:cs="宋体"/>
          <w:szCs w:val="21"/>
          <w:lang w:bidi="ar"/>
        </w:rPr>
        <w:t>1</w:t>
      </w:r>
      <w:bookmarkEnd w:id="1182"/>
      <w:r>
        <w:rPr>
          <w:rFonts w:hint="eastAsia" w:ascii="宋体" w:hAnsi="宋体" w:cs="宋体"/>
          <w:szCs w:val="21"/>
          <w:lang w:bidi="ar"/>
        </w:rPr>
        <w:t>2.4  未能通过竣工后试验</w:t>
      </w:r>
      <w:bookmarkEnd w:id="1183"/>
      <w:bookmarkEnd w:id="1184"/>
      <w:bookmarkEnd w:id="1185"/>
      <w:bookmarkEnd w:id="1186"/>
      <w:bookmarkEnd w:id="1187"/>
      <w:bookmarkEnd w:id="1188"/>
      <w:bookmarkEnd w:id="1189"/>
    </w:p>
    <w:p w14:paraId="518D24BC">
      <w:pPr>
        <w:widowControl/>
        <w:adjustRightInd w:val="0"/>
        <w:snapToGrid w:val="0"/>
        <w:spacing w:after="163" w:afterLines="50" w:line="360" w:lineRule="auto"/>
        <w:ind w:firstLine="420" w:firstLineChars="200"/>
        <w:rPr>
          <w:rFonts w:ascii="宋体" w:hAnsi="宋体" w:cs="宋体"/>
        </w:rPr>
      </w:pPr>
      <w:bookmarkStart w:id="1190" w:name="_Ref531954829"/>
      <w:bookmarkEnd w:id="1190"/>
      <w:r>
        <w:rPr>
          <w:rFonts w:hint="eastAsia" w:ascii="宋体" w:hAnsi="宋体" w:cs="宋体"/>
          <w:szCs w:val="21"/>
          <w:lang w:bidi="ar"/>
        </w:rPr>
        <w:t>12.4.1工程或区段工程未能通过竣工后试验，且合同中就该项未通过的试验约定了性能损害赔偿违约金及其计算方法的，或者就该项未通过的试验另行达成补充协议的，承包人在缺陷责任期内向发包人支付相应违约金或按补充协议履行后，视为通过竣工后试验。</w:t>
      </w:r>
    </w:p>
    <w:p w14:paraId="22760F5E">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12.4.2对未能通过竣工后试验的工程或区段工程，承包人可向发包人建议，由承包人对该工程或区段工程进行调整或修补。发包人收到建议后，可向承包人发出通知，指示其在发包人方便的合理时间进入工程或区段工程进行调查、调整或修补，并为承包人的进入提供方便。承包人提出建议，但未在缺陷责任期内收到上述发包人通知的，相关工程或区段工程应视为已通过该竣工后试验。</w:t>
      </w:r>
    </w:p>
    <w:p w14:paraId="2C2C70E0">
      <w:pPr>
        <w:widowControl/>
        <w:adjustRightInd w:val="0"/>
        <w:snapToGrid w:val="0"/>
        <w:spacing w:after="163" w:afterLines="50" w:line="360" w:lineRule="auto"/>
        <w:ind w:firstLine="420" w:firstLineChars="200"/>
        <w:rPr>
          <w:rFonts w:ascii="宋体" w:hAnsi="宋体" w:cs="宋体"/>
          <w:highlight w:val="yellow"/>
        </w:rPr>
      </w:pPr>
      <w:r>
        <w:rPr>
          <w:rFonts w:hint="eastAsia" w:ascii="宋体" w:hAnsi="宋体" w:cs="宋体"/>
          <w:szCs w:val="21"/>
          <w:lang w:bidi="ar"/>
        </w:rPr>
        <w:t>12.4.3发</w:t>
      </w:r>
      <w:r>
        <w:rPr>
          <w:rFonts w:hint="eastAsia" w:ascii="宋体" w:hAnsi="宋体" w:cs="宋体"/>
          <w:color w:val="auto"/>
          <w:szCs w:val="21"/>
          <w:highlight w:val="none"/>
          <w:lang w:bidi="ar"/>
        </w:rPr>
        <w:t>包人无故拖延给予承包人进行调查、调整或修补所需的进入工程或区段工程的许可，并造成承包人费用增加的，应承担由此增加的费用</w:t>
      </w:r>
      <w:ins w:id="50" w:author="龚龚龚" w:date="2025-04-21T15:13:05Z">
        <w:r>
          <w:rPr>
            <w:rFonts w:hint="eastAsia" w:ascii="宋体" w:hAnsi="宋体" w:cs="宋体"/>
            <w:color w:val="auto"/>
            <w:szCs w:val="21"/>
            <w:highlight w:val="none"/>
            <w:lang w:eastAsia="zh-CN" w:bidi="ar"/>
          </w:rPr>
          <w:t>。</w:t>
        </w:r>
      </w:ins>
    </w:p>
    <w:p w14:paraId="28154C16">
      <w:pPr>
        <w:widowControl/>
        <w:wordWrap w:val="0"/>
        <w:topLinePunct/>
        <w:adjustRightInd w:val="0"/>
        <w:snapToGrid w:val="0"/>
        <w:spacing w:after="163" w:afterLines="50" w:line="360" w:lineRule="auto"/>
        <w:outlineLvl w:val="1"/>
        <w:rPr>
          <w:rFonts w:ascii="宋体" w:hAnsi="宋体" w:cs="宋体"/>
          <w:kern w:val="0"/>
        </w:rPr>
      </w:pPr>
      <w:bookmarkStart w:id="1191" w:name="_Ref4415801"/>
      <w:bookmarkEnd w:id="1191"/>
      <w:bookmarkStart w:id="1192" w:name="_Toc20171823"/>
      <w:bookmarkStart w:id="1193" w:name="_Toc8705"/>
      <w:bookmarkStart w:id="1194" w:name="_Toc8092"/>
      <w:r>
        <w:rPr>
          <w:rFonts w:hint="eastAsia" w:ascii="宋体" w:hAnsi="宋体" w:cs="宋体"/>
          <w:kern w:val="0"/>
          <w:szCs w:val="21"/>
          <w:lang w:bidi="ar"/>
        </w:rPr>
        <w:t>第1</w:t>
      </w:r>
      <w:bookmarkEnd w:id="1192"/>
      <w:r>
        <w:rPr>
          <w:rFonts w:hint="eastAsia" w:ascii="宋体" w:hAnsi="宋体" w:cs="宋体"/>
          <w:kern w:val="0"/>
          <w:szCs w:val="21"/>
          <w:lang w:bidi="ar"/>
        </w:rPr>
        <w:t>3条  变更与调整</w:t>
      </w:r>
      <w:bookmarkEnd w:id="1193"/>
      <w:bookmarkEnd w:id="1194"/>
    </w:p>
    <w:p w14:paraId="62B2B26F">
      <w:pPr>
        <w:widowControl/>
        <w:wordWrap w:val="0"/>
        <w:topLinePunct/>
        <w:adjustRightInd w:val="0"/>
        <w:snapToGrid w:val="0"/>
        <w:spacing w:after="163" w:afterLines="50" w:line="360" w:lineRule="auto"/>
        <w:outlineLvl w:val="2"/>
        <w:rPr>
          <w:rFonts w:ascii="宋体" w:hAnsi="宋体" w:cs="宋体"/>
        </w:rPr>
      </w:pPr>
      <w:bookmarkStart w:id="1195" w:name="_Ref532670393"/>
      <w:bookmarkEnd w:id="1195"/>
      <w:bookmarkStart w:id="1196" w:name="_Ref532677087"/>
      <w:bookmarkEnd w:id="1196"/>
      <w:bookmarkStart w:id="1197" w:name="_Toc20171824"/>
      <w:bookmarkEnd w:id="1197"/>
      <w:bookmarkStart w:id="1198" w:name="_Ref532670395"/>
      <w:bookmarkEnd w:id="1198"/>
      <w:bookmarkStart w:id="1199" w:name="_Ref532668573"/>
      <w:bookmarkEnd w:id="1199"/>
      <w:bookmarkStart w:id="1200" w:name="_Ref532668569"/>
      <w:bookmarkEnd w:id="1200"/>
      <w:bookmarkStart w:id="1201" w:name="_Ref532677084"/>
      <w:bookmarkStart w:id="1202" w:name="_Toc84930813"/>
      <w:bookmarkStart w:id="1203" w:name="_Toc66"/>
      <w:bookmarkStart w:id="1204" w:name="_Toc51766677"/>
      <w:bookmarkStart w:id="1205" w:name="_Toc58860264"/>
      <w:bookmarkStart w:id="1206" w:name="_Toc25570"/>
      <w:bookmarkStart w:id="1207" w:name="_Toc16930"/>
      <w:bookmarkStart w:id="1208" w:name="_Toc30737"/>
      <w:r>
        <w:rPr>
          <w:rFonts w:hint="eastAsia" w:ascii="宋体" w:hAnsi="宋体" w:cs="宋体"/>
          <w:szCs w:val="21"/>
          <w:lang w:bidi="ar"/>
        </w:rPr>
        <w:t>1</w:t>
      </w:r>
      <w:bookmarkEnd w:id="1201"/>
      <w:r>
        <w:rPr>
          <w:rFonts w:hint="eastAsia" w:ascii="宋体" w:hAnsi="宋体" w:cs="宋体"/>
          <w:szCs w:val="21"/>
          <w:lang w:bidi="ar"/>
        </w:rPr>
        <w:t>3.1  发包人变更权</w:t>
      </w:r>
      <w:bookmarkEnd w:id="1202"/>
      <w:bookmarkEnd w:id="1203"/>
      <w:bookmarkEnd w:id="1204"/>
      <w:bookmarkEnd w:id="1205"/>
      <w:bookmarkEnd w:id="1206"/>
      <w:bookmarkEnd w:id="1207"/>
      <w:bookmarkEnd w:id="1208"/>
      <w:r>
        <w:rPr>
          <w:rFonts w:hint="eastAsia" w:ascii="宋体" w:hAnsi="宋体" w:cs="宋体"/>
          <w:szCs w:val="21"/>
          <w:lang w:bidi="ar"/>
        </w:rPr>
        <w:t xml:space="preserve"> </w:t>
      </w:r>
    </w:p>
    <w:p w14:paraId="58CE75E7">
      <w:pPr>
        <w:widowControl/>
        <w:adjustRightInd w:val="0"/>
        <w:snapToGrid w:val="0"/>
        <w:spacing w:after="163" w:afterLines="50" w:line="360" w:lineRule="auto"/>
        <w:ind w:firstLine="420" w:firstLineChars="200"/>
        <w:rPr>
          <w:rFonts w:ascii="宋体" w:hAnsi="宋体" w:cs="宋体"/>
        </w:rPr>
      </w:pPr>
      <w:bookmarkStart w:id="1209" w:name="_Ref4534979"/>
      <w:bookmarkEnd w:id="1209"/>
      <w:r>
        <w:rPr>
          <w:rFonts w:hint="eastAsia" w:ascii="宋体" w:hAnsi="宋体" w:cs="宋体"/>
          <w:szCs w:val="21"/>
          <w:lang w:bidi="ar"/>
        </w:rPr>
        <w:t>13.1.1变更指示应经发包人同意，并由工程师发出经发包人签认的变更指示。除第11.3.</w:t>
      </w:r>
      <w:r>
        <w:rPr>
          <w:rFonts w:ascii="宋体" w:hAnsi="宋体" w:cs="宋体"/>
          <w:szCs w:val="21"/>
          <w:lang w:bidi="ar"/>
        </w:rPr>
        <w:t>6</w:t>
      </w:r>
      <w:r>
        <w:rPr>
          <w:rFonts w:hint="eastAsia" w:ascii="宋体" w:hAnsi="宋体" w:cs="宋体"/>
          <w:szCs w:val="21"/>
          <w:lang w:bidi="ar"/>
        </w:rPr>
        <w:t>项[未能修复]约定的情况外，变更不应包括准备将任何工作删减并交由他人或发包人自行实施的情况。承包人收到变更指示后，方可实施变更。未经许可，承包人不得擅自对工程的任何部分进行变更。发包人与承包人对某项指示或批准是否构成变更产生争议的，按第20条[争议解决]处理。</w:t>
      </w:r>
    </w:p>
    <w:p w14:paraId="61B42653">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13.1.2承包人应按照变更指示执行，除非承包人及时向工程师发出通知，说明该项变更指示将降低工程的安全性、稳定性或适用性；涉及的工作内容和范围不可预见；所涉设备难以采购；导致承包人无法执行第</w:t>
      </w:r>
      <w:r>
        <w:rPr>
          <w:rFonts w:ascii="宋体" w:hAnsi="宋体" w:cs="宋体"/>
          <w:szCs w:val="21"/>
          <w:lang w:bidi="ar"/>
        </w:rPr>
        <w:t>7.5</w:t>
      </w:r>
      <w:r>
        <w:rPr>
          <w:rFonts w:hint="eastAsia" w:ascii="宋体" w:hAnsi="宋体" w:cs="宋体"/>
          <w:szCs w:val="21"/>
          <w:lang w:bidi="ar"/>
        </w:rPr>
        <w:t>款[现场劳动用工]、第7</w:t>
      </w:r>
      <w:r>
        <w:rPr>
          <w:rFonts w:ascii="宋体" w:hAnsi="宋体" w:cs="宋体"/>
          <w:szCs w:val="21"/>
          <w:lang w:bidi="ar"/>
        </w:rPr>
        <w:t>.6</w:t>
      </w:r>
      <w:r>
        <w:rPr>
          <w:rFonts w:hint="eastAsia" w:ascii="宋体" w:hAnsi="宋体" w:cs="宋体"/>
          <w:szCs w:val="21"/>
          <w:lang w:bidi="ar"/>
        </w:rPr>
        <w:t>款[安全文明施工</w:t>
      </w:r>
      <w:r>
        <w:rPr>
          <w:rFonts w:ascii="宋体" w:hAnsi="宋体" w:cs="宋体"/>
          <w:szCs w:val="21"/>
          <w:lang w:bidi="ar"/>
        </w:rPr>
        <w:t>]</w:t>
      </w:r>
      <w:r>
        <w:rPr>
          <w:rFonts w:hint="eastAsia" w:ascii="宋体" w:hAnsi="宋体" w:cs="宋体"/>
          <w:szCs w:val="21"/>
          <w:lang w:bidi="ar"/>
        </w:rPr>
        <w:t>、第</w:t>
      </w:r>
      <w:r>
        <w:rPr>
          <w:rFonts w:ascii="宋体" w:hAnsi="宋体" w:cs="宋体"/>
          <w:szCs w:val="21"/>
          <w:lang w:bidi="ar"/>
        </w:rPr>
        <w:t>7.7</w:t>
      </w:r>
      <w:r>
        <w:rPr>
          <w:rFonts w:hint="eastAsia" w:ascii="宋体" w:hAnsi="宋体" w:cs="宋体"/>
          <w:szCs w:val="21"/>
          <w:lang w:bidi="ar"/>
        </w:rPr>
        <w:t>款[</w:t>
      </w:r>
      <w:r>
        <w:rPr>
          <w:rFonts w:ascii="宋体" w:hAnsi="宋体" w:cs="宋体"/>
          <w:szCs w:val="21"/>
          <w:lang w:bidi="ar"/>
        </w:rPr>
        <w:t>职业健康]</w:t>
      </w:r>
      <w:r>
        <w:rPr>
          <w:rFonts w:hint="eastAsia" w:ascii="宋体" w:hAnsi="宋体" w:cs="宋体"/>
          <w:szCs w:val="21"/>
          <w:lang w:bidi="ar"/>
        </w:rPr>
        <w:t>或第</w:t>
      </w:r>
      <w:r>
        <w:rPr>
          <w:rFonts w:ascii="宋体" w:hAnsi="宋体" w:cs="宋体"/>
          <w:szCs w:val="21"/>
          <w:lang w:bidi="ar"/>
        </w:rPr>
        <w:t>7.8</w:t>
      </w:r>
      <w:r>
        <w:rPr>
          <w:rFonts w:hint="eastAsia" w:ascii="宋体" w:hAnsi="宋体" w:cs="宋体"/>
          <w:szCs w:val="21"/>
          <w:lang w:bidi="ar"/>
        </w:rPr>
        <w:t>款[环境保护</w:t>
      </w:r>
      <w:r>
        <w:rPr>
          <w:rFonts w:ascii="宋体" w:hAnsi="宋体" w:cs="宋体"/>
          <w:szCs w:val="21"/>
          <w:lang w:bidi="ar"/>
        </w:rPr>
        <w:t>]</w:t>
      </w:r>
      <w:r>
        <w:rPr>
          <w:rFonts w:hint="eastAsia" w:ascii="宋体" w:hAnsi="宋体" w:cs="宋体"/>
          <w:szCs w:val="21"/>
          <w:lang w:bidi="ar"/>
        </w:rPr>
        <w:t>内容；将造成工期延误；与第4.1款[承包人的一般义务]相冲突等无法执行的理由。工程师接到承包人的通知后，应作出经发包人签认的取消、确认或改变原指示的书面回复。</w:t>
      </w:r>
    </w:p>
    <w:p w14:paraId="0DB12DDF">
      <w:pPr>
        <w:widowControl/>
        <w:adjustRightInd w:val="0"/>
        <w:snapToGrid w:val="0"/>
        <w:spacing w:after="163" w:afterLines="50" w:line="360" w:lineRule="auto"/>
        <w:rPr>
          <w:rFonts w:ascii="宋体" w:hAnsi="宋体" w:cs="宋体"/>
        </w:rPr>
      </w:pPr>
      <w:bookmarkStart w:id="1210" w:name="_Ref531955590"/>
      <w:bookmarkEnd w:id="1210"/>
      <w:bookmarkStart w:id="1211" w:name="_Ref4623207"/>
      <w:bookmarkEnd w:id="1211"/>
      <w:bookmarkStart w:id="1212" w:name="_Toc20171825"/>
      <w:bookmarkEnd w:id="1212"/>
      <w:bookmarkStart w:id="1213" w:name="_Ref531955587"/>
      <w:r>
        <w:rPr>
          <w:rFonts w:hint="eastAsia" w:ascii="宋体" w:hAnsi="宋体" w:cs="宋体"/>
          <w:szCs w:val="21"/>
          <w:lang w:bidi="ar"/>
        </w:rPr>
        <w:t>1</w:t>
      </w:r>
      <w:bookmarkEnd w:id="1213"/>
      <w:r>
        <w:rPr>
          <w:rFonts w:hint="eastAsia" w:ascii="宋体" w:hAnsi="宋体" w:cs="宋体"/>
          <w:szCs w:val="21"/>
          <w:lang w:bidi="ar"/>
        </w:rPr>
        <w:t>3.2  承包人的合理化建议</w:t>
      </w:r>
    </w:p>
    <w:p w14:paraId="0781CB19">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13.2.1承包人提出合理化建议的，应向工程师提交合理化建议说明，说明建议的内容、理由以及实施该建议对合同价格和工期的影响。</w:t>
      </w:r>
    </w:p>
    <w:p w14:paraId="6374B39E">
      <w:pPr>
        <w:widowControl/>
        <w:adjustRightInd w:val="0"/>
        <w:snapToGrid w:val="0"/>
        <w:spacing w:after="163" w:afterLines="50" w:line="360" w:lineRule="auto"/>
        <w:ind w:firstLine="420" w:firstLineChars="200"/>
        <w:rPr>
          <w:rFonts w:ascii="宋体" w:hAnsi="宋体" w:cs="宋体"/>
        </w:rPr>
      </w:pPr>
      <w:bookmarkStart w:id="1214" w:name="_Ref4681686"/>
      <w:bookmarkEnd w:id="1214"/>
      <w:r>
        <w:rPr>
          <w:rFonts w:hint="eastAsia" w:ascii="宋体" w:hAnsi="宋体" w:cs="宋体"/>
          <w:szCs w:val="21"/>
          <w:lang w:bidi="ar"/>
        </w:rPr>
        <w:t>13.2.2除专用合同条件另有约定外，</w:t>
      </w:r>
      <w:bookmarkStart w:id="1215" w:name="_Hlk4682273"/>
      <w:r>
        <w:rPr>
          <w:rFonts w:hint="eastAsia" w:ascii="宋体" w:hAnsi="宋体" w:cs="宋体"/>
          <w:szCs w:val="21"/>
          <w:lang w:bidi="ar"/>
        </w:rPr>
        <w:t>工程师应在收到承包人提交的合理化建议后7天内审查完毕并报送发包人，发现其中存在技术上的缺陷，应通知承包人修改。发包人应在收到工程师报送的合理化建议后7天内审批完毕。合理化建议经发包人批准的，工程师应及时发出变更指示，由此引起的合同价格调整按照第</w:t>
      </w:r>
      <w:bookmarkEnd w:id="1215"/>
      <w:r>
        <w:rPr>
          <w:rFonts w:hint="eastAsia" w:ascii="宋体" w:hAnsi="宋体" w:cs="宋体"/>
          <w:szCs w:val="21"/>
          <w:lang w:bidi="ar"/>
        </w:rPr>
        <w:t>13.3.3项[变更估价]约定执行。发包人不同意变更的，工程师应书面通知承包人。</w:t>
      </w:r>
    </w:p>
    <w:p w14:paraId="2C2D95D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13.2.3合理化建议降低了合同价格、缩短了工期或者提高了工程经济效益的，双方可以按照专用合同条件的约定进行利益分享。</w:t>
      </w:r>
    </w:p>
    <w:p w14:paraId="0AFBE0FE">
      <w:pPr>
        <w:widowControl/>
        <w:wordWrap w:val="0"/>
        <w:topLinePunct/>
        <w:adjustRightInd w:val="0"/>
        <w:snapToGrid w:val="0"/>
        <w:spacing w:after="163" w:afterLines="50" w:line="360" w:lineRule="auto"/>
        <w:outlineLvl w:val="2"/>
        <w:rPr>
          <w:rFonts w:ascii="宋体" w:hAnsi="宋体" w:cs="宋体"/>
        </w:rPr>
      </w:pPr>
      <w:bookmarkStart w:id="1216" w:name="_Ref532673541"/>
      <w:bookmarkEnd w:id="1216"/>
      <w:bookmarkStart w:id="1217" w:name="_Ref532671480"/>
      <w:bookmarkEnd w:id="1217"/>
      <w:bookmarkStart w:id="1218" w:name="_Ref532669302"/>
      <w:bookmarkEnd w:id="1218"/>
      <w:bookmarkStart w:id="1219" w:name="_Toc20171826"/>
      <w:bookmarkEnd w:id="1219"/>
      <w:bookmarkStart w:id="1220" w:name="_Ref532673538"/>
      <w:bookmarkEnd w:id="1220"/>
      <w:bookmarkStart w:id="1221" w:name="_Ref532669305"/>
      <w:bookmarkEnd w:id="1221"/>
      <w:bookmarkStart w:id="1222" w:name="_Ref532671484"/>
      <w:bookmarkStart w:id="1223" w:name="_Toc58860265"/>
      <w:bookmarkStart w:id="1224" w:name="_Toc23815"/>
      <w:bookmarkStart w:id="1225" w:name="_Toc51766678"/>
      <w:bookmarkStart w:id="1226" w:name="_Toc2940"/>
      <w:bookmarkStart w:id="1227" w:name="_Toc84930814"/>
      <w:bookmarkStart w:id="1228" w:name="_Toc2429"/>
      <w:bookmarkStart w:id="1229" w:name="_Toc4113"/>
      <w:r>
        <w:rPr>
          <w:rFonts w:hint="eastAsia" w:ascii="宋体" w:hAnsi="宋体" w:cs="宋体"/>
          <w:szCs w:val="21"/>
          <w:lang w:bidi="ar"/>
        </w:rPr>
        <w:t>1</w:t>
      </w:r>
      <w:bookmarkEnd w:id="1222"/>
      <w:r>
        <w:rPr>
          <w:rFonts w:hint="eastAsia" w:ascii="宋体" w:hAnsi="宋体" w:cs="宋体"/>
          <w:szCs w:val="21"/>
          <w:lang w:bidi="ar"/>
        </w:rPr>
        <w:t>3.3  变更程序</w:t>
      </w:r>
      <w:bookmarkEnd w:id="1223"/>
      <w:bookmarkEnd w:id="1224"/>
      <w:bookmarkEnd w:id="1225"/>
      <w:bookmarkEnd w:id="1226"/>
      <w:bookmarkEnd w:id="1227"/>
      <w:bookmarkEnd w:id="1228"/>
      <w:bookmarkEnd w:id="1229"/>
    </w:p>
    <w:p w14:paraId="710A8EB6">
      <w:pPr>
        <w:widowControl/>
        <w:wordWrap w:val="0"/>
        <w:topLinePunct/>
        <w:adjustRightInd w:val="0"/>
        <w:snapToGrid w:val="0"/>
        <w:spacing w:after="163" w:afterLines="50" w:line="360" w:lineRule="auto"/>
        <w:ind w:left="480"/>
        <w:outlineLvl w:val="3"/>
        <w:rPr>
          <w:rFonts w:ascii="宋体" w:hAnsi="宋体" w:cs="宋体"/>
        </w:rPr>
      </w:pPr>
      <w:bookmarkStart w:id="1230" w:name="_Ref4534600"/>
      <w:bookmarkEnd w:id="1230"/>
      <w:r>
        <w:rPr>
          <w:rFonts w:hint="eastAsia" w:ascii="宋体" w:hAnsi="宋体" w:cs="宋体"/>
          <w:szCs w:val="21"/>
          <w:lang w:bidi="ar"/>
        </w:rPr>
        <w:t>13.3.1发包人提出变更</w:t>
      </w:r>
    </w:p>
    <w:p w14:paraId="2FB9F46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发包人提出变更的，应通过工程师向承包人发出书面形式的变更指示，变更指示应说明计划变更的工程范围和变更的内容。</w:t>
      </w:r>
    </w:p>
    <w:p w14:paraId="717612C2">
      <w:pPr>
        <w:widowControl/>
        <w:wordWrap w:val="0"/>
        <w:topLinePunct/>
        <w:adjustRightInd w:val="0"/>
        <w:snapToGrid w:val="0"/>
        <w:spacing w:after="163" w:afterLines="50" w:line="360" w:lineRule="auto"/>
        <w:ind w:left="480"/>
        <w:outlineLvl w:val="3"/>
        <w:rPr>
          <w:rFonts w:ascii="宋体" w:hAnsi="宋体" w:cs="宋体"/>
        </w:rPr>
      </w:pPr>
      <w:bookmarkStart w:id="1231" w:name="_Ref4534617"/>
      <w:bookmarkEnd w:id="1231"/>
      <w:r>
        <w:rPr>
          <w:rFonts w:hint="eastAsia" w:ascii="宋体" w:hAnsi="宋体" w:cs="宋体"/>
          <w:szCs w:val="21"/>
          <w:lang w:bidi="ar"/>
        </w:rPr>
        <w:t>13.3.2变更执行</w:t>
      </w:r>
    </w:p>
    <w:p w14:paraId="36B40AF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收到工程师下达的变更指示后，认为不能执行，应在合理期限内提出不能执行该变更指示的理由。承包人认为可以执行变更的，应当书面说明实施该变更指示需要采取的具体措施及对合同价格和工期的影响，且合同当事人应当按照第13.3.3项[变更估价]约定确定变更估价。</w:t>
      </w:r>
    </w:p>
    <w:p w14:paraId="6CFC1D45">
      <w:pPr>
        <w:widowControl/>
        <w:wordWrap w:val="0"/>
        <w:topLinePunct/>
        <w:adjustRightInd w:val="0"/>
        <w:snapToGrid w:val="0"/>
        <w:spacing w:after="163" w:afterLines="50" w:line="360" w:lineRule="auto"/>
        <w:ind w:left="480"/>
        <w:outlineLvl w:val="3"/>
        <w:rPr>
          <w:rFonts w:ascii="宋体" w:hAnsi="宋体" w:cs="宋体"/>
        </w:rPr>
      </w:pPr>
      <w:bookmarkStart w:id="1232" w:name="_Ref3835481"/>
      <w:bookmarkEnd w:id="1232"/>
      <w:r>
        <w:rPr>
          <w:rFonts w:hint="eastAsia" w:ascii="宋体" w:hAnsi="宋体" w:cs="宋体"/>
          <w:szCs w:val="21"/>
          <w:lang w:bidi="ar"/>
        </w:rPr>
        <w:t>13.3.3变更估价</w:t>
      </w:r>
    </w:p>
    <w:p w14:paraId="045B2FC1">
      <w:pPr>
        <w:widowControl/>
        <w:wordWrap w:val="0"/>
        <w:topLinePunct/>
        <w:autoSpaceDE w:val="0"/>
        <w:autoSpaceDN w:val="0"/>
        <w:adjustRightInd w:val="0"/>
        <w:snapToGrid w:val="0"/>
        <w:spacing w:after="163" w:afterLines="50" w:line="360" w:lineRule="auto"/>
        <w:ind w:left="480"/>
        <w:rPr>
          <w:rFonts w:ascii="宋体" w:hAnsi="宋体" w:cs="宋体"/>
        </w:rPr>
      </w:pPr>
      <w:r>
        <w:rPr>
          <w:rFonts w:hint="eastAsia" w:ascii="宋体" w:hAnsi="宋体" w:cs="宋体"/>
          <w:szCs w:val="21"/>
          <w:lang w:bidi="ar"/>
        </w:rPr>
        <w:t>13.3.3.1变更估价原则</w:t>
      </w:r>
    </w:p>
    <w:p w14:paraId="52AAC27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除专用合同条件另有约定外，变更估价按照本款约定处理：</w:t>
      </w:r>
    </w:p>
    <w:p w14:paraId="5FD3381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（1）合同中未包含价格清单，合同价格应按照所执行的变更工程的成本加利润调整；</w:t>
      </w:r>
    </w:p>
    <w:p w14:paraId="470085C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（2）合同中包含价格清单，合同价格按照如下规则调整：</w:t>
      </w:r>
    </w:p>
    <w:p w14:paraId="3DB9829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1）价格清单中有适用于变更工程项目的，应采用该项目的费率和价格；</w:t>
      </w:r>
    </w:p>
    <w:p w14:paraId="7E004E7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2）价格清单中没有适用但有类似于变更工程项目的，可在合理范围内参照类似项目的费率或价格；</w:t>
      </w:r>
    </w:p>
    <w:p w14:paraId="2C8F534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3）价格清单中没有适用也没有类似于变更工程项目的，该工程项目应按成本加利润原则调整适用新的费率或价格。</w:t>
      </w:r>
    </w:p>
    <w:p w14:paraId="016EC112">
      <w:pPr>
        <w:widowControl/>
        <w:wordWrap w:val="0"/>
        <w:topLinePunct/>
        <w:autoSpaceDE w:val="0"/>
        <w:autoSpaceDN w:val="0"/>
        <w:adjustRightInd w:val="0"/>
        <w:snapToGrid w:val="0"/>
        <w:spacing w:after="163" w:afterLines="50" w:line="360" w:lineRule="auto"/>
        <w:ind w:left="480"/>
        <w:rPr>
          <w:rFonts w:ascii="宋体" w:hAnsi="宋体" w:cs="宋体"/>
        </w:rPr>
      </w:pPr>
      <w:r>
        <w:rPr>
          <w:rFonts w:hint="eastAsia" w:ascii="宋体" w:hAnsi="宋体" w:cs="宋体"/>
          <w:szCs w:val="21"/>
          <w:lang w:bidi="ar"/>
        </w:rPr>
        <w:t>13.3.3.2变更估价程序</w:t>
      </w:r>
    </w:p>
    <w:p w14:paraId="5B05F7E6">
      <w:pPr>
        <w:widowControl/>
        <w:adjustRightInd w:val="0"/>
        <w:snapToGrid w:val="0"/>
        <w:spacing w:after="163" w:afterLines="50" w:line="360" w:lineRule="auto"/>
        <w:ind w:firstLine="420" w:firstLineChars="200"/>
        <w:rPr>
          <w:rFonts w:ascii="宋体" w:hAnsi="宋体" w:cs="宋体"/>
          <w:kern w:val="0"/>
        </w:rPr>
      </w:pPr>
      <w:bookmarkStart w:id="1233" w:name="_Ref531955607"/>
      <w:bookmarkEnd w:id="1233"/>
      <w:bookmarkStart w:id="1234" w:name="_Toc296346651"/>
      <w:bookmarkEnd w:id="1234"/>
      <w:bookmarkStart w:id="1235" w:name="_Ref531955605"/>
      <w:bookmarkEnd w:id="1235"/>
      <w:bookmarkStart w:id="1236" w:name="_Toc296503150"/>
      <w:bookmarkEnd w:id="1236"/>
      <w:bookmarkStart w:id="1237" w:name="_Toc337558844"/>
      <w:r>
        <w:rPr>
          <w:rFonts w:hint="eastAsia" w:ascii="宋体" w:hAnsi="宋体" w:cs="宋体"/>
          <w:kern w:val="0"/>
          <w:szCs w:val="21"/>
          <w:lang w:bidi="ar"/>
        </w:rPr>
        <w:t>承包人应在收到变更指示后14天内，向工程师提交变更估价申请。工程师应在收到承包人提交的变更估价申请后7天内审查完毕并报送发包人，工程师对变更估价申请有异议，通知承包人修改后重新提交。发包人应在承包人提交变更估价申请后14天内审批完毕。发包人逾期未完成审批或未提出异议的，视为认可承包人提交的变更估价申请。</w:t>
      </w:r>
      <w:bookmarkEnd w:id="1237"/>
    </w:p>
    <w:p w14:paraId="2D3C679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因变更引起的价格调整应计入最近一期的进度款中支付。</w:t>
      </w:r>
    </w:p>
    <w:p w14:paraId="412E25CC">
      <w:pPr>
        <w:widowControl/>
        <w:wordWrap w:val="0"/>
        <w:topLinePunct/>
        <w:adjustRightInd w:val="0"/>
        <w:snapToGrid w:val="0"/>
        <w:spacing w:after="163" w:afterLines="50" w:line="360" w:lineRule="auto"/>
        <w:ind w:left="480"/>
        <w:outlineLvl w:val="3"/>
        <w:rPr>
          <w:rFonts w:ascii="宋体" w:hAnsi="宋体" w:cs="宋体"/>
        </w:rPr>
      </w:pPr>
      <w:r>
        <w:rPr>
          <w:rFonts w:hint="eastAsia" w:ascii="宋体" w:hAnsi="宋体" w:cs="宋体"/>
          <w:szCs w:val="21"/>
          <w:lang w:bidi="ar"/>
        </w:rPr>
        <w:t>13.3.4变更引起的工期调整</w:t>
      </w:r>
    </w:p>
    <w:p w14:paraId="65AFAC3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因变更引起工期变化的，合同当事人均可要求调整合同工期，由合同当事人按照第3.6款[商定或确定]并参考工程所在地的工期定额标准确定增减工期天数。</w:t>
      </w:r>
    </w:p>
    <w:p w14:paraId="3FAFDEBD">
      <w:pPr>
        <w:widowControl/>
        <w:wordWrap w:val="0"/>
        <w:topLinePunct/>
        <w:adjustRightInd w:val="0"/>
        <w:snapToGrid w:val="0"/>
        <w:spacing w:after="163" w:afterLines="50" w:line="360" w:lineRule="auto"/>
        <w:outlineLvl w:val="2"/>
        <w:rPr>
          <w:rFonts w:ascii="宋体" w:hAnsi="宋体" w:cs="宋体"/>
        </w:rPr>
      </w:pPr>
      <w:bookmarkStart w:id="1238" w:name="_Ref4431237"/>
      <w:bookmarkEnd w:id="1238"/>
      <w:bookmarkStart w:id="1239" w:name="_Toc20171827"/>
      <w:bookmarkStart w:id="1240" w:name="_Toc8910"/>
      <w:bookmarkStart w:id="1241" w:name="_Toc31527"/>
      <w:bookmarkStart w:id="1242" w:name="_Toc51766679"/>
      <w:bookmarkStart w:id="1243" w:name="_Toc58860266"/>
      <w:bookmarkStart w:id="1244" w:name="_Toc16852"/>
      <w:bookmarkStart w:id="1245" w:name="_Toc84930815"/>
      <w:bookmarkStart w:id="1246" w:name="_Toc14495"/>
      <w:r>
        <w:rPr>
          <w:rFonts w:hint="eastAsia" w:ascii="宋体" w:hAnsi="宋体" w:cs="宋体"/>
          <w:szCs w:val="21"/>
          <w:lang w:bidi="ar"/>
        </w:rPr>
        <w:t>1</w:t>
      </w:r>
      <w:bookmarkEnd w:id="1239"/>
      <w:r>
        <w:rPr>
          <w:rFonts w:hint="eastAsia" w:ascii="宋体" w:hAnsi="宋体" w:cs="宋体"/>
          <w:szCs w:val="21"/>
          <w:lang w:bidi="ar"/>
        </w:rPr>
        <w:t>3.4  暂估价</w:t>
      </w:r>
      <w:bookmarkEnd w:id="1240"/>
      <w:bookmarkEnd w:id="1241"/>
      <w:bookmarkEnd w:id="1242"/>
      <w:bookmarkEnd w:id="1243"/>
      <w:bookmarkEnd w:id="1244"/>
      <w:bookmarkEnd w:id="1245"/>
      <w:bookmarkEnd w:id="1246"/>
    </w:p>
    <w:p w14:paraId="200E3478">
      <w:pPr>
        <w:widowControl/>
        <w:wordWrap w:val="0"/>
        <w:topLinePunct/>
        <w:adjustRightInd w:val="0"/>
        <w:snapToGrid w:val="0"/>
        <w:spacing w:after="163" w:afterLines="50" w:line="360" w:lineRule="auto"/>
        <w:ind w:left="480"/>
        <w:outlineLvl w:val="3"/>
        <w:rPr>
          <w:rFonts w:ascii="宋体" w:hAnsi="宋体" w:cs="宋体"/>
        </w:rPr>
      </w:pPr>
      <w:bookmarkStart w:id="1247" w:name="_Ref4616729"/>
      <w:bookmarkEnd w:id="1247"/>
      <w:r>
        <w:rPr>
          <w:rFonts w:hint="eastAsia" w:ascii="宋体" w:hAnsi="宋体" w:cs="宋体"/>
          <w:szCs w:val="21"/>
          <w:lang w:bidi="ar"/>
        </w:rPr>
        <w:t>13.4.1依法必须招标的暂估价项目</w:t>
      </w:r>
    </w:p>
    <w:p w14:paraId="38C321E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对于依法必须招标的暂估价项目，专用合同条件约定由承包人作为招标人的，招标文件、评标方案、评标结果应报送发包人批准。与组织招标工作有关的费用应当被认为已经包括在承包人的签约合同价中。</w:t>
      </w:r>
    </w:p>
    <w:p w14:paraId="18DEB86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专用合同条件约定由发包人和承包人共同作为招标人的，与组织招标工作有关的费用在专用合同条件中约定。</w:t>
      </w:r>
    </w:p>
    <w:p w14:paraId="40D51C4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具体的招标程序以及发包人和承包人权利义务关系可在专用合同条件中约定。暂估价项目的中标金额与价格清单中所列暂估价的金额差以及相应的税金等其他费用应列入合同价格。</w:t>
      </w:r>
    </w:p>
    <w:p w14:paraId="2CE22F67">
      <w:pPr>
        <w:widowControl/>
        <w:wordWrap w:val="0"/>
        <w:topLinePunct/>
        <w:adjustRightInd w:val="0"/>
        <w:snapToGrid w:val="0"/>
        <w:spacing w:after="163" w:afterLines="50" w:line="360" w:lineRule="auto"/>
        <w:ind w:left="480"/>
        <w:outlineLvl w:val="3"/>
        <w:rPr>
          <w:rFonts w:ascii="宋体" w:hAnsi="宋体" w:cs="宋体"/>
        </w:rPr>
      </w:pPr>
      <w:bookmarkStart w:id="1248" w:name="_Ref4682312"/>
      <w:bookmarkEnd w:id="1248"/>
      <w:r>
        <w:rPr>
          <w:rFonts w:hint="eastAsia" w:ascii="宋体" w:hAnsi="宋体" w:cs="宋体"/>
          <w:szCs w:val="21"/>
          <w:lang w:bidi="ar"/>
        </w:rPr>
        <w:t>13.4.2不属于依法必须招标的暂估价项目</w:t>
      </w:r>
    </w:p>
    <w:p w14:paraId="639BBFF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对于不属于依法必须招标的暂估价项目，承包人具备实施暂估价项目的资格和条件的，经发包人和承包人协商一致后，可由承包人自行实施暂估价项目，具体的协商和估价程序以及发包人和承包人权利义务关系可在专用合同条件中约定。确定后的暂估价项目金额与价格清单中所列暂估价的金额差以及相应的税金等其他费用应列入合同价格。</w:t>
      </w:r>
    </w:p>
    <w:p w14:paraId="6FAD659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因发包人原因导致暂估价合同订立和履行迟延的，由此增加的费用和（或）延误的工期由发包人承担，并支付承包人合理的利润。因承包人原因导致暂估价合同订立和履行迟延的，由此增加的费用和（或）延误的工期由承包人承担。</w:t>
      </w:r>
    </w:p>
    <w:p w14:paraId="53AAB32B">
      <w:pPr>
        <w:widowControl/>
        <w:wordWrap w:val="0"/>
        <w:topLinePunct/>
        <w:adjustRightInd w:val="0"/>
        <w:snapToGrid w:val="0"/>
        <w:spacing w:after="163" w:afterLines="50" w:line="360" w:lineRule="auto"/>
        <w:outlineLvl w:val="2"/>
        <w:rPr>
          <w:rFonts w:ascii="宋体" w:hAnsi="宋体" w:cs="宋体"/>
        </w:rPr>
      </w:pPr>
      <w:bookmarkStart w:id="1249" w:name="_Ref4431250"/>
      <w:bookmarkEnd w:id="1249"/>
      <w:bookmarkStart w:id="1250" w:name="_Toc20171828"/>
      <w:bookmarkStart w:id="1251" w:name="_Toc28663"/>
      <w:bookmarkStart w:id="1252" w:name="_Toc58860267"/>
      <w:bookmarkStart w:id="1253" w:name="_Toc23558"/>
      <w:bookmarkStart w:id="1254" w:name="_Toc12815"/>
      <w:bookmarkStart w:id="1255" w:name="_Toc84930816"/>
      <w:bookmarkStart w:id="1256" w:name="_Toc51766680"/>
      <w:bookmarkStart w:id="1257" w:name="_Toc21640"/>
      <w:r>
        <w:rPr>
          <w:rFonts w:hint="eastAsia" w:ascii="宋体" w:hAnsi="宋体" w:cs="宋体"/>
          <w:szCs w:val="21"/>
          <w:lang w:bidi="ar"/>
        </w:rPr>
        <w:t>1</w:t>
      </w:r>
      <w:bookmarkEnd w:id="1250"/>
      <w:r>
        <w:rPr>
          <w:rFonts w:hint="eastAsia" w:ascii="宋体" w:hAnsi="宋体" w:cs="宋体"/>
          <w:szCs w:val="21"/>
          <w:lang w:bidi="ar"/>
        </w:rPr>
        <w:t>3.5  暂列金额</w:t>
      </w:r>
      <w:bookmarkEnd w:id="1251"/>
      <w:bookmarkEnd w:id="1252"/>
      <w:bookmarkEnd w:id="1253"/>
      <w:bookmarkEnd w:id="1254"/>
      <w:bookmarkEnd w:id="1255"/>
      <w:bookmarkEnd w:id="1256"/>
      <w:bookmarkEnd w:id="1257"/>
      <w:r>
        <w:rPr>
          <w:rFonts w:hint="eastAsia" w:ascii="宋体" w:hAnsi="宋体" w:cs="宋体"/>
          <w:szCs w:val="21"/>
          <w:lang w:bidi="ar"/>
        </w:rPr>
        <w:t xml:space="preserve"> </w:t>
      </w:r>
    </w:p>
    <w:p w14:paraId="2C8BA28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专用合同条件另有约定外，每一笔暂列金额只能按照发包人的指示全部或部分使用，并对合同价格进行相应调整。付给承包人的总金额应仅包括发包人已指示的，与暂列金额相关的工作、货物或服务的应付款项。</w:t>
      </w:r>
    </w:p>
    <w:p w14:paraId="3CE5FDE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对于每笔暂列金额，发包人可以指示用于下列支付：</w:t>
      </w:r>
    </w:p>
    <w:p w14:paraId="056B799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（1）发包人根据第13.1款[发包人变更权]指示变更，决定对合同价格和付款计划表（如有）进行调整的、由承包人实施的工作（包括要提供的工程设备、材料和服务）；</w:t>
      </w:r>
    </w:p>
    <w:p w14:paraId="4047A1F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承包人购买的工程设备、材料、工作或服务，应支付包括承包人已付（或应付）的实际金额以及相应的管理费等费用和利润（管理费和利润应以实际金额为基数根据合同约定的费率（如有）或百分比计算）。</w:t>
      </w:r>
    </w:p>
    <w:p w14:paraId="6B5451E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根据上述(1)和（或）(2)指示支付暂列金额的，可以要求承包人提交其供应商提供的全部或部分要实施的工程或拟购买的工程设备、材料、工作或服务的项目报价单。发包人可以发出通知指示承包人接受其中的一个报价或指示撤销支付，发包人在收到项目报价单的7天内未作回应的，承包人应有权自行接受其中任何一个报价。</w:t>
      </w:r>
    </w:p>
    <w:p w14:paraId="27E97A4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每份包含暂列金额的文件还应包括用以证明暂列金额的所有有效的发票、凭证和账户或收据。</w:t>
      </w:r>
    </w:p>
    <w:p w14:paraId="543BFEB1">
      <w:pPr>
        <w:widowControl/>
        <w:wordWrap w:val="0"/>
        <w:topLinePunct/>
        <w:adjustRightInd w:val="0"/>
        <w:snapToGrid w:val="0"/>
        <w:spacing w:after="163" w:afterLines="50" w:line="360" w:lineRule="auto"/>
        <w:outlineLvl w:val="2"/>
        <w:rPr>
          <w:rFonts w:ascii="宋体" w:hAnsi="宋体" w:cs="宋体"/>
        </w:rPr>
      </w:pPr>
      <w:bookmarkStart w:id="1258" w:name="_Toc20171829"/>
      <w:bookmarkEnd w:id="1258"/>
      <w:bookmarkStart w:id="1259" w:name="_Toc337558845"/>
      <w:bookmarkEnd w:id="1259"/>
      <w:bookmarkStart w:id="1260" w:name="_Toc296503152"/>
      <w:bookmarkEnd w:id="1260"/>
      <w:bookmarkStart w:id="1261" w:name="_Toc296346653"/>
      <w:bookmarkEnd w:id="1261"/>
      <w:bookmarkStart w:id="1262" w:name="_Ref4431438"/>
      <w:bookmarkStart w:id="1263" w:name="_Toc12830"/>
      <w:bookmarkStart w:id="1264" w:name="_Toc58860268"/>
      <w:bookmarkStart w:id="1265" w:name="_Toc14464"/>
      <w:bookmarkStart w:id="1266" w:name="_Toc19476"/>
      <w:bookmarkStart w:id="1267" w:name="_Toc51766681"/>
      <w:bookmarkStart w:id="1268" w:name="_Toc84930817"/>
      <w:bookmarkStart w:id="1269" w:name="_Toc12431"/>
      <w:r>
        <w:rPr>
          <w:rFonts w:hint="eastAsia" w:ascii="宋体" w:hAnsi="宋体" w:cs="宋体"/>
          <w:szCs w:val="21"/>
          <w:lang w:bidi="ar"/>
        </w:rPr>
        <w:t>1</w:t>
      </w:r>
      <w:bookmarkEnd w:id="1262"/>
      <w:r>
        <w:rPr>
          <w:rFonts w:hint="eastAsia" w:ascii="宋体" w:hAnsi="宋体" w:cs="宋体"/>
          <w:szCs w:val="21"/>
          <w:lang w:bidi="ar"/>
        </w:rPr>
        <w:t>3.6  计日工</w:t>
      </w:r>
      <w:bookmarkEnd w:id="1263"/>
      <w:bookmarkEnd w:id="1264"/>
      <w:bookmarkEnd w:id="1265"/>
      <w:bookmarkEnd w:id="1266"/>
      <w:bookmarkEnd w:id="1267"/>
      <w:bookmarkEnd w:id="1268"/>
      <w:bookmarkEnd w:id="1269"/>
    </w:p>
    <w:p w14:paraId="45530828">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13.6.1需要采用计日工方式的，经发包人同意后，由工程师通知承包人以计日工计价方式实施相应的工作，其价款按列入价格清单或预算书中的计日工计价项目及其单价进行计算；价格清单或预算书中无相应的计日工单价的，按照合理的成本与利润构成的原则，由工程师按照第3.6款[商定或确定]确定计日工的单价。</w:t>
      </w:r>
    </w:p>
    <w:p w14:paraId="7F5311F4">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13.6.2采用计日工计价的任何一项工作，承包人应在该项工作实施过程中，每天提交以下报表和有关凭证报送工程师审查：</w:t>
      </w:r>
    </w:p>
    <w:p w14:paraId="200D8B0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（1）工作名称、内容和数量；</w:t>
      </w:r>
    </w:p>
    <w:p w14:paraId="1D870E5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（2）投入该工作的所有人员的姓名、专业、工种、级别和耗用工时；</w:t>
      </w:r>
    </w:p>
    <w:p w14:paraId="6ACD0A6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（3）投入该工作的材料类别和数量；</w:t>
      </w:r>
    </w:p>
    <w:p w14:paraId="3449EA7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（4）投入该工作的施工设备型号、台数和耗用台时；</w:t>
      </w:r>
    </w:p>
    <w:p w14:paraId="3D9E2F6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（5）其他有关资料和凭证。</w:t>
      </w:r>
    </w:p>
    <w:p w14:paraId="00B43F4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计日工由承包人汇总后，列入最近一期进度付款申请单，由工程师审查并经发包人批准后列入进度付款。</w:t>
      </w:r>
    </w:p>
    <w:p w14:paraId="0B424B62">
      <w:pPr>
        <w:widowControl/>
        <w:wordWrap w:val="0"/>
        <w:topLinePunct/>
        <w:adjustRightInd w:val="0"/>
        <w:snapToGrid w:val="0"/>
        <w:spacing w:after="163" w:afterLines="50" w:line="360" w:lineRule="auto"/>
        <w:outlineLvl w:val="2"/>
        <w:rPr>
          <w:rFonts w:ascii="宋体" w:hAnsi="宋体" w:cs="宋体"/>
        </w:rPr>
      </w:pPr>
      <w:bookmarkStart w:id="1270" w:name="_Toc20171830"/>
      <w:bookmarkEnd w:id="1270"/>
      <w:bookmarkStart w:id="1271" w:name="_Ref4617318"/>
      <w:bookmarkEnd w:id="1271"/>
      <w:bookmarkStart w:id="1272" w:name="_Ref4617331"/>
      <w:bookmarkStart w:id="1273" w:name="_Toc12734"/>
      <w:bookmarkStart w:id="1274" w:name="_Toc3388"/>
      <w:bookmarkStart w:id="1275" w:name="_Toc58860269"/>
      <w:bookmarkStart w:id="1276" w:name="_Toc51766682"/>
      <w:bookmarkStart w:id="1277" w:name="_Toc977"/>
      <w:bookmarkStart w:id="1278" w:name="_Toc27802"/>
      <w:bookmarkStart w:id="1279" w:name="_Toc84930818"/>
      <w:r>
        <w:rPr>
          <w:rFonts w:hint="eastAsia" w:ascii="宋体" w:hAnsi="宋体" w:cs="宋体"/>
          <w:szCs w:val="21"/>
          <w:lang w:bidi="ar"/>
        </w:rPr>
        <w:t>1</w:t>
      </w:r>
      <w:bookmarkEnd w:id="1272"/>
      <w:r>
        <w:rPr>
          <w:rFonts w:hint="eastAsia" w:ascii="宋体" w:hAnsi="宋体" w:cs="宋体"/>
          <w:szCs w:val="21"/>
          <w:lang w:bidi="ar"/>
        </w:rPr>
        <w:t>3.7  法律变化引起的调整</w:t>
      </w:r>
      <w:bookmarkEnd w:id="1273"/>
      <w:bookmarkEnd w:id="1274"/>
      <w:bookmarkEnd w:id="1275"/>
      <w:bookmarkEnd w:id="1276"/>
      <w:bookmarkEnd w:id="1277"/>
      <w:bookmarkEnd w:id="1278"/>
      <w:bookmarkEnd w:id="1279"/>
    </w:p>
    <w:p w14:paraId="0A1F5DE0">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13.7.1基准日期后，法律变化导致承包人在合同履行过程中所需要的费用发生除第13.8款[市场价格波动引起的调整]约定以外的增加时，由发包人承担由此增加的费用；减少时，应从合同价格中予以扣减。基准日期后，因法律变化造成工期延误时，工期应予以顺延。</w:t>
      </w:r>
    </w:p>
    <w:p w14:paraId="51BEBAF2">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13.7.2因法律变化引起的合同价格和工期调整，合同当事人无法达成一致的，由工程师按第3.6款[商定或确定]的约定处理。</w:t>
      </w:r>
    </w:p>
    <w:p w14:paraId="2BA31D64">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13.7.3因承包人原因造成工期延误，在工期延误期间出现法律变化的，由此增加的费用和（或）延误的工期由承包人承担。</w:t>
      </w:r>
    </w:p>
    <w:p w14:paraId="29D7CF48">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13.7.4因法律变化而需要对工程的实施进行任何调整的，承包人应迅速通知发包人，或者发包人应迅速通知承包人，并附上详细的辅助资料。发包人接到通知后，应根据第13.3款[变更程序]发出变更指示。</w:t>
      </w:r>
    </w:p>
    <w:p w14:paraId="5D547E28">
      <w:pPr>
        <w:widowControl/>
        <w:wordWrap w:val="0"/>
        <w:topLinePunct/>
        <w:adjustRightInd w:val="0"/>
        <w:snapToGrid w:val="0"/>
        <w:spacing w:after="163" w:afterLines="50" w:line="360" w:lineRule="auto"/>
        <w:outlineLvl w:val="2"/>
        <w:rPr>
          <w:rFonts w:ascii="宋体" w:hAnsi="宋体" w:cs="宋体"/>
        </w:rPr>
      </w:pPr>
      <w:bookmarkStart w:id="1280" w:name="_Ref18977613"/>
      <w:bookmarkEnd w:id="1280"/>
      <w:bookmarkStart w:id="1281" w:name="_Ref531955627"/>
      <w:bookmarkEnd w:id="1281"/>
      <w:bookmarkStart w:id="1282" w:name="_Ref531955630"/>
      <w:bookmarkEnd w:id="1282"/>
      <w:bookmarkStart w:id="1283" w:name="_Toc20171831"/>
      <w:bookmarkStart w:id="1284" w:name="_Toc31665"/>
      <w:bookmarkStart w:id="1285" w:name="_Toc84930819"/>
      <w:bookmarkStart w:id="1286" w:name="_Toc6605"/>
      <w:bookmarkStart w:id="1287" w:name="_Toc20849"/>
      <w:bookmarkStart w:id="1288" w:name="_Toc58860270"/>
      <w:bookmarkStart w:id="1289" w:name="_Toc51766683"/>
      <w:bookmarkStart w:id="1290" w:name="_Toc28227"/>
      <w:r>
        <w:rPr>
          <w:rFonts w:hint="eastAsia" w:ascii="宋体" w:hAnsi="宋体" w:cs="宋体"/>
          <w:szCs w:val="21"/>
          <w:lang w:bidi="ar"/>
        </w:rPr>
        <w:t>1</w:t>
      </w:r>
      <w:bookmarkEnd w:id="1283"/>
      <w:r>
        <w:rPr>
          <w:rFonts w:hint="eastAsia" w:ascii="宋体" w:hAnsi="宋体" w:cs="宋体"/>
          <w:szCs w:val="21"/>
          <w:lang w:bidi="ar"/>
        </w:rPr>
        <w:t>3.8  市场价格波动引起的调整</w:t>
      </w:r>
      <w:bookmarkEnd w:id="1284"/>
      <w:bookmarkEnd w:id="1285"/>
      <w:bookmarkEnd w:id="1286"/>
      <w:bookmarkEnd w:id="1287"/>
      <w:bookmarkEnd w:id="1288"/>
      <w:bookmarkEnd w:id="1289"/>
      <w:bookmarkEnd w:id="1290"/>
    </w:p>
    <w:p w14:paraId="330FABE1">
      <w:pPr>
        <w:widowControl/>
        <w:adjustRightInd w:val="0"/>
        <w:snapToGrid w:val="0"/>
        <w:spacing w:after="163" w:afterLines="50" w:line="360" w:lineRule="auto"/>
        <w:ind w:firstLine="420" w:firstLineChars="200"/>
        <w:rPr>
          <w:rFonts w:ascii="宋体" w:hAnsi="宋体" w:cs="宋体"/>
        </w:rPr>
      </w:pPr>
      <w:bookmarkStart w:id="1291" w:name="_Ref4709841"/>
      <w:bookmarkEnd w:id="1291"/>
      <w:r>
        <w:rPr>
          <w:rFonts w:hint="eastAsia" w:ascii="宋体" w:hAnsi="宋体" w:cs="宋体"/>
          <w:szCs w:val="21"/>
          <w:lang w:bidi="ar"/>
        </w:rPr>
        <w:t>13.8.1主要工程材料、设备、人工价格与招标时基期价相比，波动幅度超过合同约定幅度的，双方按照合同约定的价格调整方式调整。</w:t>
      </w:r>
    </w:p>
    <w:p w14:paraId="1FE1BA22">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13.8.2发包人与承包人在专用合同条件中约定采用《价格指数权重表》的，适用本项约定。</w:t>
      </w:r>
    </w:p>
    <w:p w14:paraId="2B3CF606">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13.8.2.1双方当事人可以将部分主要工程材料、工程设备、人工价格及其他双方认为应当根据市场价格调整的费用列入附件</w:t>
      </w:r>
      <w:r>
        <w:rPr>
          <w:rFonts w:ascii="宋体" w:hAnsi="宋体" w:cs="宋体"/>
          <w:szCs w:val="21"/>
          <w:lang w:bidi="ar"/>
        </w:rPr>
        <w:t>6</w:t>
      </w:r>
      <w:r>
        <w:rPr>
          <w:rFonts w:hint="eastAsia" w:ascii="宋体" w:hAnsi="宋体" w:cs="宋体"/>
          <w:szCs w:val="21"/>
          <w:lang w:bidi="ar"/>
        </w:rPr>
        <w:t>《价格指数权重表》，并根据以下公式计算差额并调整合同价格：</w:t>
      </w:r>
    </w:p>
    <w:p w14:paraId="3EDDCA68">
      <w:pPr>
        <w:widowControl/>
        <w:adjustRightInd w:val="0"/>
        <w:snapToGrid w:val="0"/>
        <w:spacing w:after="163" w:afterLines="50" w:line="360" w:lineRule="auto"/>
        <w:ind w:firstLine="420" w:firstLineChars="200"/>
        <w:rPr>
          <w:rFonts w:ascii="宋体" w:hAnsi="宋体" w:cs="宋体"/>
          <w:kern w:val="0"/>
        </w:rPr>
      </w:pPr>
      <w:bookmarkStart w:id="1292" w:name="_Ref4616996"/>
      <w:bookmarkEnd w:id="1292"/>
      <w:r>
        <w:rPr>
          <w:rFonts w:hint="eastAsia" w:ascii="宋体" w:hAnsi="宋体" w:cs="宋体"/>
          <w:kern w:val="0"/>
          <w:szCs w:val="21"/>
          <w:lang w:bidi="ar"/>
        </w:rPr>
        <w:t>（1）价格调整公式</w:t>
      </w:r>
    </w:p>
    <w:p w14:paraId="4AD86482">
      <w:pPr>
        <w:widowControl/>
        <w:adjustRightInd w:val="0"/>
        <w:snapToGrid w:val="0"/>
        <w:spacing w:after="163" w:afterLines="50" w:line="360" w:lineRule="auto"/>
        <w:ind w:firstLine="420" w:firstLineChars="200"/>
        <w:rPr>
          <w:rFonts w:ascii="宋体" w:hAnsi="宋体" w:cs="宋体"/>
          <w:kern w:val="0"/>
        </w:rPr>
      </w:pPr>
      <w:r>
        <w:rPr>
          <w:rFonts w:ascii="宋体" w:hAnsi="宋体" w:cs="宋体"/>
          <w:szCs w:val="21"/>
        </w:rPr>
        <w:drawing>
          <wp:inline distT="0" distB="0" distL="114300" distR="114300">
            <wp:extent cx="4429125" cy="371475"/>
            <wp:effectExtent l="0" t="0" r="9525" b="952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7" r:link="rId8"/>
                    <a:stretch>
                      <a:fillRect/>
                    </a:stretch>
                  </pic:blipFill>
                  <pic:spPr>
                    <a:xfrm>
                      <a:off x="0" y="0"/>
                      <a:ext cx="4429125" cy="371475"/>
                    </a:xfrm>
                    <a:prstGeom prst="rect">
                      <a:avLst/>
                    </a:prstGeom>
                    <a:noFill/>
                    <a:ln>
                      <a:noFill/>
                    </a:ln>
                  </pic:spPr>
                </pic:pic>
              </a:graphicData>
            </a:graphic>
          </wp:inline>
        </w:drawing>
      </w:r>
      <w:r>
        <w:rPr>
          <w:rFonts w:hint="eastAsia" w:ascii="宋体" w:hAnsi="宋体" w:cs="宋体"/>
          <w:kern w:val="0"/>
          <w:szCs w:val="21"/>
          <w:lang w:bidi="ar"/>
        </w:rPr>
        <w:t xml:space="preserve"> </w:t>
      </w:r>
    </w:p>
    <w:p w14:paraId="0DE8078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公式中：△P---需调整的价格差额；</w:t>
      </w:r>
    </w:p>
    <w:p w14:paraId="36F229D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P</w:t>
      </w:r>
      <w:r>
        <w:rPr>
          <w:rFonts w:hint="eastAsia" w:ascii="宋体" w:hAnsi="宋体" w:cs="宋体"/>
          <w:kern w:val="0"/>
          <w:szCs w:val="21"/>
          <w:vertAlign w:val="subscript"/>
          <w:lang w:bidi="ar"/>
        </w:rPr>
        <w:t>O</w:t>
      </w:r>
      <w:r>
        <w:rPr>
          <w:rFonts w:hint="eastAsia" w:ascii="宋体" w:hAnsi="宋体" w:cs="宋体"/>
          <w:kern w:val="0"/>
          <w:szCs w:val="21"/>
          <w:lang w:bidi="ar"/>
        </w:rPr>
        <w:t>---付款证书中承包人应得到的已完成工作量的金额。此项金额应不包括价格调整、不计质量保证金的预留和支付、预付款的支付和扣回。第13条[变更与</w:t>
      </w:r>
      <w:r>
        <w:rPr>
          <w:rFonts w:ascii="宋体" w:hAnsi="宋体" w:cs="宋体"/>
          <w:kern w:val="0"/>
          <w:szCs w:val="21"/>
          <w:lang w:bidi="ar"/>
        </w:rPr>
        <w:t>调整</w:t>
      </w:r>
      <w:r>
        <w:rPr>
          <w:rFonts w:hint="eastAsia" w:ascii="宋体" w:hAnsi="宋体" w:cs="宋体"/>
          <w:kern w:val="0"/>
          <w:szCs w:val="21"/>
          <w:lang w:bidi="ar"/>
        </w:rPr>
        <w:t>]约定的变更及其他金额已按当期价格计价的，也不计在内；</w:t>
      </w:r>
    </w:p>
    <w:p w14:paraId="254DE65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 xml:space="preserve">A ---定值权重（即不调部分的权重）； </w:t>
      </w:r>
    </w:p>
    <w:p w14:paraId="5A9D0F46">
      <w:pPr>
        <w:widowControl/>
        <w:adjustRightInd w:val="0"/>
        <w:snapToGrid w:val="0"/>
        <w:spacing w:after="163" w:afterLines="50" w:line="360" w:lineRule="auto"/>
        <w:ind w:firstLine="420" w:firstLineChars="200"/>
        <w:rPr>
          <w:rFonts w:ascii="宋体" w:hAnsi="宋体" w:cs="宋体"/>
          <w:kern w:val="0"/>
        </w:rPr>
      </w:pPr>
      <w:bookmarkStart w:id="1293" w:name="_Hlk24103184"/>
      <w:bookmarkEnd w:id="1293"/>
      <w:r>
        <w:rPr>
          <w:rFonts w:hint="eastAsia" w:ascii="宋体" w:hAnsi="宋体" w:cs="宋体"/>
          <w:kern w:val="0"/>
          <w:szCs w:val="21"/>
          <w:lang w:bidi="ar"/>
        </w:rPr>
        <w:t>B</w:t>
      </w:r>
      <w:r>
        <w:rPr>
          <w:rFonts w:hint="eastAsia" w:ascii="宋体" w:hAnsi="宋体" w:cs="宋体"/>
          <w:kern w:val="0"/>
          <w:szCs w:val="21"/>
          <w:vertAlign w:val="subscript"/>
          <w:lang w:bidi="ar"/>
        </w:rPr>
        <w:t>1</w:t>
      </w:r>
      <w:r>
        <w:rPr>
          <w:rFonts w:hint="eastAsia" w:ascii="宋体" w:hAnsi="宋体" w:cs="宋体"/>
          <w:kern w:val="0"/>
          <w:szCs w:val="21"/>
          <w:lang w:bidi="ar"/>
        </w:rPr>
        <w:t>；</w:t>
      </w:r>
      <w:bookmarkStart w:id="1294" w:name="_Hlk24103205"/>
      <w:r>
        <w:rPr>
          <w:rFonts w:hint="eastAsia" w:ascii="宋体" w:hAnsi="宋体" w:cs="宋体"/>
          <w:kern w:val="0"/>
          <w:szCs w:val="21"/>
          <w:lang w:bidi="ar"/>
        </w:rPr>
        <w:t>B</w:t>
      </w:r>
      <w:bookmarkEnd w:id="1294"/>
      <w:r>
        <w:rPr>
          <w:rFonts w:hint="eastAsia" w:ascii="宋体" w:hAnsi="宋体" w:cs="宋体"/>
          <w:kern w:val="0"/>
          <w:szCs w:val="21"/>
          <w:vertAlign w:val="subscript"/>
          <w:lang w:bidi="ar"/>
        </w:rPr>
        <w:t>2</w:t>
      </w:r>
      <w:r>
        <w:rPr>
          <w:rFonts w:hint="eastAsia" w:ascii="宋体" w:hAnsi="宋体" w:cs="宋体"/>
          <w:kern w:val="0"/>
          <w:szCs w:val="21"/>
          <w:lang w:bidi="ar"/>
        </w:rPr>
        <w:t>；</w:t>
      </w:r>
      <w:bookmarkStart w:id="1295" w:name="_Hlk24103220"/>
      <w:r>
        <w:rPr>
          <w:rFonts w:hint="eastAsia" w:ascii="宋体" w:hAnsi="宋体" w:cs="宋体"/>
          <w:kern w:val="0"/>
          <w:szCs w:val="21"/>
          <w:lang w:bidi="ar"/>
        </w:rPr>
        <w:t>B</w:t>
      </w:r>
      <w:bookmarkEnd w:id="1295"/>
      <w:r>
        <w:rPr>
          <w:rFonts w:hint="eastAsia" w:ascii="宋体" w:hAnsi="宋体" w:cs="宋体"/>
          <w:kern w:val="0"/>
          <w:szCs w:val="21"/>
          <w:vertAlign w:val="subscript"/>
          <w:lang w:bidi="ar"/>
        </w:rPr>
        <w:t>3</w:t>
      </w:r>
      <w:r>
        <w:rPr>
          <w:rFonts w:hint="eastAsia" w:ascii="宋体" w:hAnsi="宋体" w:cs="宋体"/>
          <w:kern w:val="0"/>
          <w:szCs w:val="21"/>
          <w:lang w:bidi="ar"/>
        </w:rPr>
        <w:t>；……</w:t>
      </w:r>
      <w:bookmarkStart w:id="1296" w:name="_Hlk24103245"/>
      <w:r>
        <w:rPr>
          <w:rFonts w:hint="eastAsia" w:ascii="宋体" w:hAnsi="宋体" w:cs="宋体"/>
          <w:kern w:val="0"/>
          <w:szCs w:val="21"/>
          <w:lang w:bidi="ar"/>
        </w:rPr>
        <w:t>B</w:t>
      </w:r>
      <w:bookmarkEnd w:id="1296"/>
      <w:r>
        <w:rPr>
          <w:rFonts w:hint="eastAsia" w:ascii="宋体" w:hAnsi="宋体" w:cs="宋体"/>
          <w:kern w:val="0"/>
          <w:szCs w:val="21"/>
          <w:vertAlign w:val="subscript"/>
          <w:lang w:bidi="ar"/>
        </w:rPr>
        <w:t>n</w:t>
      </w:r>
      <w:r>
        <w:rPr>
          <w:rFonts w:hint="eastAsia" w:ascii="宋体" w:hAnsi="宋体" w:cs="宋体"/>
          <w:kern w:val="0"/>
          <w:szCs w:val="21"/>
          <w:lang w:bidi="ar"/>
        </w:rPr>
        <w:t>---各可调因子的变值权重（即可调部分的权重）为各可调因子在投标函投标总报价中所占的比例，且A+B</w:t>
      </w:r>
      <w:r>
        <w:rPr>
          <w:rFonts w:hint="eastAsia" w:ascii="宋体" w:hAnsi="宋体" w:cs="宋体"/>
          <w:kern w:val="0"/>
          <w:szCs w:val="21"/>
          <w:vertAlign w:val="subscript"/>
          <w:lang w:bidi="ar"/>
        </w:rPr>
        <w:t>1</w:t>
      </w:r>
      <w:r>
        <w:rPr>
          <w:rFonts w:hint="eastAsia" w:ascii="宋体" w:hAnsi="宋体" w:cs="宋体"/>
          <w:kern w:val="0"/>
          <w:szCs w:val="21"/>
          <w:lang w:bidi="ar"/>
        </w:rPr>
        <w:t>+B</w:t>
      </w:r>
      <w:r>
        <w:rPr>
          <w:rFonts w:hint="eastAsia" w:ascii="宋体" w:hAnsi="宋体" w:cs="宋体"/>
          <w:kern w:val="0"/>
          <w:szCs w:val="21"/>
          <w:vertAlign w:val="subscript"/>
          <w:lang w:bidi="ar"/>
        </w:rPr>
        <w:t>2</w:t>
      </w:r>
      <w:r>
        <w:rPr>
          <w:rFonts w:hint="eastAsia" w:ascii="宋体" w:hAnsi="宋体" w:cs="宋体"/>
          <w:kern w:val="0"/>
          <w:szCs w:val="21"/>
          <w:lang w:bidi="ar"/>
        </w:rPr>
        <w:t>+B</w:t>
      </w:r>
      <w:r>
        <w:rPr>
          <w:rFonts w:hint="eastAsia" w:ascii="宋体" w:hAnsi="宋体" w:cs="宋体"/>
          <w:kern w:val="0"/>
          <w:szCs w:val="21"/>
          <w:vertAlign w:val="subscript"/>
          <w:lang w:bidi="ar"/>
        </w:rPr>
        <w:t>3</w:t>
      </w:r>
      <w:r>
        <w:rPr>
          <w:rFonts w:hint="eastAsia" w:ascii="宋体" w:hAnsi="宋体" w:cs="宋体"/>
          <w:kern w:val="0"/>
          <w:szCs w:val="21"/>
          <w:lang w:bidi="ar"/>
        </w:rPr>
        <w:t>+……+B</w:t>
      </w:r>
      <w:r>
        <w:rPr>
          <w:rFonts w:hint="eastAsia" w:ascii="宋体" w:hAnsi="宋体" w:cs="宋体"/>
          <w:kern w:val="0"/>
          <w:szCs w:val="21"/>
          <w:vertAlign w:val="subscript"/>
          <w:lang w:bidi="ar"/>
        </w:rPr>
        <w:t>n</w:t>
      </w:r>
      <w:r>
        <w:rPr>
          <w:rFonts w:hint="eastAsia" w:ascii="宋体" w:hAnsi="宋体" w:cs="宋体"/>
          <w:kern w:val="0"/>
          <w:szCs w:val="21"/>
          <w:lang w:bidi="ar"/>
        </w:rPr>
        <w:t>=1；</w:t>
      </w:r>
    </w:p>
    <w:p w14:paraId="166996F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F</w:t>
      </w:r>
      <w:r>
        <w:rPr>
          <w:rFonts w:hint="eastAsia" w:ascii="宋体" w:hAnsi="宋体" w:cs="宋体"/>
          <w:kern w:val="0"/>
          <w:szCs w:val="21"/>
          <w:vertAlign w:val="subscript"/>
          <w:lang w:bidi="ar"/>
        </w:rPr>
        <w:t>t1</w:t>
      </w:r>
      <w:r>
        <w:rPr>
          <w:rFonts w:hint="eastAsia" w:ascii="宋体" w:hAnsi="宋体" w:cs="宋体"/>
          <w:kern w:val="0"/>
          <w:szCs w:val="21"/>
          <w:lang w:bidi="ar"/>
        </w:rPr>
        <w:t>；F</w:t>
      </w:r>
      <w:r>
        <w:rPr>
          <w:rFonts w:hint="eastAsia" w:ascii="宋体" w:hAnsi="宋体" w:cs="宋体"/>
          <w:kern w:val="0"/>
          <w:szCs w:val="21"/>
          <w:vertAlign w:val="subscript"/>
          <w:lang w:bidi="ar"/>
        </w:rPr>
        <w:t>t2</w:t>
      </w:r>
      <w:r>
        <w:rPr>
          <w:rFonts w:hint="eastAsia" w:ascii="宋体" w:hAnsi="宋体" w:cs="宋体"/>
          <w:kern w:val="0"/>
          <w:szCs w:val="21"/>
          <w:lang w:bidi="ar"/>
        </w:rPr>
        <w:t>；F</w:t>
      </w:r>
      <w:r>
        <w:rPr>
          <w:rFonts w:hint="eastAsia" w:ascii="宋体" w:hAnsi="宋体" w:cs="宋体"/>
          <w:kern w:val="0"/>
          <w:szCs w:val="21"/>
          <w:vertAlign w:val="subscript"/>
          <w:lang w:bidi="ar"/>
        </w:rPr>
        <w:t>t3</w:t>
      </w:r>
      <w:r>
        <w:rPr>
          <w:rFonts w:hint="eastAsia" w:ascii="宋体" w:hAnsi="宋体" w:cs="宋体"/>
          <w:kern w:val="0"/>
          <w:szCs w:val="21"/>
          <w:lang w:bidi="ar"/>
        </w:rPr>
        <w:t>；……F</w:t>
      </w:r>
      <w:r>
        <w:rPr>
          <w:rFonts w:hint="eastAsia" w:ascii="宋体" w:hAnsi="宋体" w:cs="宋体"/>
          <w:kern w:val="0"/>
          <w:szCs w:val="21"/>
          <w:vertAlign w:val="subscript"/>
          <w:lang w:bidi="ar"/>
        </w:rPr>
        <w:t>tn</w:t>
      </w:r>
      <w:r>
        <w:rPr>
          <w:rFonts w:hint="eastAsia" w:ascii="宋体" w:hAnsi="宋体" w:cs="宋体"/>
          <w:kern w:val="0"/>
          <w:szCs w:val="21"/>
          <w:lang w:bidi="ar"/>
        </w:rPr>
        <w:t>---各可调因子的当期价格指数，指付款证书相关周期最后一天的前42天的各可调因子的价格指数；</w:t>
      </w:r>
    </w:p>
    <w:p w14:paraId="270FA1B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F</w:t>
      </w:r>
      <w:r>
        <w:rPr>
          <w:rFonts w:hint="eastAsia" w:ascii="宋体" w:hAnsi="宋体" w:cs="宋体"/>
          <w:kern w:val="0"/>
          <w:szCs w:val="21"/>
          <w:vertAlign w:val="subscript"/>
          <w:lang w:bidi="ar"/>
        </w:rPr>
        <w:t>01</w:t>
      </w:r>
      <w:r>
        <w:rPr>
          <w:rFonts w:hint="eastAsia" w:ascii="宋体" w:hAnsi="宋体" w:cs="宋体"/>
          <w:kern w:val="0"/>
          <w:szCs w:val="21"/>
          <w:lang w:bidi="ar"/>
        </w:rPr>
        <w:t>；F</w:t>
      </w:r>
      <w:r>
        <w:rPr>
          <w:rFonts w:hint="eastAsia" w:ascii="宋体" w:hAnsi="宋体" w:cs="宋体"/>
          <w:kern w:val="0"/>
          <w:szCs w:val="21"/>
          <w:vertAlign w:val="subscript"/>
          <w:lang w:bidi="ar"/>
        </w:rPr>
        <w:t>02</w:t>
      </w:r>
      <w:r>
        <w:rPr>
          <w:rFonts w:hint="eastAsia" w:ascii="宋体" w:hAnsi="宋体" w:cs="宋体"/>
          <w:kern w:val="0"/>
          <w:szCs w:val="21"/>
          <w:lang w:bidi="ar"/>
        </w:rPr>
        <w:t>；F</w:t>
      </w:r>
      <w:r>
        <w:rPr>
          <w:rFonts w:hint="eastAsia" w:ascii="宋体" w:hAnsi="宋体" w:cs="宋体"/>
          <w:kern w:val="0"/>
          <w:szCs w:val="21"/>
          <w:vertAlign w:val="subscript"/>
          <w:lang w:bidi="ar"/>
        </w:rPr>
        <w:t>03</w:t>
      </w:r>
      <w:r>
        <w:rPr>
          <w:rFonts w:hint="eastAsia" w:ascii="宋体" w:hAnsi="宋体" w:cs="宋体"/>
          <w:kern w:val="0"/>
          <w:szCs w:val="21"/>
          <w:lang w:bidi="ar"/>
        </w:rPr>
        <w:t>；……F</w:t>
      </w:r>
      <w:r>
        <w:rPr>
          <w:rFonts w:hint="eastAsia" w:ascii="宋体" w:hAnsi="宋体" w:cs="宋体"/>
          <w:kern w:val="0"/>
          <w:szCs w:val="21"/>
          <w:vertAlign w:val="subscript"/>
          <w:lang w:bidi="ar"/>
        </w:rPr>
        <w:t>0n</w:t>
      </w:r>
      <w:r>
        <w:rPr>
          <w:rFonts w:hint="eastAsia" w:ascii="宋体" w:hAnsi="宋体" w:cs="宋体"/>
          <w:kern w:val="0"/>
          <w:szCs w:val="21"/>
          <w:lang w:bidi="ar"/>
        </w:rPr>
        <w:t>---各可调因子的基本价格指数，指基准日期的各可调因子的价格指数。</w:t>
      </w:r>
    </w:p>
    <w:p w14:paraId="4854548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以上价格调整公式中的各可调因子、定值和变值权重，以及基本价格指数及其来源在投标函附录价格指数和权重表中约定。价格指数应首先采用投标函附录中载明的有关部门提供的价格指数，缺乏上述价格指数时，可采用有关部门提供的价格代替。</w:t>
      </w:r>
    </w:p>
    <w:p w14:paraId="25D3E0F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（2）暂时确定调整差额</w:t>
      </w:r>
    </w:p>
    <w:p w14:paraId="135E484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在计算调整差额时得不到当期价格指数的，可暂用上一次价格指数计算，并在以后的付款中再按实际价格指数进行调整。</w:t>
      </w:r>
    </w:p>
    <w:p w14:paraId="130F29E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（3）权重的调整</w:t>
      </w:r>
    </w:p>
    <w:p w14:paraId="3CC9A69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按第13.1款[发包人变更权]约定的变更导致原定合同中的权重不合理的，由工程师与承包人和发包人协商后进行调整。</w:t>
      </w:r>
    </w:p>
    <w:p w14:paraId="7176F66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（4）承包人原因工期延误后的价格调整</w:t>
      </w:r>
    </w:p>
    <w:p w14:paraId="7D1B44A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因承包人原因未在约定的工期内竣工的，则对原约定竣工日期后继续施工的工程，在使用本款第(1)项价格调整公式时，应采用原约定竣工日期与实际竣工日期的两个价格指数中较低的一个作为当期价格指数。</w:t>
      </w:r>
    </w:p>
    <w:p w14:paraId="6764A80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（5）发包人引起的工期延误后的价格调整</w:t>
      </w:r>
    </w:p>
    <w:p w14:paraId="14470A7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由于发包人原因未在约定的工期内竣工的，则对原约定竣工日期后继续施工的工程，在使用本款第（1）目价格调整公式时，应采用原约定竣工日期与实际竣工日期的两个价格指数中较高的一个作为当期价格指数。</w:t>
      </w:r>
    </w:p>
    <w:p w14:paraId="6C7F27FD">
      <w:pPr>
        <w:widowControl/>
        <w:wordWrap w:val="0"/>
        <w:topLinePunct/>
        <w:autoSpaceDE w:val="0"/>
        <w:autoSpaceDN w:val="0"/>
        <w:adjustRightInd w:val="0"/>
        <w:snapToGrid w:val="0"/>
        <w:spacing w:after="163" w:afterLines="50" w:line="360" w:lineRule="auto"/>
        <w:ind w:left="480"/>
        <w:rPr>
          <w:rFonts w:ascii="宋体" w:hAnsi="宋体" w:cs="宋体"/>
        </w:rPr>
      </w:pPr>
      <w:r>
        <w:rPr>
          <w:rFonts w:hint="eastAsia" w:ascii="宋体" w:hAnsi="宋体" w:cs="宋体"/>
          <w:szCs w:val="21"/>
          <w:lang w:bidi="ar"/>
        </w:rPr>
        <w:t>13.8.2.2未列入</w:t>
      </w:r>
      <w:bookmarkStart w:id="1297" w:name="_Hlk24494865"/>
      <w:r>
        <w:rPr>
          <w:rFonts w:hint="eastAsia" w:ascii="宋体" w:hAnsi="宋体" w:cs="宋体"/>
          <w:szCs w:val="21"/>
          <w:lang w:bidi="ar"/>
        </w:rPr>
        <w:t>《价格指数权重表》</w:t>
      </w:r>
      <w:bookmarkEnd w:id="1297"/>
      <w:r>
        <w:rPr>
          <w:rFonts w:hint="eastAsia" w:ascii="宋体" w:hAnsi="宋体" w:cs="宋体"/>
          <w:szCs w:val="21"/>
          <w:lang w:bidi="ar"/>
        </w:rPr>
        <w:t>的费用不因市场变化而调整。</w:t>
      </w:r>
    </w:p>
    <w:p w14:paraId="11D4DFA3">
      <w:pPr>
        <w:widowControl/>
        <w:wordWrap w:val="0"/>
        <w:topLinePunct/>
        <w:adjustRightInd w:val="0"/>
        <w:snapToGrid w:val="0"/>
        <w:spacing w:after="163" w:afterLines="50" w:line="360" w:lineRule="auto"/>
        <w:ind w:left="480"/>
        <w:outlineLvl w:val="3"/>
        <w:rPr>
          <w:rFonts w:ascii="宋体" w:hAnsi="宋体" w:cs="宋体"/>
        </w:rPr>
      </w:pPr>
      <w:r>
        <w:rPr>
          <w:rFonts w:hint="eastAsia" w:ascii="宋体" w:hAnsi="宋体" w:cs="宋体"/>
          <w:szCs w:val="21"/>
          <w:lang w:bidi="ar"/>
        </w:rPr>
        <w:t>13.8.3双方约定采用其他方式调整合同价款的，以专用合同条件约定为准。</w:t>
      </w:r>
    </w:p>
    <w:p w14:paraId="03A3135B">
      <w:pPr>
        <w:widowControl/>
        <w:wordWrap w:val="0"/>
        <w:topLinePunct/>
        <w:adjustRightInd w:val="0"/>
        <w:snapToGrid w:val="0"/>
        <w:spacing w:after="163" w:afterLines="50" w:line="360" w:lineRule="auto"/>
        <w:outlineLvl w:val="1"/>
        <w:rPr>
          <w:rFonts w:ascii="宋体" w:hAnsi="宋体" w:cs="宋体"/>
          <w:kern w:val="0"/>
        </w:rPr>
      </w:pPr>
      <w:bookmarkStart w:id="1298" w:name="_Ref531955880"/>
      <w:bookmarkEnd w:id="1298"/>
      <w:bookmarkStart w:id="1299" w:name="_Toc20171832"/>
      <w:bookmarkEnd w:id="1299"/>
      <w:bookmarkStart w:id="1300" w:name="_Ref531955885"/>
      <w:bookmarkStart w:id="1301" w:name="_Toc1078"/>
      <w:bookmarkStart w:id="1302" w:name="_Toc24960"/>
      <w:r>
        <w:rPr>
          <w:rFonts w:hint="eastAsia" w:ascii="宋体" w:hAnsi="宋体" w:cs="宋体"/>
          <w:kern w:val="0"/>
          <w:szCs w:val="21"/>
          <w:lang w:bidi="ar"/>
        </w:rPr>
        <w:t>第1</w:t>
      </w:r>
      <w:bookmarkEnd w:id="1300"/>
      <w:r>
        <w:rPr>
          <w:rFonts w:hint="eastAsia" w:ascii="宋体" w:hAnsi="宋体" w:cs="宋体"/>
          <w:kern w:val="0"/>
          <w:szCs w:val="21"/>
          <w:lang w:bidi="ar"/>
        </w:rPr>
        <w:t>4条  合同价格与支付</w:t>
      </w:r>
      <w:bookmarkEnd w:id="1301"/>
      <w:bookmarkEnd w:id="1302"/>
      <w:r>
        <w:rPr>
          <w:rFonts w:hint="eastAsia" w:ascii="宋体" w:hAnsi="宋体" w:cs="宋体"/>
          <w:kern w:val="0"/>
          <w:szCs w:val="21"/>
          <w:lang w:bidi="ar"/>
        </w:rPr>
        <w:t xml:space="preserve"> </w:t>
      </w:r>
    </w:p>
    <w:p w14:paraId="1D543017">
      <w:pPr>
        <w:widowControl/>
        <w:wordWrap w:val="0"/>
        <w:topLinePunct/>
        <w:adjustRightInd w:val="0"/>
        <w:snapToGrid w:val="0"/>
        <w:spacing w:after="163" w:afterLines="50" w:line="360" w:lineRule="auto"/>
        <w:outlineLvl w:val="2"/>
        <w:rPr>
          <w:rFonts w:ascii="宋体" w:hAnsi="宋体" w:cs="宋体"/>
        </w:rPr>
      </w:pPr>
      <w:bookmarkStart w:id="1303" w:name="_Ref4431531"/>
      <w:bookmarkEnd w:id="1303"/>
      <w:bookmarkStart w:id="1304" w:name="_Toc20171833"/>
      <w:bookmarkEnd w:id="1304"/>
      <w:bookmarkStart w:id="1305" w:name="_Ref4431521"/>
      <w:bookmarkStart w:id="1306" w:name="_Toc25109"/>
      <w:bookmarkStart w:id="1307" w:name="_Toc2462"/>
      <w:bookmarkStart w:id="1308" w:name="_Toc22817"/>
      <w:bookmarkStart w:id="1309" w:name="_Toc58860272"/>
      <w:bookmarkStart w:id="1310" w:name="_Toc51766685"/>
      <w:bookmarkStart w:id="1311" w:name="_Toc84930821"/>
      <w:bookmarkStart w:id="1312" w:name="_Toc27257"/>
      <w:r>
        <w:rPr>
          <w:rFonts w:hint="eastAsia" w:ascii="宋体" w:hAnsi="宋体" w:cs="宋体"/>
          <w:szCs w:val="21"/>
          <w:lang w:bidi="ar"/>
        </w:rPr>
        <w:t>1</w:t>
      </w:r>
      <w:bookmarkEnd w:id="1305"/>
      <w:r>
        <w:rPr>
          <w:rFonts w:hint="eastAsia" w:ascii="宋体" w:hAnsi="宋体" w:cs="宋体"/>
          <w:szCs w:val="21"/>
          <w:lang w:bidi="ar"/>
        </w:rPr>
        <w:t>4.1  合同价格形式</w:t>
      </w:r>
      <w:bookmarkEnd w:id="1306"/>
      <w:bookmarkEnd w:id="1307"/>
      <w:bookmarkEnd w:id="1308"/>
      <w:bookmarkEnd w:id="1309"/>
      <w:bookmarkEnd w:id="1310"/>
      <w:bookmarkEnd w:id="1311"/>
      <w:bookmarkEnd w:id="1312"/>
    </w:p>
    <w:p w14:paraId="7BBBAA03">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14.1.1除专用合同条件中另有约定外，本合同为总价合同，除根据第13条[变更与调整]，以及合同中其它相关增减金额的约定进行调整外，合同价格不做调整。</w:t>
      </w:r>
    </w:p>
    <w:p w14:paraId="0867CF4F">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14.1.2除专用合同条件另有约定外：</w:t>
      </w:r>
    </w:p>
    <w:p w14:paraId="6636A25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（1）工程款的支付应以合同协议书约定的签约合同价格为基础，按照合同约定进行调整；</w:t>
      </w:r>
    </w:p>
    <w:p w14:paraId="65E5C5F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（2）承包人应支付根据法律规定或合同约定应由其支付的各项税费，除第13.7款[法律变化引起的调整]约定外，合同价格不应因任何这些税费进行调整；</w:t>
      </w:r>
    </w:p>
    <w:p w14:paraId="2DD346E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价格清单列出的任何数量仅为估算的工作量，不得将其视为要求承包人实施的工程的实际或准确的工作量。在价格清单中列出的任何工作量和价格数据应仅限用于变更和支付的参考资料，而不能用于其他目的。</w:t>
      </w:r>
    </w:p>
    <w:p w14:paraId="5BDFC1D3">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14.1.3合同约定工程的某部分按照实际完成的工程量进行支付的，应按照专用合同条件的约定进行计量和估价，并据此调整合同价格。</w:t>
      </w:r>
    </w:p>
    <w:p w14:paraId="30D85FD1">
      <w:pPr>
        <w:widowControl/>
        <w:wordWrap w:val="0"/>
        <w:topLinePunct/>
        <w:adjustRightInd w:val="0"/>
        <w:snapToGrid w:val="0"/>
        <w:spacing w:after="163" w:afterLines="50" w:line="360" w:lineRule="auto"/>
        <w:outlineLvl w:val="2"/>
        <w:rPr>
          <w:rFonts w:ascii="宋体" w:hAnsi="宋体" w:cs="宋体"/>
        </w:rPr>
      </w:pPr>
      <w:bookmarkStart w:id="1313" w:name="_Ref531956884"/>
      <w:bookmarkEnd w:id="1313"/>
      <w:bookmarkStart w:id="1314" w:name="_Toc20171834"/>
      <w:bookmarkEnd w:id="1314"/>
      <w:bookmarkStart w:id="1315" w:name="_Ref531956881"/>
      <w:bookmarkStart w:id="1316" w:name="_Toc51766686"/>
      <w:bookmarkStart w:id="1317" w:name="_Toc28221"/>
      <w:bookmarkStart w:id="1318" w:name="_Toc84930822"/>
      <w:bookmarkStart w:id="1319" w:name="_Toc24425"/>
      <w:bookmarkStart w:id="1320" w:name="_Toc766"/>
      <w:bookmarkStart w:id="1321" w:name="_Toc22705"/>
      <w:bookmarkStart w:id="1322" w:name="_Toc58860273"/>
      <w:r>
        <w:rPr>
          <w:rFonts w:hint="eastAsia" w:ascii="宋体" w:hAnsi="宋体" w:cs="宋体"/>
          <w:szCs w:val="21"/>
          <w:lang w:bidi="ar"/>
        </w:rPr>
        <w:t>1</w:t>
      </w:r>
      <w:bookmarkEnd w:id="1315"/>
      <w:r>
        <w:rPr>
          <w:rFonts w:hint="eastAsia" w:ascii="宋体" w:hAnsi="宋体" w:cs="宋体"/>
          <w:szCs w:val="21"/>
          <w:lang w:bidi="ar"/>
        </w:rPr>
        <w:t>4.2  预付款</w:t>
      </w:r>
      <w:bookmarkEnd w:id="1316"/>
      <w:bookmarkEnd w:id="1317"/>
      <w:bookmarkEnd w:id="1318"/>
      <w:bookmarkEnd w:id="1319"/>
      <w:bookmarkEnd w:id="1320"/>
      <w:bookmarkEnd w:id="1321"/>
      <w:bookmarkEnd w:id="1322"/>
    </w:p>
    <w:p w14:paraId="1E703B21">
      <w:pPr>
        <w:widowControl/>
        <w:wordWrap w:val="0"/>
        <w:topLinePunct/>
        <w:adjustRightInd w:val="0"/>
        <w:snapToGrid w:val="0"/>
        <w:spacing w:after="163" w:afterLines="50" w:line="360" w:lineRule="auto"/>
        <w:ind w:left="480"/>
        <w:outlineLvl w:val="3"/>
        <w:rPr>
          <w:rFonts w:ascii="宋体" w:hAnsi="宋体" w:cs="宋体"/>
        </w:rPr>
      </w:pPr>
      <w:bookmarkStart w:id="1323" w:name="_Ref531956894"/>
      <w:bookmarkEnd w:id="1323"/>
      <w:bookmarkStart w:id="1324" w:name="_Ref4623383"/>
      <w:r>
        <w:rPr>
          <w:rFonts w:hint="eastAsia" w:ascii="宋体" w:hAnsi="宋体" w:cs="宋体"/>
          <w:szCs w:val="21"/>
          <w:lang w:bidi="ar"/>
        </w:rPr>
        <w:t>1</w:t>
      </w:r>
      <w:bookmarkEnd w:id="1324"/>
      <w:r>
        <w:rPr>
          <w:rFonts w:hint="eastAsia" w:ascii="宋体" w:hAnsi="宋体" w:cs="宋体"/>
          <w:szCs w:val="21"/>
          <w:lang w:bidi="ar"/>
        </w:rPr>
        <w:t>4.2.1预付款支付</w:t>
      </w:r>
    </w:p>
    <w:p w14:paraId="1B8CB2F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预付款的额度和支付按照专用合同条件约定执行。预付款应当专用于承包人为合同工程的设计和工程实施购置材料、工程设备、施工设备、修建临时设施以及组织施工队伍进场等合同工作。</w:t>
      </w:r>
    </w:p>
    <w:p w14:paraId="7BF4637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除专用合同条件另有约定外，预付款在进度付款中同比例扣回。在颁发工程接收证书前，提前解除合同的，尚未扣完的预付款应与合同价款一并结算。</w:t>
      </w:r>
    </w:p>
    <w:p w14:paraId="6918381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发包人逾期支付预付款超过7天的，承包人有权向发包人发出要求预付的催告通知，发包人收到通知后7天内仍未支付的，承包人有权暂停施工，并按第1</w:t>
      </w:r>
      <w:r>
        <w:rPr>
          <w:rFonts w:ascii="宋体" w:hAnsi="宋体" w:cs="宋体"/>
          <w:kern w:val="0"/>
          <w:szCs w:val="21"/>
          <w:lang w:bidi="ar"/>
        </w:rPr>
        <w:t>5</w:t>
      </w:r>
      <w:r>
        <w:rPr>
          <w:rFonts w:hint="eastAsia" w:ascii="宋体" w:hAnsi="宋体" w:cs="宋体"/>
          <w:kern w:val="0"/>
          <w:szCs w:val="21"/>
          <w:lang w:bidi="ar"/>
        </w:rPr>
        <w:t>.1.1项[发包人违约的情形]执行。</w:t>
      </w:r>
    </w:p>
    <w:p w14:paraId="58053616">
      <w:pPr>
        <w:widowControl/>
        <w:wordWrap w:val="0"/>
        <w:topLinePunct/>
        <w:adjustRightInd w:val="0"/>
        <w:snapToGrid w:val="0"/>
        <w:spacing w:after="163" w:afterLines="50" w:line="360" w:lineRule="auto"/>
        <w:ind w:left="480"/>
        <w:outlineLvl w:val="3"/>
        <w:rPr>
          <w:rFonts w:ascii="宋体" w:hAnsi="宋体" w:cs="宋体"/>
        </w:rPr>
      </w:pPr>
      <w:bookmarkStart w:id="1325" w:name="_Ref4797624"/>
      <w:bookmarkEnd w:id="1325"/>
      <w:bookmarkStart w:id="1326" w:name="_Ref531956907"/>
      <w:r>
        <w:rPr>
          <w:rFonts w:hint="eastAsia" w:ascii="宋体" w:hAnsi="宋体" w:cs="宋体"/>
          <w:szCs w:val="21"/>
          <w:lang w:bidi="ar"/>
        </w:rPr>
        <w:t>1</w:t>
      </w:r>
      <w:bookmarkEnd w:id="1326"/>
      <w:r>
        <w:rPr>
          <w:rFonts w:hint="eastAsia" w:ascii="宋体" w:hAnsi="宋体" w:cs="宋体"/>
          <w:szCs w:val="21"/>
          <w:lang w:bidi="ar"/>
        </w:rPr>
        <w:t>4.2.2预付款担保</w:t>
      </w:r>
    </w:p>
    <w:p w14:paraId="52B2C20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指示承包人提供预付款担保的，承包人应在发包人支付预付款7天前提供预付款担保，专用合同条件另有约定除外。预付款担保可采用银行保函、担保公司担保等形式，具体由合同当事人在专用合同条件中约定。在预付款完全扣回之前，承包人应保证预付款担保持续有效。</w:t>
      </w:r>
    </w:p>
    <w:p w14:paraId="055D8A4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发包人在工程款中逐期扣回预付款后，预付款担保额度应相应减少，但剩余的预付款担保金额不得低于未被扣回的预付款金额。</w:t>
      </w:r>
    </w:p>
    <w:p w14:paraId="24DDFF2A">
      <w:pPr>
        <w:widowControl/>
        <w:wordWrap w:val="0"/>
        <w:topLinePunct/>
        <w:adjustRightInd w:val="0"/>
        <w:snapToGrid w:val="0"/>
        <w:spacing w:after="163" w:afterLines="50" w:line="360" w:lineRule="auto"/>
        <w:outlineLvl w:val="2"/>
        <w:rPr>
          <w:rFonts w:ascii="宋体" w:hAnsi="宋体" w:cs="宋体"/>
        </w:rPr>
      </w:pPr>
      <w:bookmarkStart w:id="1327" w:name="_Toc20171835"/>
      <w:bookmarkEnd w:id="1327"/>
      <w:bookmarkStart w:id="1328" w:name="_Ref531956963"/>
      <w:bookmarkEnd w:id="1328"/>
      <w:bookmarkStart w:id="1329" w:name="_Toc4784193"/>
      <w:bookmarkEnd w:id="1329"/>
      <w:bookmarkStart w:id="1330" w:name="_Ref4623398"/>
      <w:bookmarkEnd w:id="1330"/>
      <w:bookmarkStart w:id="1331" w:name="_Ref531956967"/>
      <w:bookmarkEnd w:id="1331"/>
      <w:bookmarkStart w:id="1332" w:name="_Toc4784195"/>
      <w:bookmarkEnd w:id="1332"/>
      <w:bookmarkStart w:id="1333" w:name="_Toc4784194"/>
      <w:bookmarkStart w:id="1334" w:name="_Toc51766687"/>
      <w:bookmarkStart w:id="1335" w:name="_Toc7254"/>
      <w:bookmarkStart w:id="1336" w:name="_Toc29756"/>
      <w:bookmarkStart w:id="1337" w:name="_Toc84930823"/>
      <w:bookmarkStart w:id="1338" w:name="_Toc24350"/>
      <w:bookmarkStart w:id="1339" w:name="_Toc58860274"/>
      <w:bookmarkStart w:id="1340" w:name="_Toc28269"/>
      <w:r>
        <w:rPr>
          <w:rFonts w:hint="eastAsia" w:ascii="宋体" w:hAnsi="宋体" w:cs="宋体"/>
          <w:szCs w:val="21"/>
          <w:lang w:bidi="ar"/>
        </w:rPr>
        <w:t>1</w:t>
      </w:r>
      <w:bookmarkEnd w:id="1333"/>
      <w:r>
        <w:rPr>
          <w:rFonts w:hint="eastAsia" w:ascii="宋体" w:hAnsi="宋体" w:cs="宋体"/>
          <w:szCs w:val="21"/>
          <w:lang w:bidi="ar"/>
        </w:rPr>
        <w:t>4.3  工程进度款</w:t>
      </w:r>
      <w:bookmarkEnd w:id="1334"/>
      <w:bookmarkEnd w:id="1335"/>
      <w:bookmarkEnd w:id="1336"/>
      <w:bookmarkEnd w:id="1337"/>
      <w:bookmarkEnd w:id="1338"/>
      <w:bookmarkEnd w:id="1339"/>
      <w:bookmarkEnd w:id="1340"/>
    </w:p>
    <w:p w14:paraId="6D44BBB8">
      <w:pPr>
        <w:widowControl/>
        <w:wordWrap w:val="0"/>
        <w:topLinePunct/>
        <w:adjustRightInd w:val="0"/>
        <w:snapToGrid w:val="0"/>
        <w:spacing w:after="163" w:afterLines="50" w:line="360" w:lineRule="auto"/>
        <w:ind w:left="480"/>
        <w:outlineLvl w:val="3"/>
        <w:rPr>
          <w:rFonts w:ascii="宋体" w:hAnsi="宋体" w:cs="宋体"/>
        </w:rPr>
      </w:pPr>
      <w:bookmarkStart w:id="1341" w:name="_Ref531956987"/>
      <w:bookmarkEnd w:id="1341"/>
      <w:bookmarkStart w:id="1342" w:name="_Ref532679934"/>
      <w:r>
        <w:rPr>
          <w:rFonts w:hint="eastAsia" w:ascii="宋体" w:hAnsi="宋体" w:cs="宋体"/>
          <w:szCs w:val="21"/>
          <w:lang w:bidi="ar"/>
        </w:rPr>
        <w:t>1</w:t>
      </w:r>
      <w:bookmarkEnd w:id="1342"/>
      <w:r>
        <w:rPr>
          <w:rFonts w:hint="eastAsia" w:ascii="宋体" w:hAnsi="宋体" w:cs="宋体"/>
          <w:szCs w:val="21"/>
          <w:lang w:bidi="ar"/>
        </w:rPr>
        <w:t xml:space="preserve">4.3.1工程进度付款申请 </w:t>
      </w:r>
    </w:p>
    <w:p w14:paraId="28A3001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（1）人工费的申请</w:t>
      </w:r>
    </w:p>
    <w:p w14:paraId="608D7EE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人工费应按月支付，工程师应在收到承包人人工费付款申请单以及相关资料后7天内完成审查并报送发包人，发包人应在收到后7天内完成审批并向承包人签发人工费支付证书，发包人应在人工费支付证书签发后7天内完成支付。已支付的人工费部分，发包人支付进度款时予以相应扣除。</w:t>
      </w:r>
    </w:p>
    <w:p w14:paraId="7DEA13E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（2）除专用合同条件另有约定外，承包人应在每月月末向工程师提交进度付款申请单，该进度付款申请单应包括下列内容：</w:t>
      </w:r>
    </w:p>
    <w:p w14:paraId="793301B8">
      <w:pPr>
        <w:widowControl/>
        <w:adjustRightInd w:val="0"/>
        <w:snapToGrid w:val="0"/>
        <w:spacing w:after="163" w:afterLines="50" w:line="360" w:lineRule="auto"/>
        <w:ind w:firstLine="420" w:firstLineChars="200"/>
        <w:rPr>
          <w:rFonts w:ascii="宋体" w:hAnsi="宋体" w:cs="宋体"/>
          <w:kern w:val="0"/>
        </w:rPr>
      </w:pPr>
      <w:bookmarkStart w:id="1343" w:name="_Ref24496054"/>
      <w:bookmarkEnd w:id="1343"/>
      <w:r>
        <w:rPr>
          <w:rFonts w:hint="eastAsia" w:ascii="宋体" w:hAnsi="宋体" w:cs="宋体"/>
          <w:kern w:val="0"/>
          <w:szCs w:val="21"/>
          <w:lang w:bidi="ar"/>
        </w:rPr>
        <w:t>1）截至本次付款周期内已完成工作对应的金额；</w:t>
      </w:r>
    </w:p>
    <w:p w14:paraId="4F99167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2）扣除依据本款第（1）目约定中已扣除的人工费金额；</w:t>
      </w:r>
    </w:p>
    <w:p w14:paraId="7751189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3）根据第13条[变更与调整]应增加和扣减的变更金额；</w:t>
      </w:r>
    </w:p>
    <w:p w14:paraId="5A90D76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4）根据第14.2款[预付款]约定应支付的预付款和扣减的返还预付款；</w:t>
      </w:r>
    </w:p>
    <w:p w14:paraId="4A945AA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5）根据第14.6.2项[质量保证金的预留]约定应预留的质量保证金金额；</w:t>
      </w:r>
    </w:p>
    <w:p w14:paraId="21E0E75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6）根据第19条[索赔]应增加和扣减的索赔金额；</w:t>
      </w:r>
    </w:p>
    <w:p w14:paraId="130BF13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7）对已签发的进度款支付证书中出现错误的修正，应在本次进度付款中支付或扣除的金额；</w:t>
      </w:r>
    </w:p>
    <w:p w14:paraId="508C742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8）根据合同约定应增加和扣减的其他金额。</w:t>
      </w:r>
    </w:p>
    <w:p w14:paraId="4F531F4D">
      <w:pPr>
        <w:widowControl/>
        <w:wordWrap w:val="0"/>
        <w:topLinePunct/>
        <w:adjustRightInd w:val="0"/>
        <w:snapToGrid w:val="0"/>
        <w:spacing w:after="163" w:afterLines="50" w:line="360" w:lineRule="auto"/>
        <w:ind w:left="480"/>
        <w:outlineLvl w:val="3"/>
        <w:rPr>
          <w:rFonts w:ascii="宋体" w:hAnsi="宋体" w:cs="宋体"/>
        </w:rPr>
      </w:pPr>
      <w:bookmarkStart w:id="1344" w:name="_Ref531957608"/>
      <w:bookmarkEnd w:id="1344"/>
      <w:r>
        <w:rPr>
          <w:rFonts w:hint="eastAsia" w:ascii="宋体" w:hAnsi="宋体" w:cs="宋体"/>
          <w:szCs w:val="21"/>
          <w:lang w:bidi="ar"/>
        </w:rPr>
        <w:t>14.3.2进度付款审核和支付</w:t>
      </w:r>
    </w:p>
    <w:p w14:paraId="0149781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专用合同条件另有约定外，工程师应在收到承包人进度付款申请单以及相关资料后7天内完成审查并报送发包人，发包人应在收到后7天内完成审批并向承包人签发进度款支付证书。发包人逾期（包括因工程师原因延误报送的时间）未完成审批且未提出异议的，视为已签发进度款支付证书。</w:t>
      </w:r>
    </w:p>
    <w:p w14:paraId="06A73B4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工程师对承包人的进度付款申请单有异议的，有权要求承包人修正和提供补充资料，承包人应提交修正后的进度付款申请单。工程师应在收到承包人修正后的进度付款申请单及相关资料后7天内完成审查并报送发包人，发包人应在收到工程师报送的进度付款申请单及相关资料后7天内，向承包人签发无异议部分的进度款支付证书。存在争议的部分，按照第20条[争议解决]的约定处理。</w:t>
      </w:r>
    </w:p>
    <w:p w14:paraId="1C5E4011">
      <w:pPr>
        <w:widowControl/>
        <w:adjustRightInd w:val="0"/>
        <w:snapToGrid w:val="0"/>
        <w:spacing w:after="163" w:afterLines="50" w:line="360" w:lineRule="auto"/>
        <w:ind w:firstLine="420" w:firstLineChars="200"/>
        <w:rPr>
          <w:ins w:id="51" w:author="龚龚龚" w:date="2025-04-24T12:41:54Z"/>
          <w:rFonts w:ascii="宋体" w:hAnsi="宋体" w:cs="宋体"/>
          <w:kern w:val="0"/>
        </w:rPr>
      </w:pPr>
      <w:ins w:id="52" w:author="龚龚龚" w:date="2025-04-24T12:41:54Z">
        <w:r>
          <w:rPr>
            <w:rFonts w:hint="eastAsia" w:ascii="宋体" w:hAnsi="宋体" w:cs="宋体"/>
            <w:color w:val="auto"/>
            <w:kern w:val="0"/>
            <w:szCs w:val="21"/>
            <w:lang w:bidi="ar"/>
          </w:rPr>
          <w:t>除专用合同条件另有约定外，发包人应在进度款支付证书签发后14天内完成支付，发包人逾期支付进度款的，按照贷款市场报价利率（LPR）支付利息；逾期支付超过56天的，按照贷款市场报价利率（LPR）的两倍支付利息。</w:t>
        </w:r>
      </w:ins>
      <w:ins w:id="53" w:author="龚龚龚" w:date="2025-04-24T12:41:54Z">
        <w:r>
          <w:rPr>
            <w:rFonts w:hint="eastAsia" w:ascii="宋体" w:hAnsi="宋体" w:cs="宋体"/>
            <w:kern w:val="0"/>
            <w:szCs w:val="21"/>
            <w:lang w:bidi="ar"/>
          </w:rPr>
          <w:t xml:space="preserve"> </w:t>
        </w:r>
      </w:ins>
    </w:p>
    <w:p w14:paraId="141DA60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发包人签发进度款支付证书，不表明发包人已同意、批准或接受了承包人完成的相应部分的工作。</w:t>
      </w:r>
    </w:p>
    <w:p w14:paraId="686F2BE3">
      <w:pPr>
        <w:widowControl/>
        <w:wordWrap w:val="0"/>
        <w:topLinePunct/>
        <w:adjustRightInd w:val="0"/>
        <w:snapToGrid w:val="0"/>
        <w:spacing w:after="163" w:afterLines="50" w:line="360" w:lineRule="auto"/>
        <w:ind w:left="480"/>
        <w:outlineLvl w:val="3"/>
        <w:rPr>
          <w:rFonts w:ascii="宋体" w:hAnsi="宋体" w:cs="宋体"/>
        </w:rPr>
      </w:pPr>
      <w:bookmarkStart w:id="1345" w:name="_Ref531957023"/>
      <w:bookmarkEnd w:id="1345"/>
      <w:r>
        <w:rPr>
          <w:rFonts w:hint="eastAsia" w:ascii="宋体" w:hAnsi="宋体" w:cs="宋体"/>
          <w:szCs w:val="21"/>
          <w:lang w:bidi="ar"/>
        </w:rPr>
        <w:t>14.3.3进度付款的修正</w:t>
      </w:r>
    </w:p>
    <w:p w14:paraId="2198797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在对已签发的进度款支付证书进行阶段汇总和复核中发现错误、遗漏或重复的，发包人和承包人均有权提出修正申请。经发包人和承包人同意的修正，应在下期进度付款中支付或扣除。</w:t>
      </w:r>
    </w:p>
    <w:p w14:paraId="45C74062">
      <w:pPr>
        <w:widowControl/>
        <w:wordWrap w:val="0"/>
        <w:topLinePunct/>
        <w:adjustRightInd w:val="0"/>
        <w:snapToGrid w:val="0"/>
        <w:spacing w:after="163" w:afterLines="50" w:line="360" w:lineRule="auto"/>
        <w:outlineLvl w:val="2"/>
        <w:rPr>
          <w:rFonts w:ascii="宋体" w:hAnsi="宋体" w:cs="宋体"/>
        </w:rPr>
      </w:pPr>
      <w:bookmarkStart w:id="1346" w:name="_Ref4538578"/>
      <w:bookmarkEnd w:id="1346"/>
      <w:bookmarkStart w:id="1347" w:name="_Toc20171836"/>
      <w:bookmarkEnd w:id="1347"/>
      <w:bookmarkStart w:id="1348" w:name="_Ref536647822"/>
      <w:bookmarkEnd w:id="1348"/>
      <w:bookmarkStart w:id="1349" w:name="_Ref536647814"/>
      <w:bookmarkStart w:id="1350" w:name="_Toc58860275"/>
      <w:bookmarkStart w:id="1351" w:name="_Toc84930824"/>
      <w:bookmarkStart w:id="1352" w:name="_Toc28659"/>
      <w:bookmarkStart w:id="1353" w:name="_Toc22414"/>
      <w:bookmarkStart w:id="1354" w:name="_Toc9740"/>
      <w:bookmarkStart w:id="1355" w:name="_Toc51766688"/>
      <w:bookmarkStart w:id="1356" w:name="_Toc870"/>
      <w:r>
        <w:rPr>
          <w:rFonts w:hint="eastAsia" w:ascii="宋体" w:hAnsi="宋体" w:cs="宋体"/>
          <w:szCs w:val="21"/>
          <w:lang w:bidi="ar"/>
        </w:rPr>
        <w:t>1</w:t>
      </w:r>
      <w:bookmarkEnd w:id="1349"/>
      <w:r>
        <w:rPr>
          <w:rFonts w:hint="eastAsia" w:ascii="宋体" w:hAnsi="宋体" w:cs="宋体"/>
          <w:szCs w:val="21"/>
          <w:lang w:bidi="ar"/>
        </w:rPr>
        <w:t>4.4  付款计划表</w:t>
      </w:r>
      <w:bookmarkEnd w:id="1350"/>
      <w:bookmarkEnd w:id="1351"/>
      <w:bookmarkEnd w:id="1352"/>
      <w:bookmarkEnd w:id="1353"/>
      <w:bookmarkEnd w:id="1354"/>
      <w:bookmarkEnd w:id="1355"/>
      <w:bookmarkEnd w:id="1356"/>
    </w:p>
    <w:p w14:paraId="2E4E6CE4">
      <w:pPr>
        <w:widowControl/>
        <w:wordWrap w:val="0"/>
        <w:topLinePunct/>
        <w:adjustRightInd w:val="0"/>
        <w:snapToGrid w:val="0"/>
        <w:spacing w:after="163" w:afterLines="50" w:line="360" w:lineRule="auto"/>
        <w:ind w:left="480"/>
        <w:outlineLvl w:val="3"/>
        <w:rPr>
          <w:rFonts w:ascii="宋体" w:hAnsi="宋体" w:cs="宋体"/>
        </w:rPr>
      </w:pPr>
      <w:bookmarkStart w:id="1357" w:name="_Ref4570974"/>
      <w:bookmarkEnd w:id="1357"/>
      <w:r>
        <w:rPr>
          <w:rFonts w:hint="eastAsia" w:ascii="宋体" w:hAnsi="宋体" w:cs="宋体"/>
          <w:szCs w:val="21"/>
          <w:lang w:bidi="ar"/>
        </w:rPr>
        <w:t>14.4.1付款计划表的编制要求</w:t>
      </w:r>
    </w:p>
    <w:p w14:paraId="10D570F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除专用合同条件另有约定外，付款计划表按如下要求编制：</w:t>
      </w:r>
    </w:p>
    <w:p w14:paraId="2722BBE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（1）付款计划表中所列的每期付款金额，应为第14.3.1项[工程进度付款申请]每期进度款的估算金额；</w:t>
      </w:r>
    </w:p>
    <w:p w14:paraId="7A59645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（2）实际进度与项目进度计划不一致的，合同当事人可按照第3.6款[商定或确定]修改付款计划表；</w:t>
      </w:r>
    </w:p>
    <w:p w14:paraId="6A207F6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（3）不采用付款计划表的，承包人应向工程师提交按季度编制的支付估算付款计划表，用于支付参考。</w:t>
      </w:r>
    </w:p>
    <w:p w14:paraId="65865BA7">
      <w:pPr>
        <w:widowControl/>
        <w:wordWrap w:val="0"/>
        <w:topLinePunct/>
        <w:adjustRightInd w:val="0"/>
        <w:snapToGrid w:val="0"/>
        <w:spacing w:after="163" w:afterLines="50" w:line="360" w:lineRule="auto"/>
        <w:ind w:left="480"/>
        <w:outlineLvl w:val="3"/>
        <w:rPr>
          <w:rFonts w:ascii="宋体" w:hAnsi="宋体" w:cs="宋体"/>
        </w:rPr>
      </w:pPr>
      <w:bookmarkStart w:id="1358" w:name="_Ref4571011"/>
      <w:bookmarkEnd w:id="1358"/>
      <w:r>
        <w:rPr>
          <w:rFonts w:hint="eastAsia" w:ascii="宋体" w:hAnsi="宋体" w:cs="宋体"/>
          <w:szCs w:val="21"/>
          <w:lang w:bidi="ar"/>
        </w:rPr>
        <w:t>14.4.2付款计划表的编制与审批</w:t>
      </w:r>
    </w:p>
    <w:p w14:paraId="7F1360A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除专用合同条件另有约定外，承包人应根据第8.4款[项目进度计划]约定的项目进度计划、签约合同价和工程量等因素对总价合同进行分解，确定付款期数、计划每期达到的主要形象进度和（或）完成的主要计划工程量（含设计、采购、施工、竣工试验和竣工后试验等）等目标任务，编制付款计划表。其中人工费应按月确定付款期和付款计划。承包人应当在收到工程师和发包人批准的项目进度计划后7天内，将付款计划表及编制付款计划表的支持性资料报送工程师。</w:t>
      </w:r>
    </w:p>
    <w:p w14:paraId="5C1154E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（2）工程师应在收到付款计划表后7天内完成审核并报送发包人。发包人应在收到经工程师审核的付款计划表后7天内完成审批，经发包人批准的付款计划表为有约束力的付款计划表。</w:t>
      </w:r>
    </w:p>
    <w:p w14:paraId="3AF63E6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（3）发包人逾期未完成付款计划表审批的，也未及时要求承包人进行修正和提供补充资料的，则承包人提交的付款计划表视为已经获得发包人批准。</w:t>
      </w:r>
    </w:p>
    <w:p w14:paraId="31E39415">
      <w:pPr>
        <w:widowControl/>
        <w:wordWrap w:val="0"/>
        <w:topLinePunct/>
        <w:adjustRightInd w:val="0"/>
        <w:snapToGrid w:val="0"/>
        <w:spacing w:after="163" w:afterLines="50" w:line="360" w:lineRule="auto"/>
        <w:outlineLvl w:val="2"/>
        <w:rPr>
          <w:rFonts w:ascii="宋体" w:hAnsi="宋体" w:cs="宋体"/>
        </w:rPr>
      </w:pPr>
      <w:bookmarkStart w:id="1359" w:name="_Ref4538634"/>
      <w:bookmarkEnd w:id="1359"/>
      <w:bookmarkStart w:id="1360" w:name="_Toc20171837"/>
      <w:bookmarkStart w:id="1361" w:name="_Toc51766689"/>
      <w:bookmarkStart w:id="1362" w:name="_Toc12167"/>
      <w:bookmarkStart w:id="1363" w:name="_Toc12185"/>
      <w:bookmarkStart w:id="1364" w:name="_Toc84930825"/>
      <w:bookmarkStart w:id="1365" w:name="_Toc10461"/>
      <w:bookmarkStart w:id="1366" w:name="_Toc20393"/>
      <w:bookmarkStart w:id="1367" w:name="_Toc58860276"/>
      <w:r>
        <w:rPr>
          <w:rFonts w:hint="eastAsia" w:ascii="宋体" w:hAnsi="宋体" w:cs="宋体"/>
          <w:szCs w:val="21"/>
          <w:lang w:bidi="ar"/>
        </w:rPr>
        <w:t xml:space="preserve">14.5 </w:t>
      </w:r>
      <w:bookmarkEnd w:id="1360"/>
      <w:r>
        <w:rPr>
          <w:rFonts w:hint="eastAsia" w:ascii="宋体" w:hAnsi="宋体" w:cs="宋体"/>
          <w:szCs w:val="21"/>
          <w:lang w:bidi="ar"/>
        </w:rPr>
        <w:t xml:space="preserve"> 竣工结算</w:t>
      </w:r>
      <w:bookmarkEnd w:id="1361"/>
      <w:bookmarkEnd w:id="1362"/>
      <w:bookmarkEnd w:id="1363"/>
      <w:bookmarkEnd w:id="1364"/>
      <w:bookmarkEnd w:id="1365"/>
      <w:bookmarkEnd w:id="1366"/>
      <w:bookmarkEnd w:id="1367"/>
    </w:p>
    <w:p w14:paraId="4FD76109">
      <w:pPr>
        <w:widowControl/>
        <w:wordWrap w:val="0"/>
        <w:topLinePunct/>
        <w:adjustRightInd w:val="0"/>
        <w:snapToGrid w:val="0"/>
        <w:spacing w:after="163" w:afterLines="50" w:line="360" w:lineRule="auto"/>
        <w:ind w:left="480"/>
        <w:outlineLvl w:val="3"/>
        <w:rPr>
          <w:rFonts w:ascii="宋体" w:hAnsi="宋体" w:cs="宋体"/>
        </w:rPr>
      </w:pPr>
      <w:bookmarkStart w:id="1368" w:name="_Ref4571361"/>
      <w:bookmarkEnd w:id="1368"/>
      <w:r>
        <w:rPr>
          <w:rFonts w:hint="eastAsia" w:ascii="宋体" w:hAnsi="宋体" w:cs="宋体"/>
          <w:szCs w:val="21"/>
          <w:lang w:bidi="ar"/>
        </w:rPr>
        <w:t>14.5.1竣工结算申请</w:t>
      </w:r>
    </w:p>
    <w:p w14:paraId="131E0CB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除专用合同条件另有约定外，承包人应在工程竣工验收合格后42天内向工程师提交竣工结算申请单，并提交完整的结算资料，有关竣工结算申请单的资料清单和份数等要求由合同当事人在专用合同条件中约定。</w:t>
      </w:r>
    </w:p>
    <w:p w14:paraId="7951170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除专用合同条件另有约定外，竣工结算申请单应包括以下内容：</w:t>
      </w:r>
    </w:p>
    <w:p w14:paraId="407B323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（1）竣工结算合同价格；</w:t>
      </w:r>
    </w:p>
    <w:p w14:paraId="070BB30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（2）发包人已支付承包人的款项；</w:t>
      </w:r>
    </w:p>
    <w:p w14:paraId="5881485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采用第14.6.1项[承包人提供质量保证金的方式]第（2）种方式提供质量保证金的，应当列明应预留的质量保证金金额；采用第14.6.1项[承包人提供质量保证金的方式]中其他方式提供质量保证金的，应当按第14.6款[质量保证金]提供相关文件作为附件；</w:t>
      </w:r>
    </w:p>
    <w:p w14:paraId="4DFD752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（4）发包人应支付承包人的合同价款。</w:t>
      </w:r>
    </w:p>
    <w:p w14:paraId="18E55988">
      <w:pPr>
        <w:widowControl/>
        <w:wordWrap w:val="0"/>
        <w:topLinePunct/>
        <w:adjustRightInd w:val="0"/>
        <w:snapToGrid w:val="0"/>
        <w:spacing w:after="163" w:afterLines="50" w:line="360" w:lineRule="auto"/>
        <w:ind w:left="480"/>
        <w:outlineLvl w:val="3"/>
        <w:rPr>
          <w:rFonts w:ascii="宋体" w:hAnsi="宋体" w:cs="宋体"/>
        </w:rPr>
      </w:pPr>
      <w:bookmarkStart w:id="1369" w:name="_Ref4571384"/>
      <w:bookmarkEnd w:id="1369"/>
      <w:r>
        <w:rPr>
          <w:rFonts w:hint="eastAsia" w:ascii="宋体" w:hAnsi="宋体" w:cs="宋体"/>
          <w:szCs w:val="21"/>
          <w:lang w:bidi="ar"/>
        </w:rPr>
        <w:t>14.5.2竣工结算审核</w:t>
      </w:r>
    </w:p>
    <w:p w14:paraId="6CD588B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除专用合同条件另有约定外，工程师应在收到竣工结算申请单后14天内完成核查并报送发包人。发包人应在收到工程师提交的经审核的竣工结算申请单后14天内完成审批，并由工程师向承包人签发经发包人签认的竣工付款证书。工程师或发包人对竣工结算申请单有异议的，有权要求承包人进行修正和提供补充资料，承包人应提交修正后的竣工结算申请单。</w:t>
      </w:r>
    </w:p>
    <w:p w14:paraId="10AC3B5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发包人在收到承包人提交竣工结算申请书后28天内未完成审批且未提出异议的，视为发包人认可承包人提交的竣工结算申请单，并自发包人收到承包人提交的竣工结算申请单后第29天起视为已签发竣工付款证书。</w:t>
      </w:r>
    </w:p>
    <w:p w14:paraId="7F1D3E82">
      <w:pPr>
        <w:widowControl/>
        <w:adjustRightInd w:val="0"/>
        <w:snapToGrid w:val="0"/>
        <w:spacing w:after="163" w:afterLines="50" w:line="360" w:lineRule="auto"/>
        <w:ind w:firstLine="420" w:firstLineChars="200"/>
        <w:rPr>
          <w:rFonts w:ascii="宋体" w:hAnsi="宋体" w:cs="宋体"/>
          <w:kern w:val="0"/>
        </w:rPr>
      </w:pPr>
      <w:bookmarkStart w:id="1370" w:name="_Ref4618006"/>
      <w:bookmarkEnd w:id="1370"/>
      <w:r>
        <w:rPr>
          <w:rFonts w:hint="eastAsia" w:ascii="宋体" w:hAnsi="宋体" w:cs="宋体"/>
          <w:kern w:val="0"/>
          <w:szCs w:val="21"/>
          <w:lang w:bidi="ar"/>
        </w:rPr>
        <w:t>（2）除专用合同条件另有约定外，发包人应在签发竣工付款证书后的14天内，完成对承包人的竣工付款</w:t>
      </w:r>
      <w:r>
        <w:rPr>
          <w:rFonts w:hint="eastAsia" w:ascii="宋体" w:hAnsi="宋体" w:cs="宋体"/>
          <w:color w:val="auto"/>
          <w:kern w:val="0"/>
          <w:szCs w:val="21"/>
          <w:highlight w:val="none"/>
          <w:lang w:bidi="ar"/>
        </w:rPr>
        <w:t>。</w:t>
      </w:r>
      <w:ins w:id="54" w:author="龚龚龚" w:date="2025-04-16T15:49:54Z">
        <w:r>
          <w:rPr>
            <w:rFonts w:hint="eastAsia" w:ascii="宋体" w:hAnsi="宋体" w:cs="宋体"/>
            <w:color w:val="auto"/>
            <w:kern w:val="0"/>
            <w:szCs w:val="21"/>
            <w:highlight w:val="none"/>
            <w:lang w:bidi="ar"/>
          </w:rPr>
          <w:t>发包人逾期支付</w:t>
        </w:r>
      </w:ins>
      <w:ins w:id="55" w:author="龚龚龚" w:date="2025-04-27T15:44:37Z">
        <w:r>
          <w:rPr>
            <w:rFonts w:hint="eastAsia" w:ascii="宋体" w:hAnsi="宋体" w:cs="宋体"/>
            <w:color w:val="auto"/>
            <w:kern w:val="0"/>
            <w:szCs w:val="21"/>
            <w:highlight w:val="none"/>
            <w:lang w:eastAsia="zh-CN" w:bidi="ar"/>
          </w:rPr>
          <w:t>的</w:t>
        </w:r>
      </w:ins>
      <w:ins w:id="56" w:author="龚龚龚" w:date="2025-04-16T15:49:54Z">
        <w:r>
          <w:rPr>
            <w:rFonts w:hint="eastAsia" w:ascii="宋体" w:hAnsi="宋体" w:cs="宋体"/>
            <w:color w:val="auto"/>
            <w:kern w:val="0"/>
            <w:szCs w:val="21"/>
            <w:highlight w:val="none"/>
            <w:lang w:bidi="ar"/>
          </w:rPr>
          <w:t>，</w:t>
        </w:r>
      </w:ins>
      <w:r>
        <w:rPr>
          <w:rFonts w:hint="eastAsia" w:ascii="宋体" w:hAnsi="宋体" w:cs="宋体"/>
          <w:color w:val="auto"/>
          <w:kern w:val="0"/>
          <w:szCs w:val="21"/>
          <w:highlight w:val="none"/>
          <w:lang w:bidi="ar"/>
        </w:rPr>
        <w:t>按照贷款市场报价利率（LPR）支付利息；逾期支付超过56天的，按照贷款市场报价利率（LPR）的两倍</w:t>
      </w:r>
      <w:r>
        <w:rPr>
          <w:rFonts w:hint="eastAsia" w:ascii="宋体" w:hAnsi="宋体" w:cs="宋体"/>
          <w:kern w:val="0"/>
          <w:szCs w:val="21"/>
          <w:lang w:bidi="ar"/>
        </w:rPr>
        <w:t>支付利息。</w:t>
      </w:r>
    </w:p>
    <w:p w14:paraId="66DEA9C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承包人对发包人签认的竣工付款证书有异议的，对于有异议部分应在收到发包人签认的竣工付款证书后7天内提出异议，并由合同当事人按照专用合同条件约定的方式和程序进行复核，或按照第20条[争议解决]约定处理。对于无异议部分，发包人应签发临时竣工付款证书，并按本款第（2）项完成付款。承包人逾期未提出异议的，视为认可发包人的审批结果。</w:t>
      </w:r>
    </w:p>
    <w:p w14:paraId="7AF107E8">
      <w:pPr>
        <w:widowControl/>
        <w:wordWrap w:val="0"/>
        <w:topLinePunct/>
        <w:adjustRightInd w:val="0"/>
        <w:snapToGrid w:val="0"/>
        <w:spacing w:after="163" w:afterLines="50" w:line="360" w:lineRule="auto"/>
        <w:ind w:left="480"/>
        <w:outlineLvl w:val="3"/>
        <w:rPr>
          <w:rFonts w:ascii="宋体" w:hAnsi="宋体" w:cs="宋体"/>
        </w:rPr>
      </w:pPr>
      <w:bookmarkStart w:id="1371" w:name="_Ref15484305"/>
      <w:bookmarkEnd w:id="1371"/>
      <w:r>
        <w:rPr>
          <w:rFonts w:hint="eastAsia" w:ascii="宋体" w:hAnsi="宋体" w:cs="宋体"/>
          <w:szCs w:val="21"/>
          <w:lang w:bidi="ar"/>
        </w:rPr>
        <w:t>14.5.3扫尾工作清单</w:t>
      </w:r>
    </w:p>
    <w:p w14:paraId="5B20DEE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经双方协商，部分工作在工程竣工验收后进行的，承包人应当编制扫尾工作清单，扫尾工作清单中应当列明承包人应当完成的扫尾工作的内容及完成时间。</w:t>
      </w:r>
    </w:p>
    <w:p w14:paraId="5898A5D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承包人完成扫尾工作清单中的内容应取得的费用包含在第14.5.1项[竣工结算申请]及第14.5.2项[竣工结算审核]中一并结算。</w:t>
      </w:r>
    </w:p>
    <w:p w14:paraId="0FA4E79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扫尾工作的缺陷责任期按第11条[缺陷责任与保修]处理。承包人未能按照扫尾工作清单约定的完成时间完成扫尾工作的，视为承包人原因导致的工程质量缺陷按照第11.3款[缺陷调查]处理。</w:t>
      </w:r>
    </w:p>
    <w:p w14:paraId="43842A09">
      <w:pPr>
        <w:widowControl/>
        <w:wordWrap w:val="0"/>
        <w:topLinePunct/>
        <w:adjustRightInd w:val="0"/>
        <w:snapToGrid w:val="0"/>
        <w:spacing w:after="163" w:afterLines="50" w:line="360" w:lineRule="auto"/>
        <w:outlineLvl w:val="2"/>
        <w:rPr>
          <w:rFonts w:ascii="宋体" w:hAnsi="宋体" w:cs="宋体"/>
        </w:rPr>
      </w:pPr>
      <w:bookmarkStart w:id="1372" w:name="_Toc20171838"/>
      <w:bookmarkEnd w:id="1372"/>
      <w:bookmarkStart w:id="1373" w:name="_Ref4617582"/>
      <w:bookmarkEnd w:id="1373"/>
      <w:bookmarkStart w:id="1374" w:name="_Ref4571100"/>
      <w:bookmarkEnd w:id="1374"/>
      <w:bookmarkStart w:id="1375" w:name="_Ref15395020"/>
      <w:bookmarkEnd w:id="1375"/>
      <w:bookmarkStart w:id="1376" w:name="_Ref4582115"/>
      <w:bookmarkEnd w:id="1376"/>
      <w:bookmarkStart w:id="1377" w:name="_Hlk15394931"/>
      <w:bookmarkEnd w:id="1377"/>
      <w:bookmarkStart w:id="1378" w:name="_Ref4617592"/>
      <w:bookmarkEnd w:id="1378"/>
      <w:bookmarkStart w:id="1379" w:name="_Ref4571127"/>
      <w:bookmarkStart w:id="1380" w:name="_Toc27340"/>
      <w:bookmarkStart w:id="1381" w:name="_Toc51766690"/>
      <w:bookmarkStart w:id="1382" w:name="_Toc28819"/>
      <w:bookmarkStart w:id="1383" w:name="_Toc58860277"/>
      <w:bookmarkStart w:id="1384" w:name="_Toc15270"/>
      <w:bookmarkStart w:id="1385" w:name="_Toc84930826"/>
      <w:bookmarkStart w:id="1386" w:name="_Toc5798"/>
      <w:r>
        <w:rPr>
          <w:rFonts w:hint="eastAsia" w:ascii="宋体" w:hAnsi="宋体" w:cs="宋体"/>
          <w:szCs w:val="21"/>
          <w:lang w:bidi="ar"/>
        </w:rPr>
        <w:t>1</w:t>
      </w:r>
      <w:bookmarkEnd w:id="1379"/>
      <w:r>
        <w:rPr>
          <w:rFonts w:hint="eastAsia" w:ascii="宋体" w:hAnsi="宋体" w:cs="宋体"/>
          <w:szCs w:val="21"/>
          <w:lang w:bidi="ar"/>
        </w:rPr>
        <w:t>4.6  质量保证金</w:t>
      </w:r>
      <w:bookmarkEnd w:id="1380"/>
      <w:bookmarkEnd w:id="1381"/>
      <w:bookmarkEnd w:id="1382"/>
      <w:bookmarkEnd w:id="1383"/>
      <w:bookmarkEnd w:id="1384"/>
      <w:bookmarkEnd w:id="1385"/>
      <w:bookmarkEnd w:id="1386"/>
      <w:r>
        <w:rPr>
          <w:rFonts w:hint="eastAsia" w:ascii="宋体" w:hAnsi="宋体" w:cs="宋体"/>
          <w:szCs w:val="21"/>
          <w:lang w:bidi="ar"/>
        </w:rPr>
        <w:t xml:space="preserve"> </w:t>
      </w:r>
    </w:p>
    <w:p w14:paraId="61C65E4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经合同当事人协商一致提供质量保证金的，应在专用合同条件中予以明确。在工程项目竣工前，承包人已经提供履约担保的，发包人不得同时要求承包人提供质量保证金。</w:t>
      </w:r>
    </w:p>
    <w:p w14:paraId="4854EE6F">
      <w:pPr>
        <w:widowControl/>
        <w:wordWrap w:val="0"/>
        <w:topLinePunct/>
        <w:adjustRightInd w:val="0"/>
        <w:snapToGrid w:val="0"/>
        <w:spacing w:after="163" w:afterLines="50" w:line="360" w:lineRule="auto"/>
        <w:ind w:left="480"/>
        <w:outlineLvl w:val="3"/>
        <w:rPr>
          <w:rFonts w:ascii="宋体" w:hAnsi="宋体" w:cs="宋体"/>
        </w:rPr>
      </w:pPr>
      <w:bookmarkStart w:id="1387" w:name="_Ref531955069"/>
      <w:bookmarkEnd w:id="1387"/>
      <w:bookmarkStart w:id="1388" w:name="_Ref531957153"/>
      <w:r>
        <w:rPr>
          <w:rFonts w:hint="eastAsia" w:ascii="宋体" w:hAnsi="宋体" w:cs="宋体"/>
          <w:szCs w:val="21"/>
          <w:lang w:bidi="ar"/>
        </w:rPr>
        <w:t>1</w:t>
      </w:r>
      <w:bookmarkEnd w:id="1388"/>
      <w:r>
        <w:rPr>
          <w:rFonts w:hint="eastAsia" w:ascii="宋体" w:hAnsi="宋体" w:cs="宋体"/>
          <w:szCs w:val="21"/>
          <w:lang w:bidi="ar"/>
        </w:rPr>
        <w:t>4.6.1承包人提供质量保证金的方式</w:t>
      </w:r>
    </w:p>
    <w:p w14:paraId="5D741F6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承包人提供质量保证金有以下三种方式：</w:t>
      </w:r>
    </w:p>
    <w:p w14:paraId="4762C1A6">
      <w:pPr>
        <w:widowControl/>
        <w:adjustRightInd w:val="0"/>
        <w:snapToGrid w:val="0"/>
        <w:spacing w:after="163" w:afterLines="50" w:line="360" w:lineRule="auto"/>
        <w:ind w:firstLine="420" w:firstLineChars="200"/>
        <w:rPr>
          <w:rFonts w:ascii="宋体" w:hAnsi="宋体" w:cs="宋体"/>
          <w:kern w:val="0"/>
        </w:rPr>
      </w:pPr>
      <w:bookmarkStart w:id="1389" w:name="_Ref531955096"/>
      <w:bookmarkEnd w:id="1389"/>
      <w:r>
        <w:rPr>
          <w:rFonts w:hint="eastAsia" w:ascii="宋体" w:hAnsi="宋体" w:cs="宋体"/>
          <w:kern w:val="0"/>
          <w:szCs w:val="21"/>
          <w:lang w:bidi="ar"/>
        </w:rPr>
        <w:t>（1）提交工程质量保证担保；</w:t>
      </w:r>
    </w:p>
    <w:p w14:paraId="01D3E5EA">
      <w:pPr>
        <w:widowControl/>
        <w:adjustRightInd w:val="0"/>
        <w:snapToGrid w:val="0"/>
        <w:spacing w:after="163" w:afterLines="50" w:line="360" w:lineRule="auto"/>
        <w:ind w:firstLine="420" w:firstLineChars="200"/>
        <w:rPr>
          <w:rFonts w:ascii="宋体" w:hAnsi="宋体" w:cs="宋体"/>
          <w:kern w:val="0"/>
        </w:rPr>
      </w:pPr>
      <w:bookmarkStart w:id="1390" w:name="_Ref531955107"/>
      <w:bookmarkEnd w:id="1390"/>
      <w:r>
        <w:rPr>
          <w:rFonts w:hint="eastAsia" w:ascii="宋体" w:hAnsi="宋体" w:cs="宋体"/>
          <w:kern w:val="0"/>
          <w:szCs w:val="21"/>
          <w:lang w:bidi="ar"/>
        </w:rPr>
        <w:t>（2）预留相应比例的工程款；</w:t>
      </w:r>
    </w:p>
    <w:p w14:paraId="748C9A66">
      <w:pPr>
        <w:widowControl/>
        <w:adjustRightInd w:val="0"/>
        <w:snapToGrid w:val="0"/>
        <w:spacing w:after="163" w:afterLines="50" w:line="360" w:lineRule="auto"/>
        <w:ind w:firstLine="420" w:firstLineChars="200"/>
        <w:rPr>
          <w:rFonts w:ascii="宋体" w:hAnsi="宋体" w:cs="宋体"/>
          <w:kern w:val="0"/>
        </w:rPr>
      </w:pPr>
      <w:bookmarkStart w:id="1391" w:name="_Ref531955117"/>
      <w:bookmarkEnd w:id="1391"/>
      <w:r>
        <w:rPr>
          <w:rFonts w:hint="eastAsia" w:ascii="宋体" w:hAnsi="宋体" w:cs="宋体"/>
          <w:kern w:val="0"/>
          <w:szCs w:val="21"/>
          <w:lang w:bidi="ar"/>
        </w:rPr>
        <w:t>（3）双方约定的其他方式。</w:t>
      </w:r>
    </w:p>
    <w:p w14:paraId="4425B73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专用合同条件另有约定外，质量保证金原则上采用上述第（1）种方式，且承包人应在工程竣工验收合格后7天内，向发包人提交工程质量保证担保。承包人提交工程质量保证担保时，发包人应同时返还预留的作为质量保证金的工程价款（如有）。但不论承包人以何种方式提供质量保证金，累计金额均不得高于工程价款结算总额的3%。</w:t>
      </w:r>
    </w:p>
    <w:p w14:paraId="2353E8A5">
      <w:pPr>
        <w:widowControl/>
        <w:wordWrap w:val="0"/>
        <w:topLinePunct/>
        <w:adjustRightInd w:val="0"/>
        <w:snapToGrid w:val="0"/>
        <w:spacing w:after="163" w:afterLines="50" w:line="360" w:lineRule="auto"/>
        <w:ind w:left="480"/>
        <w:outlineLvl w:val="3"/>
        <w:rPr>
          <w:rFonts w:ascii="宋体" w:hAnsi="宋体" w:cs="宋体"/>
        </w:rPr>
      </w:pPr>
      <w:bookmarkStart w:id="1392" w:name="_Ref15419738"/>
      <w:bookmarkEnd w:id="1392"/>
      <w:bookmarkStart w:id="1393" w:name="_Ref18931667"/>
      <w:r>
        <w:rPr>
          <w:rFonts w:hint="eastAsia" w:ascii="宋体" w:hAnsi="宋体" w:cs="宋体"/>
          <w:szCs w:val="21"/>
          <w:lang w:bidi="ar"/>
        </w:rPr>
        <w:t>1</w:t>
      </w:r>
      <w:bookmarkEnd w:id="1393"/>
      <w:r>
        <w:rPr>
          <w:rFonts w:hint="eastAsia" w:ascii="宋体" w:hAnsi="宋体" w:cs="宋体"/>
          <w:szCs w:val="21"/>
          <w:lang w:bidi="ar"/>
        </w:rPr>
        <w:t>4.6.2质量保证金的预留</w:t>
      </w:r>
    </w:p>
    <w:p w14:paraId="40AD28D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双方约定采用预留相应比例的工程款方式提供质量保证金的，质量保证金的预留有以下三种方式：</w:t>
      </w:r>
    </w:p>
    <w:p w14:paraId="134F316D">
      <w:pPr>
        <w:widowControl/>
        <w:adjustRightInd w:val="0"/>
        <w:snapToGrid w:val="0"/>
        <w:spacing w:after="163" w:afterLines="50" w:line="360" w:lineRule="auto"/>
        <w:ind w:firstLine="420" w:firstLineChars="200"/>
        <w:rPr>
          <w:rFonts w:ascii="宋体" w:hAnsi="宋体" w:cs="宋体"/>
          <w:kern w:val="0"/>
        </w:rPr>
      </w:pPr>
      <w:bookmarkStart w:id="1394" w:name="_Hlk18840714"/>
      <w:bookmarkEnd w:id="1394"/>
      <w:bookmarkStart w:id="1395" w:name="_Ref531955143"/>
      <w:r>
        <w:rPr>
          <w:rFonts w:hint="eastAsia" w:ascii="宋体" w:hAnsi="宋体" w:cs="宋体"/>
          <w:kern w:val="0"/>
          <w:szCs w:val="21"/>
          <w:lang w:bidi="ar"/>
        </w:rPr>
        <w:t>（1）按专用合同条件的约定在支付工程进度款时逐次预留，直至预留的质量保证金总额达到专用合同条件约定的金额或比例为止</w:t>
      </w:r>
      <w:bookmarkEnd w:id="1395"/>
      <w:r>
        <w:rPr>
          <w:rFonts w:hint="eastAsia" w:ascii="宋体" w:hAnsi="宋体" w:cs="宋体"/>
          <w:kern w:val="0"/>
          <w:szCs w:val="21"/>
          <w:lang w:bidi="ar"/>
        </w:rPr>
        <w:t>。在此情形下，质量保证金的计算基数不包括预付款的支付、扣回以及价格调整的金额；</w:t>
      </w:r>
    </w:p>
    <w:p w14:paraId="6D6AFA6D">
      <w:pPr>
        <w:widowControl/>
        <w:adjustRightInd w:val="0"/>
        <w:snapToGrid w:val="0"/>
        <w:spacing w:after="163" w:afterLines="50" w:line="360" w:lineRule="auto"/>
        <w:ind w:firstLine="420" w:firstLineChars="200"/>
        <w:rPr>
          <w:rFonts w:ascii="宋体" w:hAnsi="宋体" w:cs="宋体"/>
          <w:kern w:val="0"/>
        </w:rPr>
      </w:pPr>
      <w:bookmarkStart w:id="1396" w:name="_Ref531955151"/>
      <w:bookmarkEnd w:id="1396"/>
      <w:r>
        <w:rPr>
          <w:rFonts w:hint="eastAsia" w:ascii="宋体" w:hAnsi="宋体" w:cs="宋体"/>
          <w:kern w:val="0"/>
          <w:szCs w:val="21"/>
          <w:lang w:bidi="ar"/>
        </w:rPr>
        <w:t>（2）工程竣工结算时一次性预留质量保证金；</w:t>
      </w:r>
    </w:p>
    <w:p w14:paraId="070E56EC">
      <w:pPr>
        <w:widowControl/>
        <w:adjustRightInd w:val="0"/>
        <w:snapToGrid w:val="0"/>
        <w:spacing w:after="163" w:afterLines="50" w:line="360" w:lineRule="auto"/>
        <w:ind w:firstLine="420" w:firstLineChars="200"/>
        <w:rPr>
          <w:rFonts w:ascii="宋体" w:hAnsi="宋体" w:cs="宋体"/>
          <w:kern w:val="0"/>
        </w:rPr>
      </w:pPr>
      <w:bookmarkStart w:id="1397" w:name="_Ref531955161"/>
      <w:bookmarkEnd w:id="1397"/>
      <w:r>
        <w:rPr>
          <w:rFonts w:hint="eastAsia" w:ascii="宋体" w:hAnsi="宋体" w:cs="宋体"/>
          <w:kern w:val="0"/>
          <w:szCs w:val="21"/>
          <w:lang w:bidi="ar"/>
        </w:rPr>
        <w:t>（3）双方约定的其他预留方式。</w:t>
      </w:r>
    </w:p>
    <w:p w14:paraId="218277E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专用合同条件另有约定外，质量保证金的预留原则上采用上述第（1）种方式。如承包人在发包人签发竣工付款证书后28天内提交工程质量保证担保，发包人应同时返还预留的作为质量保证金的工程价款。发包人在返还本条款项下的质量保证金的同时，按照中国人民银行同期同类存款基准利率支付利息。</w:t>
      </w:r>
    </w:p>
    <w:p w14:paraId="7BEAE9CC">
      <w:pPr>
        <w:widowControl/>
        <w:wordWrap w:val="0"/>
        <w:topLinePunct/>
        <w:adjustRightInd w:val="0"/>
        <w:snapToGrid w:val="0"/>
        <w:spacing w:after="163" w:afterLines="50" w:line="360" w:lineRule="auto"/>
        <w:ind w:left="480"/>
        <w:outlineLvl w:val="3"/>
        <w:rPr>
          <w:rFonts w:ascii="宋体" w:hAnsi="宋体" w:cs="宋体"/>
        </w:rPr>
      </w:pPr>
      <w:bookmarkStart w:id="1398" w:name="_Ref532690096"/>
      <w:bookmarkEnd w:id="1398"/>
      <w:bookmarkStart w:id="1399" w:name="_Ref4571243"/>
      <w:r>
        <w:rPr>
          <w:rFonts w:hint="eastAsia" w:ascii="宋体" w:hAnsi="宋体" w:cs="宋体"/>
          <w:szCs w:val="21"/>
          <w:lang w:bidi="ar"/>
        </w:rPr>
        <w:t>1</w:t>
      </w:r>
      <w:bookmarkEnd w:id="1399"/>
      <w:r>
        <w:rPr>
          <w:rFonts w:hint="eastAsia" w:ascii="宋体" w:hAnsi="宋体" w:cs="宋体"/>
          <w:szCs w:val="21"/>
          <w:lang w:bidi="ar"/>
        </w:rPr>
        <w:t>4.6.3质量保证金的返还</w:t>
      </w:r>
    </w:p>
    <w:p w14:paraId="44A8A93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缺陷责任期内，承包人认真履行合同约定的责任，缺陷责任期满，发包人根据第11.</w:t>
      </w:r>
      <w:r>
        <w:rPr>
          <w:rFonts w:ascii="宋体" w:hAnsi="宋体" w:cs="宋体"/>
          <w:kern w:val="0"/>
          <w:szCs w:val="21"/>
          <w:lang w:bidi="ar"/>
        </w:rPr>
        <w:t>6</w:t>
      </w:r>
      <w:r>
        <w:rPr>
          <w:rFonts w:hint="eastAsia" w:ascii="宋体" w:hAnsi="宋体" w:cs="宋体"/>
          <w:kern w:val="0"/>
          <w:szCs w:val="21"/>
          <w:lang w:bidi="ar"/>
        </w:rPr>
        <w:t>款[缺陷责任期终止证书]向承包人颁发缺陷责任期终止证书后，承包人可向发包人申请返还质量保证金。</w:t>
      </w:r>
    </w:p>
    <w:p w14:paraId="77B64BB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在接到承包人返还质量保证金申请后，应于7天内将质量保证金返还承包人，逾期未返还的，应承担违约责任。发包人在接到承包人返还质量保证金申请后7天内不予答复，视同认可承包人的返还质量保证金申请。</w:t>
      </w:r>
    </w:p>
    <w:p w14:paraId="67495C9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发包人和承包人对质量保证金预留、返还以及工程维修质量、费用有争议的，按本合同第20条[争议解决]约定的争议和纠纷解决程序处理。</w:t>
      </w:r>
    </w:p>
    <w:p w14:paraId="685EAA0E">
      <w:pPr>
        <w:widowControl/>
        <w:wordWrap w:val="0"/>
        <w:topLinePunct/>
        <w:adjustRightInd w:val="0"/>
        <w:snapToGrid w:val="0"/>
        <w:spacing w:after="163" w:afterLines="50" w:line="360" w:lineRule="auto"/>
        <w:outlineLvl w:val="2"/>
        <w:rPr>
          <w:rFonts w:ascii="宋体" w:hAnsi="宋体" w:cs="宋体"/>
        </w:rPr>
      </w:pPr>
      <w:bookmarkStart w:id="1400" w:name="_Ref531957339"/>
      <w:bookmarkEnd w:id="1400"/>
      <w:bookmarkStart w:id="1401" w:name="_Ref531957341"/>
      <w:bookmarkEnd w:id="1401"/>
      <w:bookmarkStart w:id="1402" w:name="_Toc20171839"/>
      <w:bookmarkStart w:id="1403" w:name="_Toc51766691"/>
      <w:bookmarkStart w:id="1404" w:name="_Toc18177"/>
      <w:bookmarkStart w:id="1405" w:name="_Toc15226"/>
      <w:bookmarkStart w:id="1406" w:name="_Toc1834"/>
      <w:bookmarkStart w:id="1407" w:name="_Toc19556"/>
      <w:bookmarkStart w:id="1408" w:name="_Toc84930827"/>
      <w:bookmarkStart w:id="1409" w:name="_Toc58860278"/>
      <w:r>
        <w:rPr>
          <w:rFonts w:hint="eastAsia" w:ascii="宋体" w:hAnsi="宋体" w:cs="宋体"/>
          <w:szCs w:val="21"/>
          <w:lang w:bidi="ar"/>
        </w:rPr>
        <w:t>1</w:t>
      </w:r>
      <w:bookmarkEnd w:id="1402"/>
      <w:r>
        <w:rPr>
          <w:rFonts w:hint="eastAsia" w:ascii="宋体" w:hAnsi="宋体" w:cs="宋体"/>
          <w:szCs w:val="21"/>
          <w:lang w:bidi="ar"/>
        </w:rPr>
        <w:t>4.7  最终结清</w:t>
      </w:r>
      <w:bookmarkEnd w:id="1403"/>
      <w:bookmarkEnd w:id="1404"/>
      <w:bookmarkEnd w:id="1405"/>
      <w:bookmarkEnd w:id="1406"/>
      <w:bookmarkEnd w:id="1407"/>
      <w:bookmarkEnd w:id="1408"/>
      <w:bookmarkEnd w:id="1409"/>
      <w:r>
        <w:rPr>
          <w:rFonts w:hint="eastAsia" w:ascii="宋体" w:hAnsi="宋体" w:cs="宋体"/>
          <w:szCs w:val="21"/>
          <w:lang w:bidi="ar"/>
        </w:rPr>
        <w:t xml:space="preserve"> </w:t>
      </w:r>
    </w:p>
    <w:p w14:paraId="2118149C">
      <w:pPr>
        <w:widowControl/>
        <w:wordWrap w:val="0"/>
        <w:topLinePunct/>
        <w:adjustRightInd w:val="0"/>
        <w:snapToGrid w:val="0"/>
        <w:spacing w:after="163" w:afterLines="50" w:line="360" w:lineRule="auto"/>
        <w:ind w:left="480"/>
        <w:outlineLvl w:val="3"/>
        <w:rPr>
          <w:rFonts w:ascii="宋体" w:hAnsi="宋体" w:cs="宋体"/>
        </w:rPr>
      </w:pPr>
      <w:bookmarkStart w:id="1410" w:name="_Ref531957350"/>
      <w:bookmarkEnd w:id="1410"/>
      <w:r>
        <w:rPr>
          <w:rFonts w:hint="eastAsia" w:ascii="宋体" w:hAnsi="宋体" w:cs="宋体"/>
          <w:szCs w:val="21"/>
          <w:lang w:bidi="ar"/>
        </w:rPr>
        <w:t>14.7.1最终结清申请单</w:t>
      </w:r>
    </w:p>
    <w:p w14:paraId="4351272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（1）除专用合同条件另有约定外，承包人应在缺陷责任期终止证书颁发后7天内，按专用合同条件约定的份数向发包人提交最终结清申请单，并提供相关证明材料。</w:t>
      </w:r>
    </w:p>
    <w:p w14:paraId="2D81B4A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除专用合同条件另有约定外，最终结清申请单应列明质量保证金、应扣除的质量保证金、缺陷责任期内发生的增减费用。</w:t>
      </w:r>
    </w:p>
    <w:p w14:paraId="4820FEE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（2）发包人对最终结清申请单内容有异议的，有权要求承包人进行修正和提供补充资料，承包人应向发包人提交修正后的最终结清申请单。</w:t>
      </w:r>
    </w:p>
    <w:p w14:paraId="7291BC20">
      <w:pPr>
        <w:widowControl/>
        <w:wordWrap w:val="0"/>
        <w:topLinePunct/>
        <w:adjustRightInd w:val="0"/>
        <w:snapToGrid w:val="0"/>
        <w:spacing w:after="163" w:afterLines="50" w:line="360" w:lineRule="auto"/>
        <w:ind w:left="480"/>
        <w:outlineLvl w:val="3"/>
        <w:rPr>
          <w:rFonts w:ascii="宋体" w:hAnsi="宋体" w:cs="宋体"/>
        </w:rPr>
      </w:pPr>
      <w:bookmarkStart w:id="1411" w:name="_Ref531957369"/>
      <w:bookmarkEnd w:id="1411"/>
      <w:bookmarkStart w:id="1412" w:name="_Ref4624099"/>
      <w:r>
        <w:rPr>
          <w:rFonts w:hint="eastAsia" w:ascii="宋体" w:hAnsi="宋体" w:cs="宋体"/>
          <w:szCs w:val="21"/>
          <w:lang w:bidi="ar"/>
        </w:rPr>
        <w:t>14.7.2</w:t>
      </w:r>
      <w:bookmarkEnd w:id="1412"/>
      <w:r>
        <w:rPr>
          <w:rFonts w:hint="eastAsia" w:ascii="宋体" w:hAnsi="宋体" w:cs="宋体"/>
          <w:szCs w:val="21"/>
          <w:lang w:bidi="ar"/>
        </w:rPr>
        <w:t>最终结清证书和支付</w:t>
      </w:r>
    </w:p>
    <w:p w14:paraId="2303FFF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除专用合同条件另有约定外，发包人应在收到承包人提交的最终结清申请单后14天内完成审批并向承包人颁发最终结清证书。发包人逾期未完成审批，又未提出修改意见的，视为发包人同意承包人提交的最终结清申请单，且自发包人收到承包人提交的最终结清申请单后15天起视为已颁发最终结清证书。</w:t>
      </w:r>
    </w:p>
    <w:p w14:paraId="19D5E55A">
      <w:pPr>
        <w:widowControl/>
        <w:adjustRightInd w:val="0"/>
        <w:snapToGrid w:val="0"/>
        <w:spacing w:after="163" w:afterLines="50" w:line="360" w:lineRule="auto"/>
        <w:ind w:firstLine="420" w:firstLineChars="200"/>
        <w:rPr>
          <w:rFonts w:ascii="宋体" w:hAnsi="宋体" w:cs="宋体"/>
          <w:kern w:val="0"/>
        </w:rPr>
        <w:pPrChange w:id="57" w:author="点点" w:date="2025-04-24T15:00:22Z">
          <w:pPr>
            <w:widowControl/>
            <w:adjustRightInd w:val="0"/>
            <w:snapToGrid w:val="0"/>
            <w:spacing w:after="163" w:afterLines="50" w:line="360" w:lineRule="auto"/>
            <w:ind w:firstLine="420" w:firstLineChars="200"/>
          </w:pPr>
        </w:pPrChange>
      </w:pPr>
      <w:r>
        <w:rPr>
          <w:rFonts w:hint="eastAsia" w:ascii="宋体" w:hAnsi="宋体" w:cs="宋体"/>
          <w:kern w:val="0"/>
          <w:szCs w:val="21"/>
          <w:lang w:bidi="ar"/>
        </w:rPr>
        <w:t>（2）除专用合同条件另有约定外，发包人应在颁发最终结清证书后7天内完成支付。发包人逾期支付的，按照贷款市场报价利率（LPR）支付利息；逾期支付超过56天的，按照贷款市场报价利率（LPR）的两倍支付利息。</w:t>
      </w:r>
    </w:p>
    <w:p w14:paraId="714A72A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（3）承包人对发包人颁发的最终结清证书有异议的，按第20条[争议解决]的约定办理。</w:t>
      </w:r>
    </w:p>
    <w:p w14:paraId="734E2B52">
      <w:pPr>
        <w:widowControl/>
        <w:wordWrap w:val="0"/>
        <w:topLinePunct/>
        <w:adjustRightInd w:val="0"/>
        <w:snapToGrid w:val="0"/>
        <w:spacing w:after="163" w:afterLines="50" w:line="360" w:lineRule="auto"/>
        <w:outlineLvl w:val="1"/>
        <w:rPr>
          <w:rFonts w:ascii="宋体" w:hAnsi="宋体" w:cs="宋体"/>
          <w:kern w:val="0"/>
        </w:rPr>
      </w:pPr>
      <w:bookmarkStart w:id="1413" w:name="_Toc20171840"/>
      <w:bookmarkEnd w:id="1413"/>
      <w:bookmarkStart w:id="1414" w:name="_Ref11920396"/>
      <w:bookmarkEnd w:id="1414"/>
      <w:bookmarkStart w:id="1415" w:name="_Ref11874957"/>
      <w:bookmarkEnd w:id="1415"/>
      <w:bookmarkStart w:id="1416" w:name="_Ref11920407"/>
      <w:bookmarkStart w:id="1417" w:name="_Toc21246"/>
      <w:bookmarkStart w:id="1418" w:name="_Toc10327"/>
      <w:r>
        <w:rPr>
          <w:rFonts w:hint="eastAsia" w:ascii="宋体" w:hAnsi="宋体" w:cs="宋体"/>
          <w:kern w:val="0"/>
          <w:szCs w:val="21"/>
          <w:lang w:bidi="ar"/>
        </w:rPr>
        <w:t>第1</w:t>
      </w:r>
      <w:bookmarkEnd w:id="1416"/>
      <w:r>
        <w:rPr>
          <w:rFonts w:hint="eastAsia" w:ascii="宋体" w:hAnsi="宋体" w:cs="宋体"/>
          <w:kern w:val="0"/>
          <w:szCs w:val="21"/>
          <w:lang w:bidi="ar"/>
        </w:rPr>
        <w:t>5条  违约</w:t>
      </w:r>
      <w:bookmarkEnd w:id="1417"/>
      <w:bookmarkEnd w:id="1418"/>
    </w:p>
    <w:p w14:paraId="6A8D54B1">
      <w:pPr>
        <w:widowControl/>
        <w:wordWrap w:val="0"/>
        <w:topLinePunct/>
        <w:adjustRightInd w:val="0"/>
        <w:snapToGrid w:val="0"/>
        <w:spacing w:after="163" w:afterLines="50" w:line="360" w:lineRule="auto"/>
        <w:outlineLvl w:val="2"/>
        <w:rPr>
          <w:rFonts w:ascii="宋体" w:hAnsi="宋体" w:cs="宋体"/>
        </w:rPr>
      </w:pPr>
      <w:bookmarkStart w:id="1419" w:name="_Ref4534384"/>
      <w:bookmarkEnd w:id="1419"/>
      <w:bookmarkStart w:id="1420" w:name="_Ref4534411"/>
      <w:bookmarkEnd w:id="1420"/>
      <w:bookmarkStart w:id="1421" w:name="_Toc20171841"/>
      <w:bookmarkEnd w:id="1421"/>
      <w:bookmarkStart w:id="1422" w:name="_Ref4534376"/>
      <w:bookmarkEnd w:id="1422"/>
      <w:bookmarkStart w:id="1423" w:name="_Ref4534399"/>
      <w:bookmarkStart w:id="1424" w:name="_Toc51766693"/>
      <w:bookmarkStart w:id="1425" w:name="_Toc30310"/>
      <w:bookmarkStart w:id="1426" w:name="_Toc11489"/>
      <w:bookmarkStart w:id="1427" w:name="_Toc8591"/>
      <w:bookmarkStart w:id="1428" w:name="_Toc20960"/>
      <w:bookmarkStart w:id="1429" w:name="_Toc58860280"/>
      <w:bookmarkStart w:id="1430" w:name="_Toc84930829"/>
      <w:r>
        <w:rPr>
          <w:rFonts w:hint="eastAsia" w:ascii="宋体" w:hAnsi="宋体" w:cs="宋体"/>
          <w:szCs w:val="21"/>
          <w:lang w:bidi="ar"/>
        </w:rPr>
        <w:t>1</w:t>
      </w:r>
      <w:bookmarkEnd w:id="1423"/>
      <w:r>
        <w:rPr>
          <w:rFonts w:hint="eastAsia" w:ascii="宋体" w:hAnsi="宋体" w:cs="宋体"/>
          <w:szCs w:val="21"/>
          <w:lang w:bidi="ar"/>
        </w:rPr>
        <w:t>5.1  发包人违约</w:t>
      </w:r>
      <w:bookmarkEnd w:id="1424"/>
      <w:bookmarkEnd w:id="1425"/>
      <w:bookmarkEnd w:id="1426"/>
      <w:bookmarkEnd w:id="1427"/>
      <w:bookmarkEnd w:id="1428"/>
      <w:bookmarkEnd w:id="1429"/>
      <w:bookmarkEnd w:id="1430"/>
    </w:p>
    <w:p w14:paraId="6819049E">
      <w:pPr>
        <w:widowControl/>
        <w:wordWrap w:val="0"/>
        <w:topLinePunct/>
        <w:adjustRightInd w:val="0"/>
        <w:snapToGrid w:val="0"/>
        <w:spacing w:after="163" w:afterLines="50" w:line="360" w:lineRule="auto"/>
        <w:ind w:left="480"/>
        <w:outlineLvl w:val="3"/>
        <w:rPr>
          <w:rFonts w:ascii="宋体" w:hAnsi="宋体" w:cs="宋体"/>
        </w:rPr>
      </w:pPr>
      <w:bookmarkStart w:id="1431" w:name="_Ref3841087"/>
      <w:bookmarkEnd w:id="1431"/>
      <w:r>
        <w:rPr>
          <w:rFonts w:hint="eastAsia" w:ascii="宋体" w:hAnsi="宋体" w:cs="宋体"/>
          <w:szCs w:val="21"/>
          <w:lang w:bidi="ar"/>
        </w:rPr>
        <w:t>15.1.1发包人违约的情形</w:t>
      </w:r>
    </w:p>
    <w:p w14:paraId="69BA4B2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除专用合同条件另有约定外，在合同履行过程中发生的下列情形，属于发包人违约：</w:t>
      </w:r>
    </w:p>
    <w:p w14:paraId="312EDEE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 xml:space="preserve">（1）因发包人原因导致开始工作日期延误的； </w:t>
      </w:r>
    </w:p>
    <w:p w14:paraId="0EC8AB0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（2）因发包人原因未能按合同约定支付合同价款的；</w:t>
      </w:r>
    </w:p>
    <w:p w14:paraId="5143D88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（3）发包人违反第13.1.1项约定，自行实施被取消的工作或转由他人实施的；</w:t>
      </w:r>
    </w:p>
    <w:p w14:paraId="214EE43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（4）因发包人违反合同约定造成工程暂停施工的；</w:t>
      </w:r>
    </w:p>
    <w:p w14:paraId="4C4EB5B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（5）工程师无正当理由没有在约定期限内发出复工指示，导致承包人无法复工的；</w:t>
      </w:r>
    </w:p>
    <w:p w14:paraId="2F60739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（6）发包人明确表示或者以其行为表明不履行合同主要义务的；</w:t>
      </w:r>
    </w:p>
    <w:p w14:paraId="3841F75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（7）发包人未能按照合同约定履行其他义务的。</w:t>
      </w:r>
    </w:p>
    <w:p w14:paraId="7C8C24E9">
      <w:pPr>
        <w:widowControl/>
        <w:wordWrap w:val="0"/>
        <w:topLinePunct/>
        <w:adjustRightInd w:val="0"/>
        <w:snapToGrid w:val="0"/>
        <w:spacing w:after="163" w:afterLines="50" w:line="360" w:lineRule="auto"/>
        <w:ind w:left="480"/>
        <w:outlineLvl w:val="3"/>
        <w:rPr>
          <w:rFonts w:ascii="宋体" w:hAnsi="宋体" w:cs="宋体"/>
        </w:rPr>
      </w:pPr>
      <w:bookmarkStart w:id="1432" w:name="_Ref4535692"/>
      <w:bookmarkEnd w:id="1432"/>
      <w:r>
        <w:rPr>
          <w:rFonts w:hint="eastAsia" w:ascii="宋体" w:hAnsi="宋体" w:cs="宋体"/>
          <w:szCs w:val="21"/>
          <w:lang w:bidi="ar"/>
        </w:rPr>
        <w:t>15.1.2通知改正</w:t>
      </w:r>
    </w:p>
    <w:p w14:paraId="7E66707C">
      <w:pPr>
        <w:widowControl/>
        <w:adjustRightInd w:val="0"/>
        <w:snapToGrid w:val="0"/>
        <w:spacing w:after="163" w:afterLines="50" w:line="360" w:lineRule="auto"/>
        <w:ind w:firstLine="420" w:firstLineChars="200"/>
        <w:rPr>
          <w:rFonts w:ascii="宋体" w:hAnsi="宋体" w:cs="宋体"/>
          <w:kern w:val="0"/>
        </w:rPr>
      </w:pPr>
      <w:bookmarkStart w:id="1433" w:name="_Hlk16248297"/>
      <w:bookmarkEnd w:id="1433"/>
      <w:r>
        <w:rPr>
          <w:rFonts w:hint="eastAsia" w:ascii="宋体" w:hAnsi="宋体" w:cs="宋体"/>
          <w:kern w:val="0"/>
          <w:szCs w:val="21"/>
          <w:lang w:bidi="ar"/>
        </w:rPr>
        <w:t>发包人发生除第15.1.1项第（6）目以外的违约情况时，承包人可向发包人发出通知，要求发包人采取有效措施纠正违约行为。发包人收到承包人通知后28天内仍不纠正违约行为的，承包人有权暂停相应部位工程实施，并通知工程师。</w:t>
      </w:r>
    </w:p>
    <w:p w14:paraId="08C14BE2">
      <w:pPr>
        <w:widowControl/>
        <w:wordWrap w:val="0"/>
        <w:topLinePunct/>
        <w:adjustRightInd w:val="0"/>
        <w:snapToGrid w:val="0"/>
        <w:spacing w:after="163" w:afterLines="50" w:line="360" w:lineRule="auto"/>
        <w:ind w:left="480"/>
        <w:outlineLvl w:val="3"/>
        <w:rPr>
          <w:rFonts w:ascii="宋体" w:hAnsi="宋体" w:cs="宋体"/>
        </w:rPr>
      </w:pPr>
      <w:bookmarkStart w:id="1434" w:name="_Ref3841132"/>
      <w:bookmarkEnd w:id="1434"/>
      <w:r>
        <w:rPr>
          <w:rFonts w:hint="eastAsia" w:ascii="宋体" w:hAnsi="宋体" w:cs="宋体"/>
          <w:szCs w:val="21"/>
          <w:lang w:bidi="ar"/>
        </w:rPr>
        <w:t>15.1.3发包人违约的责任</w:t>
      </w:r>
    </w:p>
    <w:p w14:paraId="29F9E88E">
      <w:pPr>
        <w:widowControl/>
        <w:adjustRightInd w:val="0"/>
        <w:snapToGrid w:val="0"/>
        <w:spacing w:after="163" w:afterLines="50" w:line="360" w:lineRule="auto"/>
        <w:ind w:firstLine="420" w:firstLineChars="200"/>
        <w:rPr>
          <w:rFonts w:ascii="宋体" w:hAnsi="宋体" w:cs="宋体"/>
          <w:kern w:val="0"/>
        </w:rPr>
      </w:pPr>
      <w:bookmarkStart w:id="1435" w:name="_Hlk16247984"/>
      <w:bookmarkEnd w:id="1435"/>
      <w:r>
        <w:rPr>
          <w:rFonts w:hint="eastAsia" w:ascii="宋体" w:hAnsi="宋体" w:cs="宋体"/>
          <w:kern w:val="0"/>
          <w:szCs w:val="21"/>
          <w:lang w:bidi="ar"/>
        </w:rPr>
        <w:t>发包人应承担因其违约给承包人增加的费用和（或）延误的工期，并支付承包人合理的利润。此外，合同当事人可在专用合同条件中另行约定发包人违约责任的承担方式和计算方法。</w:t>
      </w:r>
    </w:p>
    <w:p w14:paraId="5073A2FE">
      <w:pPr>
        <w:widowControl/>
        <w:wordWrap w:val="0"/>
        <w:topLinePunct/>
        <w:adjustRightInd w:val="0"/>
        <w:snapToGrid w:val="0"/>
        <w:spacing w:after="163" w:afterLines="50" w:line="360" w:lineRule="auto"/>
        <w:outlineLvl w:val="2"/>
        <w:rPr>
          <w:rFonts w:ascii="宋体" w:hAnsi="宋体" w:cs="宋体"/>
        </w:rPr>
      </w:pPr>
      <w:bookmarkStart w:id="1436" w:name="_Ref11958663"/>
      <w:bookmarkEnd w:id="1436"/>
      <w:bookmarkStart w:id="1437" w:name="_Ref11958660"/>
      <w:bookmarkEnd w:id="1437"/>
      <w:bookmarkStart w:id="1438" w:name="_Toc20171842"/>
      <w:bookmarkStart w:id="1439" w:name="_Toc25308"/>
      <w:bookmarkStart w:id="1440" w:name="_Toc84930830"/>
      <w:bookmarkStart w:id="1441" w:name="_Toc17072"/>
      <w:bookmarkStart w:id="1442" w:name="_Toc51766694"/>
      <w:bookmarkStart w:id="1443" w:name="_Toc58860281"/>
      <w:bookmarkStart w:id="1444" w:name="_Toc31347"/>
      <w:bookmarkStart w:id="1445" w:name="_Toc15959"/>
      <w:r>
        <w:rPr>
          <w:rFonts w:hint="eastAsia" w:ascii="宋体" w:hAnsi="宋体" w:cs="宋体"/>
          <w:szCs w:val="21"/>
          <w:lang w:bidi="ar"/>
        </w:rPr>
        <w:t>1</w:t>
      </w:r>
      <w:bookmarkEnd w:id="1438"/>
      <w:r>
        <w:rPr>
          <w:rFonts w:hint="eastAsia" w:ascii="宋体" w:hAnsi="宋体" w:cs="宋体"/>
          <w:szCs w:val="21"/>
          <w:lang w:bidi="ar"/>
        </w:rPr>
        <w:t>5.2  承包人违约</w:t>
      </w:r>
      <w:bookmarkEnd w:id="1439"/>
      <w:bookmarkEnd w:id="1440"/>
      <w:bookmarkEnd w:id="1441"/>
      <w:bookmarkEnd w:id="1442"/>
      <w:bookmarkEnd w:id="1443"/>
      <w:bookmarkEnd w:id="1444"/>
      <w:bookmarkEnd w:id="1445"/>
    </w:p>
    <w:p w14:paraId="7753C715">
      <w:pPr>
        <w:widowControl/>
        <w:wordWrap w:val="0"/>
        <w:topLinePunct/>
        <w:adjustRightInd w:val="0"/>
        <w:snapToGrid w:val="0"/>
        <w:spacing w:after="163" w:afterLines="50" w:line="360" w:lineRule="auto"/>
        <w:ind w:left="480"/>
        <w:outlineLvl w:val="3"/>
        <w:rPr>
          <w:rFonts w:ascii="宋体" w:hAnsi="宋体" w:cs="宋体"/>
        </w:rPr>
      </w:pPr>
      <w:bookmarkStart w:id="1446" w:name="_Ref3841153"/>
      <w:bookmarkEnd w:id="1446"/>
      <w:r>
        <w:rPr>
          <w:rFonts w:hint="eastAsia" w:ascii="宋体" w:hAnsi="宋体" w:cs="宋体"/>
          <w:szCs w:val="21"/>
          <w:lang w:bidi="ar"/>
        </w:rPr>
        <w:t>15.2.1承包人违约的情形</w:t>
      </w:r>
    </w:p>
    <w:p w14:paraId="2E9C435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除专用合同条件另有约定外，在履行合同过程中发生的下列情况之一的，属于承包人违约：</w:t>
      </w:r>
    </w:p>
    <w:p w14:paraId="765B2EF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（1）承包人的原因导致的承包人文件、实施和竣工的工程不符合法律法规、工程质量验收标准以及合同约定；</w:t>
      </w:r>
    </w:p>
    <w:p w14:paraId="0E6A44C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（2）承包人违反合同约定进行转包或违法分包的；</w:t>
      </w:r>
    </w:p>
    <w:p w14:paraId="2A5827D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（3）承包人违反约定采购和使用不合格材料或工程设备；</w:t>
      </w:r>
    </w:p>
    <w:p w14:paraId="3CA8299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（4）因承包人原因导致工程质量不符合合同要求的；</w:t>
      </w:r>
    </w:p>
    <w:p w14:paraId="4ECB1E2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（5）承包人未经工程师批准，擅自将已按合同约定进入施工现场的施工设备、临时设施或材料撤离施工现场；</w:t>
      </w:r>
    </w:p>
    <w:p w14:paraId="1CD49E5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（6）承包人未能按项目进度计划及时完成合同约定的工作，造成工期延误；</w:t>
      </w:r>
    </w:p>
    <w:p w14:paraId="637AC1C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（7）由于承包人原因未能通过竣工试验或竣工后试验的；</w:t>
      </w:r>
    </w:p>
    <w:p w14:paraId="508D641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（8）承包人在缺陷责任期及保修期内，未能在合理期限对工程缺陷进行修复，或拒绝按发包人指示进行修复的；</w:t>
      </w:r>
    </w:p>
    <w:p w14:paraId="77A0497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（9）承包人明确表示或者以其行为表明不履行合同主要义务的；</w:t>
      </w:r>
    </w:p>
    <w:p w14:paraId="149DD4B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（10）承包人未能按照合同约定履行其他义务的。</w:t>
      </w:r>
    </w:p>
    <w:p w14:paraId="57E0DA8E">
      <w:pPr>
        <w:widowControl/>
        <w:wordWrap w:val="0"/>
        <w:topLinePunct/>
        <w:adjustRightInd w:val="0"/>
        <w:snapToGrid w:val="0"/>
        <w:spacing w:after="163" w:afterLines="50" w:line="360" w:lineRule="auto"/>
        <w:ind w:left="480"/>
        <w:outlineLvl w:val="3"/>
        <w:rPr>
          <w:rFonts w:ascii="宋体" w:hAnsi="宋体" w:cs="宋体"/>
        </w:rPr>
      </w:pPr>
      <w:bookmarkStart w:id="1447" w:name="_Ref531958512"/>
      <w:bookmarkEnd w:id="1447"/>
      <w:r>
        <w:rPr>
          <w:rFonts w:hint="eastAsia" w:ascii="宋体" w:hAnsi="宋体" w:cs="宋体"/>
          <w:szCs w:val="21"/>
          <w:lang w:bidi="ar"/>
        </w:rPr>
        <w:t>15.2.2通知改正</w:t>
      </w:r>
    </w:p>
    <w:p w14:paraId="1F4012E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承包人发生除第15.2.1项第（7）目、第（9）目约定以外的其他违约情况时，工程师可在专用合同条件约定的合理期限内向承包人发出整改通知，要求其在指定的期限内改正。</w:t>
      </w:r>
    </w:p>
    <w:p w14:paraId="7BA758B9">
      <w:pPr>
        <w:widowControl/>
        <w:wordWrap w:val="0"/>
        <w:topLinePunct/>
        <w:adjustRightInd w:val="0"/>
        <w:snapToGrid w:val="0"/>
        <w:spacing w:after="163" w:afterLines="50" w:line="360" w:lineRule="auto"/>
        <w:ind w:left="480"/>
        <w:outlineLvl w:val="3"/>
        <w:rPr>
          <w:rFonts w:ascii="宋体" w:hAnsi="宋体" w:cs="宋体"/>
        </w:rPr>
      </w:pPr>
      <w:bookmarkStart w:id="1448" w:name="_Ref3841166"/>
      <w:bookmarkEnd w:id="1448"/>
      <w:r>
        <w:rPr>
          <w:rFonts w:hint="eastAsia" w:ascii="宋体" w:hAnsi="宋体" w:cs="宋体"/>
          <w:szCs w:val="21"/>
          <w:lang w:bidi="ar"/>
        </w:rPr>
        <w:t>15.2.3承包人违约的责任</w:t>
      </w:r>
    </w:p>
    <w:p w14:paraId="381CAAA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承包人应承担因其违约行为而增加的费用和（或）延误的工期。此外，合同当事人可在专用合同条件中另行约定承包人违约责任的承担方式和计算方法。</w:t>
      </w:r>
    </w:p>
    <w:p w14:paraId="0AF78715">
      <w:pPr>
        <w:widowControl/>
        <w:wordWrap w:val="0"/>
        <w:topLinePunct/>
        <w:adjustRightInd w:val="0"/>
        <w:snapToGrid w:val="0"/>
        <w:spacing w:after="163" w:afterLines="50" w:line="360" w:lineRule="auto"/>
        <w:outlineLvl w:val="2"/>
        <w:rPr>
          <w:rFonts w:ascii="宋体" w:hAnsi="宋体" w:cs="宋体"/>
        </w:rPr>
      </w:pPr>
      <w:bookmarkStart w:id="1449" w:name="_Toc20171843"/>
      <w:bookmarkEnd w:id="1449"/>
      <w:bookmarkStart w:id="1450" w:name="_Toc58860282"/>
      <w:bookmarkStart w:id="1451" w:name="_Toc51766695"/>
      <w:bookmarkStart w:id="1452" w:name="_Toc4049"/>
      <w:bookmarkStart w:id="1453" w:name="_Toc19322"/>
      <w:bookmarkStart w:id="1454" w:name="_Toc84930831"/>
      <w:bookmarkStart w:id="1455" w:name="_Toc20847"/>
      <w:bookmarkStart w:id="1456" w:name="_Toc23217"/>
      <w:r>
        <w:rPr>
          <w:rFonts w:hint="eastAsia" w:ascii="宋体" w:hAnsi="宋体" w:cs="宋体"/>
          <w:szCs w:val="21"/>
          <w:lang w:bidi="ar"/>
        </w:rPr>
        <w:t>15.3  第三人造成的违约</w:t>
      </w:r>
      <w:bookmarkEnd w:id="1450"/>
      <w:bookmarkEnd w:id="1451"/>
      <w:bookmarkEnd w:id="1452"/>
      <w:bookmarkEnd w:id="1453"/>
      <w:bookmarkEnd w:id="1454"/>
      <w:bookmarkEnd w:id="1455"/>
      <w:bookmarkEnd w:id="1456"/>
    </w:p>
    <w:p w14:paraId="53ABE42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在履行合同过程中，一方当事人因第三人的原因造成违约的，应当向对方当事人承担违约责任。一方当事人和第三人之间的纠纷，依照法律规定或者按照约定解决。</w:t>
      </w:r>
    </w:p>
    <w:p w14:paraId="2B69554C">
      <w:pPr>
        <w:widowControl/>
        <w:wordWrap w:val="0"/>
        <w:topLinePunct/>
        <w:adjustRightInd w:val="0"/>
        <w:snapToGrid w:val="0"/>
        <w:spacing w:after="163" w:afterLines="50" w:line="360" w:lineRule="auto"/>
        <w:outlineLvl w:val="1"/>
        <w:rPr>
          <w:rFonts w:ascii="宋体" w:hAnsi="宋体" w:cs="宋体"/>
          <w:kern w:val="0"/>
        </w:rPr>
      </w:pPr>
      <w:bookmarkStart w:id="1457" w:name="_Ref3826629"/>
      <w:bookmarkEnd w:id="1457"/>
      <w:bookmarkStart w:id="1458" w:name="_Toc20171844"/>
      <w:bookmarkEnd w:id="1458"/>
      <w:bookmarkStart w:id="1459" w:name="_Ref4510572"/>
      <w:bookmarkEnd w:id="1459"/>
      <w:bookmarkStart w:id="1460" w:name="_Ref3840457"/>
      <w:bookmarkEnd w:id="1460"/>
      <w:bookmarkStart w:id="1461" w:name="_Ref532142069"/>
      <w:bookmarkEnd w:id="1461"/>
      <w:bookmarkStart w:id="1462" w:name="_Ref3826634"/>
      <w:bookmarkStart w:id="1463" w:name="_Toc3900"/>
      <w:bookmarkStart w:id="1464" w:name="_Toc5024"/>
      <w:r>
        <w:rPr>
          <w:rFonts w:hint="eastAsia" w:ascii="宋体" w:hAnsi="宋体" w:cs="宋体"/>
          <w:kern w:val="0"/>
          <w:szCs w:val="21"/>
          <w:lang w:bidi="ar"/>
        </w:rPr>
        <w:t>第1</w:t>
      </w:r>
      <w:bookmarkEnd w:id="1462"/>
      <w:r>
        <w:rPr>
          <w:rFonts w:hint="eastAsia" w:ascii="宋体" w:hAnsi="宋体" w:cs="宋体"/>
          <w:kern w:val="0"/>
          <w:szCs w:val="21"/>
          <w:lang w:bidi="ar"/>
        </w:rPr>
        <w:t>6条  合同解除</w:t>
      </w:r>
      <w:bookmarkEnd w:id="1463"/>
      <w:bookmarkEnd w:id="1464"/>
    </w:p>
    <w:p w14:paraId="0B93B3AA">
      <w:pPr>
        <w:widowControl/>
        <w:wordWrap w:val="0"/>
        <w:topLinePunct/>
        <w:adjustRightInd w:val="0"/>
        <w:snapToGrid w:val="0"/>
        <w:spacing w:after="163" w:afterLines="50" w:line="360" w:lineRule="auto"/>
        <w:outlineLvl w:val="2"/>
        <w:rPr>
          <w:rFonts w:ascii="宋体" w:hAnsi="宋体" w:cs="宋体"/>
        </w:rPr>
      </w:pPr>
      <w:bookmarkStart w:id="1465" w:name="_Ref531958499"/>
      <w:bookmarkEnd w:id="1465"/>
      <w:bookmarkStart w:id="1466" w:name="_Ref531958502"/>
      <w:bookmarkEnd w:id="1466"/>
      <w:bookmarkStart w:id="1467" w:name="_Toc20171845"/>
      <w:bookmarkStart w:id="1468" w:name="_Toc3022"/>
      <w:bookmarkStart w:id="1469" w:name="_Toc58860284"/>
      <w:bookmarkStart w:id="1470" w:name="_Toc25213"/>
      <w:bookmarkStart w:id="1471" w:name="_Toc84930833"/>
      <w:bookmarkStart w:id="1472" w:name="_Toc6473"/>
      <w:bookmarkStart w:id="1473" w:name="_Toc26487"/>
      <w:bookmarkStart w:id="1474" w:name="_Toc51766697"/>
      <w:r>
        <w:rPr>
          <w:rFonts w:hint="eastAsia" w:ascii="宋体" w:hAnsi="宋体" w:cs="宋体"/>
          <w:szCs w:val="21"/>
          <w:lang w:bidi="ar"/>
        </w:rPr>
        <w:t>1</w:t>
      </w:r>
      <w:bookmarkEnd w:id="1467"/>
      <w:r>
        <w:rPr>
          <w:rFonts w:hint="eastAsia" w:ascii="宋体" w:hAnsi="宋体" w:cs="宋体"/>
          <w:szCs w:val="21"/>
          <w:lang w:bidi="ar"/>
        </w:rPr>
        <w:t>6.1  由发包人解除合同</w:t>
      </w:r>
      <w:bookmarkEnd w:id="1468"/>
      <w:bookmarkEnd w:id="1469"/>
      <w:bookmarkEnd w:id="1470"/>
      <w:bookmarkEnd w:id="1471"/>
      <w:bookmarkEnd w:id="1472"/>
      <w:bookmarkEnd w:id="1473"/>
      <w:bookmarkEnd w:id="1474"/>
    </w:p>
    <w:p w14:paraId="199B176B">
      <w:pPr>
        <w:widowControl/>
        <w:wordWrap w:val="0"/>
        <w:topLinePunct/>
        <w:adjustRightInd w:val="0"/>
        <w:snapToGrid w:val="0"/>
        <w:spacing w:after="163" w:afterLines="50" w:line="360" w:lineRule="auto"/>
        <w:ind w:left="480"/>
        <w:outlineLvl w:val="3"/>
        <w:rPr>
          <w:rFonts w:ascii="宋体" w:hAnsi="宋体" w:cs="宋体"/>
        </w:rPr>
      </w:pPr>
      <w:bookmarkStart w:id="1475" w:name="_Ref4535422"/>
      <w:bookmarkEnd w:id="1475"/>
      <w:r>
        <w:rPr>
          <w:rFonts w:hint="eastAsia" w:ascii="宋体" w:hAnsi="宋体" w:cs="宋体"/>
          <w:szCs w:val="21"/>
          <w:lang w:bidi="ar"/>
        </w:rPr>
        <w:t>16.1.1因承包人违约解除合同</w:t>
      </w:r>
    </w:p>
    <w:p w14:paraId="6729233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专用合同条件另有约定外，发包人有权基于下列原因，以书面形式通知承包人解除合同，解除通知中应注明是根据第16.1.1项发出的，发包人应在发出正式解除合同通知14天前告知承包人其解除合同意向，除非承包人在收到该解除合同意向通知后14天内采取了补救措施，否则发包人可向承包人发出正式解除合同通知立即解除合同。解除日期应为承包人收到正式解除合同通知的日期，但在第（5）目的情况下，发包人无须提前告知承包人其解除合同意向，可直接发出正式解除合同通知立即解除合同：</w:t>
      </w:r>
    </w:p>
    <w:p w14:paraId="5AB23571">
      <w:pPr>
        <w:widowControl/>
        <w:adjustRightInd w:val="0"/>
        <w:snapToGrid w:val="0"/>
        <w:spacing w:after="163" w:afterLines="50" w:line="360" w:lineRule="auto"/>
        <w:ind w:firstLine="420" w:firstLineChars="200"/>
        <w:rPr>
          <w:rFonts w:ascii="宋体" w:hAnsi="宋体" w:cs="宋体"/>
          <w:kern w:val="0"/>
        </w:rPr>
      </w:pPr>
      <w:bookmarkStart w:id="1476" w:name="_Ref531958536"/>
      <w:bookmarkEnd w:id="1476"/>
      <w:r>
        <w:rPr>
          <w:rFonts w:hint="eastAsia" w:ascii="宋体" w:hAnsi="宋体" w:cs="宋体"/>
          <w:kern w:val="0"/>
          <w:szCs w:val="21"/>
          <w:lang w:bidi="ar"/>
        </w:rPr>
        <w:t>（1）承包人未能遵守第4.2款[履约担保]的约定；</w:t>
      </w:r>
    </w:p>
    <w:p w14:paraId="5577DE8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（2）承包人未能遵守第4.5款[分包]有关分包和转包的约定；</w:t>
      </w:r>
    </w:p>
    <w:p w14:paraId="5464D2D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（3）承包人实际进度明显落后于进度计划，并且未按发包人的指令采取措施并修正进度计划；</w:t>
      </w:r>
    </w:p>
    <w:p w14:paraId="4665FA2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（4）工程质量有严重缺陷，承包人无正当理由使修复开始日期拖延达28天以上；</w:t>
      </w:r>
    </w:p>
    <w:p w14:paraId="0DCE588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5）承包人破产、停业清理或进入清算程序，或情况表明承包人将进入破产和（或）清算程序，已有对其财产的接管令或管理令，与债权人达成和解，或为其债权人的利益在财产接管人、受托人或管理人的监督下营业，或采取了任何行动或发生任何事件（根据有关适用法律）具有与前述行动或事件相似的效果；</w:t>
      </w:r>
    </w:p>
    <w:p w14:paraId="7044BA9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（6）承包人明确表示或以自己的行为表明不履行合同、或经发包人以书面形式通知其履约后仍未能依约履行合同、或以不适当的方式履行合同；</w:t>
      </w:r>
    </w:p>
    <w:p w14:paraId="73322A6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（7）未能通过的竣工试验、未能通过的竣工后试验，使工程的任何部分和（或）整个工程丧失了主要使用功能、生产功能；</w:t>
      </w:r>
    </w:p>
    <w:p w14:paraId="49182DC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（8）因承包人的原因暂停工作超过56天且暂停影响到整个工程，或因承包人的原因暂停工作超过182天；</w:t>
      </w:r>
    </w:p>
    <w:p w14:paraId="4812EE6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（9）承包人未能遵守第8.2款[竣工日期]规定，延误超过182天；</w:t>
      </w:r>
    </w:p>
    <w:p w14:paraId="1CFCCB7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（10）工程师根据第15.2.2项[通知改正]发出整改通知后，承包人在指定的合理期限内仍不纠正违约行为并致使合同目的不能实现的。</w:t>
      </w:r>
    </w:p>
    <w:p w14:paraId="6005D8AD">
      <w:pPr>
        <w:widowControl/>
        <w:wordWrap w:val="0"/>
        <w:topLinePunct/>
        <w:adjustRightInd w:val="0"/>
        <w:snapToGrid w:val="0"/>
        <w:spacing w:after="163" w:afterLines="50" w:line="360" w:lineRule="auto"/>
        <w:ind w:left="480"/>
        <w:outlineLvl w:val="3"/>
        <w:rPr>
          <w:rFonts w:ascii="宋体" w:hAnsi="宋体" w:cs="宋体"/>
        </w:rPr>
      </w:pPr>
      <w:bookmarkStart w:id="1477" w:name="_Ref3841839"/>
      <w:bookmarkEnd w:id="1477"/>
      <w:bookmarkStart w:id="1478" w:name="_Ref4624315"/>
      <w:r>
        <w:rPr>
          <w:rFonts w:hint="eastAsia" w:ascii="宋体" w:hAnsi="宋体" w:cs="宋体"/>
          <w:szCs w:val="21"/>
          <w:lang w:bidi="ar"/>
        </w:rPr>
        <w:t>1</w:t>
      </w:r>
      <w:bookmarkEnd w:id="1478"/>
      <w:r>
        <w:rPr>
          <w:rFonts w:hint="eastAsia" w:ascii="宋体" w:hAnsi="宋体" w:cs="宋体"/>
          <w:szCs w:val="21"/>
          <w:lang w:bidi="ar"/>
        </w:rPr>
        <w:t>6.1.2因承包人违约解除合同后承包人的义务</w:t>
      </w:r>
    </w:p>
    <w:p w14:paraId="7BD4639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合同解除后，承包人应按以下约定执行：</w:t>
      </w:r>
    </w:p>
    <w:p w14:paraId="25F20BB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（1）除了为保护生命、财产或工程安全、清理和必须执行的工作外，停止执行所有被通知解除的工作，并将相关人员撤离现场；</w:t>
      </w:r>
    </w:p>
    <w:p w14:paraId="08E1195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（2）经发包人批准，承包人应将与被解除合同相关的和正在执行的分包合同及相关的责任和义务转让至发包人和（或）发包人指定方的名下，包括永久性工程及工程物资，以及相关工作；</w:t>
      </w:r>
    </w:p>
    <w:p w14:paraId="2C1EB7B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（3）移交已完成的永久性工程及负责已运抵现场的工程物资。在移交前，妥善做好己完工程和已运抵现场的工程物资的保管、维护和保养；</w:t>
      </w:r>
    </w:p>
    <w:p w14:paraId="68E3E85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（4）将发包人提供的所有信息及承包人为本工程编制的设计文件、技术资料及其它文件移交给发包人。在承包人留有的资料文件中，销毁与发包人提供的所有信息相关的数据及资料的备份；</w:t>
      </w:r>
    </w:p>
    <w:p w14:paraId="429BC84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（5）移交相应实施阶段已经付款的并已完成的和尚待完成的设计文件、图纸、资料、操作维修手册、施工组织设计、质检资料、竣工资料等；</w:t>
      </w:r>
    </w:p>
    <w:p w14:paraId="5460EF7B">
      <w:pPr>
        <w:widowControl/>
        <w:wordWrap w:val="0"/>
        <w:topLinePunct/>
        <w:adjustRightInd w:val="0"/>
        <w:snapToGrid w:val="0"/>
        <w:spacing w:after="163" w:afterLines="50" w:line="360" w:lineRule="auto"/>
        <w:ind w:left="480"/>
        <w:outlineLvl w:val="3"/>
        <w:rPr>
          <w:rFonts w:ascii="宋体" w:hAnsi="宋体" w:cs="宋体"/>
        </w:rPr>
      </w:pPr>
      <w:r>
        <w:rPr>
          <w:rFonts w:hint="eastAsia" w:ascii="宋体" w:hAnsi="宋体" w:cs="宋体"/>
          <w:szCs w:val="21"/>
          <w:lang w:bidi="ar"/>
        </w:rPr>
        <w:t>16.1.3因承包人违约解除合同后的估价、付款和结算</w:t>
      </w:r>
    </w:p>
    <w:p w14:paraId="08FB733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因承包人原因导致合同解除的，则合同当事人应在合同解除后28天内完成估价、付款和清算，并按以下约定执行：</w:t>
      </w:r>
    </w:p>
    <w:p w14:paraId="1E8797F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（1）合同解除后，按第3.6款[商定或确定]商定或确定承包人实际完成工作对应的合同价款，以及承包人已提供的材料、工程设备、施工设备和临时工程等的价值；</w:t>
      </w:r>
    </w:p>
    <w:p w14:paraId="7EDB5A3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（2）合同解除后，承包人应支付的违约金；</w:t>
      </w:r>
    </w:p>
    <w:p w14:paraId="7473E98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（3）合同解除后，因解除合同给发包人造成的损失；</w:t>
      </w:r>
    </w:p>
    <w:p w14:paraId="6EC6DD0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（4）合同解除后，承包人应按照发包人的指示完成现场的清理和撤离；</w:t>
      </w:r>
    </w:p>
    <w:p w14:paraId="5CA9488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（5）发包人和承包人应在合同解除后进行清算，出具最终结清付款证书，结清全部款项。</w:t>
      </w:r>
    </w:p>
    <w:p w14:paraId="0CDC3CC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因承包人违约解除合同的，发包人有权暂停对承包人的付款，查清各项付款和已扣款项，发包人和承包人未能就合同解除后的清算和款项支付达成一致的，按照第20条[争议解决]的约定处理。</w:t>
      </w:r>
    </w:p>
    <w:p w14:paraId="34A7E19F">
      <w:pPr>
        <w:widowControl/>
        <w:wordWrap w:val="0"/>
        <w:topLinePunct/>
        <w:adjustRightInd w:val="0"/>
        <w:snapToGrid w:val="0"/>
        <w:spacing w:after="163" w:afterLines="50" w:line="360" w:lineRule="auto"/>
        <w:ind w:left="480"/>
        <w:outlineLvl w:val="3"/>
        <w:rPr>
          <w:rFonts w:ascii="宋体" w:hAnsi="宋体" w:cs="宋体"/>
        </w:rPr>
      </w:pPr>
      <w:r>
        <w:rPr>
          <w:rFonts w:hint="eastAsia" w:ascii="宋体" w:hAnsi="宋体" w:cs="宋体"/>
          <w:szCs w:val="21"/>
          <w:lang w:bidi="ar"/>
        </w:rPr>
        <w:t>16.1.4因承包人违约解除合同的合同权益转让</w:t>
      </w:r>
    </w:p>
    <w:p w14:paraId="1FD05C4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合同解除后，发包人可以继续完成工程，和（或）安排第三人完成。发包人有权要求承包人将其为实施合同而订立的材料和设备的订货合同或任何服务合同利益转让给发包人，并在承包人收到解除合同通知后的14天内，依法办理转让手续。发包人和（或）第三人有权使用承包人在施工现场的材料、设备、临时工程、承包人文件和由承包人或以其名义编制的其他文件。</w:t>
      </w:r>
    </w:p>
    <w:p w14:paraId="4AD1C3A0">
      <w:pPr>
        <w:widowControl/>
        <w:wordWrap w:val="0"/>
        <w:topLinePunct/>
        <w:adjustRightInd w:val="0"/>
        <w:snapToGrid w:val="0"/>
        <w:spacing w:after="163" w:afterLines="50" w:line="360" w:lineRule="auto"/>
        <w:outlineLvl w:val="2"/>
        <w:rPr>
          <w:rFonts w:ascii="宋体" w:hAnsi="宋体" w:cs="宋体"/>
        </w:rPr>
      </w:pPr>
      <w:bookmarkStart w:id="1479" w:name="_Toc20171846"/>
      <w:bookmarkEnd w:id="1479"/>
      <w:bookmarkStart w:id="1480" w:name="_Ref531958554"/>
      <w:bookmarkEnd w:id="1480"/>
      <w:bookmarkStart w:id="1481" w:name="_Ref531958549"/>
      <w:bookmarkStart w:id="1482" w:name="_Toc9305"/>
      <w:bookmarkStart w:id="1483" w:name="_Toc4978"/>
      <w:bookmarkStart w:id="1484" w:name="_Toc24879"/>
      <w:bookmarkStart w:id="1485" w:name="_Toc84930834"/>
      <w:bookmarkStart w:id="1486" w:name="_Toc51766698"/>
      <w:bookmarkStart w:id="1487" w:name="_Toc1024"/>
      <w:bookmarkStart w:id="1488" w:name="_Toc58860285"/>
      <w:r>
        <w:rPr>
          <w:rFonts w:hint="eastAsia" w:ascii="宋体" w:hAnsi="宋体" w:cs="宋体"/>
          <w:szCs w:val="21"/>
          <w:lang w:bidi="ar"/>
        </w:rPr>
        <w:t>1</w:t>
      </w:r>
      <w:bookmarkEnd w:id="1481"/>
      <w:r>
        <w:rPr>
          <w:rFonts w:hint="eastAsia" w:ascii="宋体" w:hAnsi="宋体" w:cs="宋体"/>
          <w:szCs w:val="21"/>
          <w:lang w:bidi="ar"/>
        </w:rPr>
        <w:t>6.2  由承包人解除合同</w:t>
      </w:r>
      <w:bookmarkEnd w:id="1482"/>
      <w:bookmarkEnd w:id="1483"/>
      <w:bookmarkEnd w:id="1484"/>
      <w:bookmarkEnd w:id="1485"/>
      <w:bookmarkEnd w:id="1486"/>
      <w:bookmarkEnd w:id="1487"/>
      <w:bookmarkEnd w:id="1488"/>
    </w:p>
    <w:p w14:paraId="2B9DD83F">
      <w:pPr>
        <w:widowControl/>
        <w:wordWrap w:val="0"/>
        <w:topLinePunct/>
        <w:adjustRightInd w:val="0"/>
        <w:snapToGrid w:val="0"/>
        <w:spacing w:after="163" w:afterLines="50" w:line="360" w:lineRule="auto"/>
        <w:ind w:left="480"/>
        <w:outlineLvl w:val="3"/>
        <w:rPr>
          <w:rFonts w:ascii="宋体" w:hAnsi="宋体" w:cs="宋体"/>
        </w:rPr>
      </w:pPr>
      <w:bookmarkStart w:id="1489" w:name="_Ref3841758"/>
      <w:bookmarkEnd w:id="1489"/>
      <w:r>
        <w:rPr>
          <w:rFonts w:hint="eastAsia" w:ascii="宋体" w:hAnsi="宋体" w:cs="宋体"/>
          <w:szCs w:val="21"/>
          <w:lang w:bidi="ar"/>
        </w:rPr>
        <w:t>16.2.1因发包人违约解除合同</w:t>
      </w:r>
    </w:p>
    <w:p w14:paraId="1746577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专用合同条件另有约定外，承包人有权基于下列原因，以书面形式通知发包人解除合同，解除通知中应注明是根据第16.2.1项发出的，承包人应在发出正式解除合同通知14天前告知发包人其解除合同意向，除非发包人在收到该解除合同意向通知后14天内采取了补救措施，否则承包人可向发包人发出正式解除合同通知立即解除合同。解除日期应为发包人收到正式解除合同通知的日期，但在第(5)目的情况下，承包人无须提前告知发包人其解除合同意向，可直接发出正式解除合同通知立即解除合同：</w:t>
      </w:r>
    </w:p>
    <w:p w14:paraId="64F9E8C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（1）承包人就发包人未能遵守第2.5.2项关于发包人的资金安排发出通知后42天内，仍未收到合理的证明；</w:t>
      </w:r>
    </w:p>
    <w:p w14:paraId="5767C3F2">
      <w:pPr>
        <w:widowControl/>
        <w:adjustRightInd w:val="0"/>
        <w:snapToGrid w:val="0"/>
        <w:spacing w:after="163" w:afterLines="50" w:line="360" w:lineRule="auto"/>
        <w:ind w:firstLine="420" w:firstLineChars="200"/>
        <w:rPr>
          <w:rFonts w:ascii="宋体" w:hAnsi="宋体" w:cs="宋体"/>
          <w:color w:val="auto"/>
          <w:kern w:val="0"/>
          <w:highlight w:val="none"/>
        </w:rPr>
      </w:pPr>
      <w:r>
        <w:rPr>
          <w:rFonts w:hint="eastAsia" w:ascii="宋体" w:hAnsi="宋体" w:cs="宋体"/>
          <w:color w:val="auto"/>
          <w:kern w:val="0"/>
          <w:szCs w:val="21"/>
          <w:highlight w:val="none"/>
          <w:lang w:bidi="ar"/>
        </w:rPr>
        <w:t xml:space="preserve">（2）在第14条规定的付款时间到期后42天内，承包人仍未收到应付款项； </w:t>
      </w:r>
    </w:p>
    <w:p w14:paraId="64B0D6FC">
      <w:pPr>
        <w:widowControl/>
        <w:adjustRightInd w:val="0"/>
        <w:snapToGrid w:val="0"/>
        <w:spacing w:after="163" w:afterLines="50" w:line="360" w:lineRule="auto"/>
        <w:ind w:firstLine="420" w:firstLineChars="200"/>
        <w:rPr>
          <w:rFonts w:ascii="宋体" w:hAnsi="宋体" w:cs="宋体"/>
          <w:color w:val="auto"/>
          <w:kern w:val="0"/>
          <w:highlight w:val="none"/>
        </w:rPr>
      </w:pPr>
      <w:r>
        <w:rPr>
          <w:rFonts w:hint="eastAsia" w:ascii="宋体" w:hAnsi="宋体" w:cs="宋体"/>
          <w:color w:val="auto"/>
          <w:kern w:val="0"/>
          <w:szCs w:val="21"/>
          <w:highlight w:val="none"/>
          <w:lang w:bidi="ar"/>
        </w:rPr>
        <w:t>（3）发包人实质上未能根据合同约定履行其义务，构成根本性违约；</w:t>
      </w:r>
    </w:p>
    <w:p w14:paraId="2964339A">
      <w:pPr>
        <w:widowControl/>
        <w:adjustRightInd w:val="0"/>
        <w:snapToGrid w:val="0"/>
        <w:spacing w:after="163" w:afterLines="50" w:line="360" w:lineRule="auto"/>
        <w:ind w:firstLine="420" w:firstLineChars="200"/>
        <w:rPr>
          <w:del w:id="58" w:author="龚龚龚" w:date="2025-04-27T15:48:59Z"/>
          <w:rFonts w:ascii="宋体" w:hAnsi="宋体" w:cs="宋体"/>
          <w:color w:val="auto"/>
          <w:kern w:val="0"/>
          <w:highlight w:val="none"/>
        </w:rPr>
      </w:pPr>
      <w:del w:id="59" w:author="龚龚龚" w:date="2025-04-27T15:48:59Z">
        <w:r>
          <w:rPr>
            <w:rFonts w:hint="eastAsia" w:ascii="宋体" w:hAnsi="宋体" w:cs="宋体"/>
            <w:color w:val="auto"/>
            <w:kern w:val="0"/>
            <w:szCs w:val="21"/>
            <w:highlight w:val="none"/>
            <w:lang w:bidi="ar"/>
          </w:rPr>
          <w:delText>（4）发承包双方订立本合同协议书后的84天内，承包人未收到根据第8.1款[开始工作]的开始工作通知；</w:delText>
        </w:r>
      </w:del>
    </w:p>
    <w:p w14:paraId="64484C1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w:t>
      </w:r>
      <w:del w:id="60" w:author="龚龚龚" w:date="2025-04-27T15:49:01Z">
        <w:r>
          <w:rPr>
            <w:rFonts w:hint="default" w:ascii="宋体" w:hAnsi="宋体" w:cs="宋体"/>
            <w:kern w:val="0"/>
            <w:szCs w:val="21"/>
            <w:lang w:val="en-US" w:bidi="ar"/>
          </w:rPr>
          <w:delText>5</w:delText>
        </w:r>
      </w:del>
      <w:ins w:id="61" w:author="龚龚龚" w:date="2025-04-27T15:49:01Z">
        <w:r>
          <w:rPr>
            <w:rFonts w:hint="eastAsia" w:ascii="宋体" w:hAnsi="宋体" w:cs="宋体"/>
            <w:kern w:val="0"/>
            <w:szCs w:val="21"/>
            <w:lang w:val="en-US" w:eastAsia="zh-CN" w:bidi="ar"/>
          </w:rPr>
          <w:t>4</w:t>
        </w:r>
      </w:ins>
      <w:r>
        <w:rPr>
          <w:rFonts w:hint="eastAsia" w:ascii="宋体" w:hAnsi="宋体" w:cs="宋体"/>
          <w:kern w:val="0"/>
          <w:szCs w:val="21"/>
          <w:lang w:bidi="ar"/>
        </w:rPr>
        <w:t>）发包人破产、停业清理或进入清算程序，或情况表明发包人将进入破产和（或）清算程序或发包人资信严重恶化，已有对其财产的接管令或管理令，与债权人达成和解，或为其债权人的利益在财产接管人、受托人或管理人的监督下营业，或采取了任何行动或发生任何事件（根据有关适用法律）具有与前述行动或事件相似的效果；</w:t>
      </w:r>
    </w:p>
    <w:p w14:paraId="2DF2438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w:t>
      </w:r>
      <w:del w:id="62" w:author="龚龚龚" w:date="2025-04-27T15:49:08Z">
        <w:r>
          <w:rPr>
            <w:rFonts w:hint="default" w:ascii="宋体" w:hAnsi="宋体" w:cs="宋体"/>
            <w:kern w:val="0"/>
            <w:szCs w:val="21"/>
            <w:lang w:val="en-US" w:bidi="ar"/>
          </w:rPr>
          <w:delText>6</w:delText>
        </w:r>
      </w:del>
      <w:ins w:id="63" w:author="龚龚龚" w:date="2025-04-27T15:49:08Z">
        <w:r>
          <w:rPr>
            <w:rFonts w:hint="eastAsia" w:ascii="宋体" w:hAnsi="宋体" w:cs="宋体"/>
            <w:kern w:val="0"/>
            <w:szCs w:val="21"/>
            <w:lang w:val="en-US" w:eastAsia="zh-CN" w:bidi="ar"/>
          </w:rPr>
          <w:t>5</w:t>
        </w:r>
      </w:ins>
      <w:r>
        <w:rPr>
          <w:rFonts w:hint="eastAsia" w:ascii="宋体" w:hAnsi="宋体" w:cs="宋体"/>
          <w:kern w:val="0"/>
          <w:szCs w:val="21"/>
          <w:lang w:bidi="ar"/>
        </w:rPr>
        <w:t>）发包人未能遵守第2.5.3项的约定提交支付担保；</w:t>
      </w:r>
    </w:p>
    <w:p w14:paraId="0C4FD22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w:t>
      </w:r>
      <w:del w:id="64" w:author="龚龚龚" w:date="2025-04-27T15:49:12Z">
        <w:r>
          <w:rPr>
            <w:rFonts w:hint="default" w:ascii="宋体" w:hAnsi="宋体" w:cs="宋体"/>
            <w:kern w:val="0"/>
            <w:szCs w:val="21"/>
            <w:lang w:val="en-US" w:bidi="ar"/>
          </w:rPr>
          <w:delText>7</w:delText>
        </w:r>
      </w:del>
      <w:ins w:id="65" w:author="龚龚龚" w:date="2025-04-27T15:49:12Z">
        <w:r>
          <w:rPr>
            <w:rFonts w:hint="eastAsia" w:ascii="宋体" w:hAnsi="宋体" w:cs="宋体"/>
            <w:kern w:val="0"/>
            <w:szCs w:val="21"/>
            <w:lang w:val="en-US" w:eastAsia="zh-CN" w:bidi="ar"/>
          </w:rPr>
          <w:t>6</w:t>
        </w:r>
      </w:ins>
      <w:r>
        <w:rPr>
          <w:rFonts w:hint="eastAsia" w:ascii="宋体" w:hAnsi="宋体" w:cs="宋体"/>
          <w:kern w:val="0"/>
          <w:szCs w:val="21"/>
          <w:lang w:bidi="ar"/>
        </w:rPr>
        <w:t>）发包人未能执行第15.1.2项[通知改正]的约定，致使合同目的不能实现的；</w:t>
      </w:r>
    </w:p>
    <w:p w14:paraId="34A2787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w:t>
      </w:r>
      <w:del w:id="66" w:author="龚龚龚" w:date="2025-04-27T15:49:15Z">
        <w:r>
          <w:rPr>
            <w:rFonts w:hint="default" w:ascii="宋体" w:hAnsi="宋体" w:cs="宋体"/>
            <w:kern w:val="0"/>
            <w:szCs w:val="21"/>
            <w:lang w:val="en-US" w:bidi="ar"/>
          </w:rPr>
          <w:delText>8</w:delText>
        </w:r>
      </w:del>
      <w:ins w:id="67" w:author="龚龚龚" w:date="2025-04-27T15:49:15Z">
        <w:r>
          <w:rPr>
            <w:rFonts w:hint="eastAsia" w:ascii="宋体" w:hAnsi="宋体" w:cs="宋体"/>
            <w:kern w:val="0"/>
            <w:szCs w:val="21"/>
            <w:lang w:val="en-US" w:eastAsia="zh-CN" w:bidi="ar"/>
          </w:rPr>
          <w:t>7</w:t>
        </w:r>
      </w:ins>
      <w:r>
        <w:rPr>
          <w:rFonts w:hint="eastAsia" w:ascii="宋体" w:hAnsi="宋体" w:cs="宋体"/>
          <w:kern w:val="0"/>
          <w:szCs w:val="21"/>
          <w:lang w:bidi="ar"/>
        </w:rPr>
        <w:t>）因发包人的原因暂停工作超过56天且暂停影响到整个工程，或因发包人的原因暂停工作超过182天的；</w:t>
      </w:r>
    </w:p>
    <w:p w14:paraId="31BD6642">
      <w:pPr>
        <w:widowControl/>
        <w:adjustRightInd w:val="0"/>
        <w:snapToGrid w:val="0"/>
        <w:spacing w:after="163" w:afterLines="50" w:line="360" w:lineRule="auto"/>
        <w:ind w:firstLine="420" w:firstLineChars="200"/>
        <w:rPr>
          <w:del w:id="68" w:author="龚龚龚" w:date="2025-04-27T15:50:12Z"/>
          <w:rFonts w:ascii="宋体" w:hAnsi="宋体" w:cs="宋体"/>
          <w:kern w:val="0"/>
        </w:rPr>
      </w:pPr>
      <w:del w:id="69" w:author="龚龚龚" w:date="2025-04-27T15:50:12Z">
        <w:r>
          <w:rPr>
            <w:rFonts w:hint="eastAsia" w:ascii="宋体" w:hAnsi="宋体" w:cs="宋体"/>
            <w:kern w:val="0"/>
            <w:szCs w:val="21"/>
            <w:lang w:bidi="ar"/>
          </w:rPr>
          <w:delText>（</w:delText>
        </w:r>
      </w:del>
      <w:del w:id="70" w:author="龚龚龚" w:date="2025-04-27T15:50:12Z">
        <w:r>
          <w:rPr>
            <w:rFonts w:hint="default" w:ascii="宋体" w:hAnsi="宋体" w:cs="宋体"/>
            <w:kern w:val="0"/>
            <w:szCs w:val="21"/>
            <w:lang w:val="en-US" w:bidi="ar"/>
          </w:rPr>
          <w:delText>9</w:delText>
        </w:r>
      </w:del>
      <w:del w:id="71" w:author="龚龚龚" w:date="2025-04-27T15:50:12Z">
        <w:r>
          <w:rPr>
            <w:rFonts w:hint="eastAsia" w:ascii="宋体" w:hAnsi="宋体" w:cs="宋体"/>
            <w:kern w:val="0"/>
            <w:szCs w:val="21"/>
            <w:lang w:bidi="ar"/>
          </w:rPr>
          <w:delText>）因发包人原因造成开始工作日期迟于承包人收到中标通知书（或在无中标通知书的情况下，订立本合同之日）后第84天的。</w:delText>
        </w:r>
      </w:del>
    </w:p>
    <w:p w14:paraId="2D8C91F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接到承包人解除合同意向通知后14天内，发包人随后给予了付款，或同意复工、或继续履行其义务、或提供了支付担保等，承包人应尽快安排并恢复正常工作；因此造成工期延误的，竣工日期顺延；承包人因此增加的费用，由发包人承担。</w:t>
      </w:r>
    </w:p>
    <w:p w14:paraId="6426117C">
      <w:pPr>
        <w:widowControl/>
        <w:wordWrap w:val="0"/>
        <w:topLinePunct/>
        <w:adjustRightInd w:val="0"/>
        <w:snapToGrid w:val="0"/>
        <w:spacing w:after="163" w:afterLines="50" w:line="360" w:lineRule="auto"/>
        <w:ind w:left="480"/>
        <w:outlineLvl w:val="3"/>
        <w:rPr>
          <w:rFonts w:ascii="宋体" w:hAnsi="宋体" w:cs="宋体"/>
        </w:rPr>
      </w:pPr>
      <w:bookmarkStart w:id="1490" w:name="_Ref3842018"/>
      <w:bookmarkEnd w:id="1490"/>
      <w:bookmarkStart w:id="1491" w:name="_Ref4624336"/>
      <w:r>
        <w:rPr>
          <w:rFonts w:hint="eastAsia" w:ascii="宋体" w:hAnsi="宋体" w:cs="宋体"/>
          <w:szCs w:val="21"/>
          <w:lang w:bidi="ar"/>
        </w:rPr>
        <w:t>1</w:t>
      </w:r>
      <w:bookmarkEnd w:id="1491"/>
      <w:r>
        <w:rPr>
          <w:rFonts w:hint="eastAsia" w:ascii="宋体" w:hAnsi="宋体" w:cs="宋体"/>
          <w:szCs w:val="21"/>
          <w:lang w:bidi="ar"/>
        </w:rPr>
        <w:t>6.2.2因发包人违约解除合同后承包人的义务</w:t>
      </w:r>
    </w:p>
    <w:p w14:paraId="4C5A85C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合同解除后，承包人应按以下约定执行：</w:t>
      </w:r>
    </w:p>
    <w:p w14:paraId="3BE4A4B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（1）除为保护生命、财产、工程安全的工作外，停止所有进一步的工作；承包人因执行该保护工作而产生费用的，由发包人承担。</w:t>
      </w:r>
    </w:p>
    <w:p w14:paraId="4564402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（2）向发包人移交承包人已获得支付的承包人文件、生产设备、材料和其他工作；</w:t>
      </w:r>
    </w:p>
    <w:p w14:paraId="02C5736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（3）从现场运走除为了安全需要以外的所有属于承包人的其他货物，并撤离现场。</w:t>
      </w:r>
    </w:p>
    <w:p w14:paraId="6980C452">
      <w:pPr>
        <w:widowControl/>
        <w:wordWrap w:val="0"/>
        <w:topLinePunct/>
        <w:adjustRightInd w:val="0"/>
        <w:snapToGrid w:val="0"/>
        <w:spacing w:after="163" w:afterLines="50" w:line="360" w:lineRule="auto"/>
        <w:ind w:left="480"/>
        <w:outlineLvl w:val="3"/>
        <w:rPr>
          <w:rFonts w:ascii="宋体" w:hAnsi="宋体" w:cs="宋体"/>
        </w:rPr>
      </w:pPr>
      <w:r>
        <w:rPr>
          <w:rFonts w:hint="eastAsia" w:ascii="宋体" w:hAnsi="宋体" w:cs="宋体"/>
          <w:szCs w:val="21"/>
          <w:lang w:bidi="ar"/>
        </w:rPr>
        <w:t>16.2.3因发包人违约解除合同后的付款</w:t>
      </w:r>
    </w:p>
    <w:p w14:paraId="576E42C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承包人按照本款约定解除合同的，发包人应在解除合同后28天内支付下列款项，并退还履约担保：</w:t>
      </w:r>
    </w:p>
    <w:p w14:paraId="3FB4306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（1）合同解除前所完成工作的价款；</w:t>
      </w:r>
    </w:p>
    <w:p w14:paraId="567F031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（2）承包人为工程施工订购并已付款的材料、工程设备和其他物品的价款；发包人付款后，该材料、工程设备和其他物品归发包人所有；</w:t>
      </w:r>
    </w:p>
    <w:p w14:paraId="3B6046F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（3）承包人为完成工程所发生的，而发包人未支付的金额；</w:t>
      </w:r>
    </w:p>
    <w:p w14:paraId="43BFBA3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（4）承包人撤离施工现场以及遣散承包人人员的款项；</w:t>
      </w:r>
    </w:p>
    <w:p w14:paraId="7B7FF07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（5）按照合同约定在合同解除前应支付的违约金；</w:t>
      </w:r>
    </w:p>
    <w:p w14:paraId="5359B03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（6）按照合同约定应当支付给承包人的其他款项；</w:t>
      </w:r>
    </w:p>
    <w:p w14:paraId="166F1E7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（7）按照合同约定应返还的质量保证金；</w:t>
      </w:r>
    </w:p>
    <w:p w14:paraId="0819D14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（8）因解除合同给承包人造成的损失。</w:t>
      </w:r>
    </w:p>
    <w:p w14:paraId="67A78A0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承包人应妥善做好已完工程和与工程有关的已购材料、工程设备的保护和移交工作，并将施工设备和人员撤出施工现场，发包人应为承包人撤出提供必要条件。</w:t>
      </w:r>
    </w:p>
    <w:p w14:paraId="51C6E0ED">
      <w:pPr>
        <w:widowControl/>
        <w:wordWrap w:val="0"/>
        <w:topLinePunct/>
        <w:adjustRightInd w:val="0"/>
        <w:snapToGrid w:val="0"/>
        <w:spacing w:after="163" w:afterLines="50" w:line="360" w:lineRule="auto"/>
        <w:outlineLvl w:val="2"/>
        <w:rPr>
          <w:rFonts w:ascii="宋体" w:hAnsi="宋体" w:cs="宋体"/>
        </w:rPr>
      </w:pPr>
      <w:bookmarkStart w:id="1492" w:name="_Toc20171847"/>
      <w:bookmarkEnd w:id="1492"/>
      <w:bookmarkStart w:id="1493" w:name="_Ref3841966"/>
      <w:bookmarkStart w:id="1494" w:name="_Toc482"/>
      <w:bookmarkStart w:id="1495" w:name="_Toc58860286"/>
      <w:bookmarkStart w:id="1496" w:name="_Toc17361"/>
      <w:bookmarkStart w:id="1497" w:name="_Toc51766699"/>
      <w:bookmarkStart w:id="1498" w:name="_Toc26283"/>
      <w:bookmarkStart w:id="1499" w:name="_Toc84930835"/>
      <w:bookmarkStart w:id="1500" w:name="_Toc25911"/>
      <w:r>
        <w:rPr>
          <w:rFonts w:hint="eastAsia" w:ascii="宋体" w:hAnsi="宋体" w:cs="宋体"/>
          <w:szCs w:val="21"/>
          <w:lang w:bidi="ar"/>
        </w:rPr>
        <w:t>1</w:t>
      </w:r>
      <w:bookmarkEnd w:id="1493"/>
      <w:r>
        <w:rPr>
          <w:rFonts w:hint="eastAsia" w:ascii="宋体" w:hAnsi="宋体" w:cs="宋体"/>
          <w:szCs w:val="21"/>
          <w:lang w:bidi="ar"/>
        </w:rPr>
        <w:t>6.3  合同解除后的事项</w:t>
      </w:r>
      <w:bookmarkEnd w:id="1494"/>
      <w:bookmarkEnd w:id="1495"/>
      <w:bookmarkEnd w:id="1496"/>
      <w:bookmarkEnd w:id="1497"/>
      <w:bookmarkEnd w:id="1498"/>
      <w:bookmarkEnd w:id="1499"/>
      <w:bookmarkEnd w:id="1500"/>
    </w:p>
    <w:p w14:paraId="1007A801">
      <w:pPr>
        <w:widowControl/>
        <w:wordWrap w:val="0"/>
        <w:topLinePunct/>
        <w:adjustRightInd w:val="0"/>
        <w:snapToGrid w:val="0"/>
        <w:spacing w:after="163" w:afterLines="50" w:line="360" w:lineRule="auto"/>
        <w:ind w:left="480"/>
        <w:outlineLvl w:val="3"/>
        <w:rPr>
          <w:rFonts w:ascii="宋体" w:hAnsi="宋体" w:cs="宋体"/>
        </w:rPr>
      </w:pPr>
      <w:r>
        <w:rPr>
          <w:rFonts w:hint="eastAsia" w:ascii="宋体" w:hAnsi="宋体" w:cs="宋体"/>
          <w:szCs w:val="21"/>
          <w:lang w:bidi="ar"/>
        </w:rPr>
        <w:t>16.3.1结算约定依然有效</w:t>
      </w:r>
    </w:p>
    <w:p w14:paraId="3ABD70A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合同解除后，由发包人或由承包人解除合同的结算及结算后的付款约定仍然有效，直至解除合同的结算工作结清。</w:t>
      </w:r>
    </w:p>
    <w:p w14:paraId="2F3AEFFE">
      <w:pPr>
        <w:widowControl/>
        <w:wordWrap w:val="0"/>
        <w:topLinePunct/>
        <w:adjustRightInd w:val="0"/>
        <w:snapToGrid w:val="0"/>
        <w:spacing w:after="163" w:afterLines="50" w:line="360" w:lineRule="auto"/>
        <w:ind w:left="480"/>
        <w:outlineLvl w:val="3"/>
        <w:rPr>
          <w:rFonts w:ascii="宋体" w:hAnsi="宋体" w:cs="宋体"/>
        </w:rPr>
      </w:pPr>
      <w:r>
        <w:rPr>
          <w:rFonts w:hint="eastAsia" w:ascii="宋体" w:hAnsi="宋体" w:cs="宋体"/>
          <w:szCs w:val="21"/>
          <w:lang w:bidi="ar"/>
        </w:rPr>
        <w:t>16.3.2解除合同的争议</w:t>
      </w:r>
    </w:p>
    <w:p w14:paraId="0A63FE3A">
      <w:pPr>
        <w:widowControl/>
        <w:adjustRightInd w:val="0"/>
        <w:snapToGrid w:val="0"/>
        <w:spacing w:after="163" w:afterLines="50" w:line="360" w:lineRule="auto"/>
        <w:ind w:firstLine="420" w:firstLineChars="200"/>
        <w:rPr>
          <w:rFonts w:ascii="宋体" w:hAnsi="宋体" w:cs="宋体"/>
          <w:kern w:val="0"/>
        </w:rPr>
      </w:pPr>
      <w:bookmarkStart w:id="1501" w:name="_Hlk18988355"/>
      <w:bookmarkEnd w:id="1501"/>
      <w:r>
        <w:rPr>
          <w:rFonts w:hint="eastAsia" w:ascii="宋体" w:hAnsi="宋体" w:cs="宋体"/>
          <w:kern w:val="0"/>
          <w:szCs w:val="21"/>
          <w:lang w:bidi="ar"/>
        </w:rPr>
        <w:t>双方对解除合同或解除合同后的结算有争议的，按照第20条[争议解决]的约定处理。</w:t>
      </w:r>
    </w:p>
    <w:p w14:paraId="7D3FA188">
      <w:pPr>
        <w:widowControl/>
        <w:wordWrap w:val="0"/>
        <w:topLinePunct/>
        <w:adjustRightInd w:val="0"/>
        <w:snapToGrid w:val="0"/>
        <w:spacing w:after="163" w:afterLines="50" w:line="360" w:lineRule="auto"/>
        <w:outlineLvl w:val="1"/>
        <w:rPr>
          <w:rFonts w:ascii="宋体" w:hAnsi="宋体" w:cs="宋体"/>
          <w:kern w:val="0"/>
        </w:rPr>
      </w:pPr>
      <w:bookmarkStart w:id="1502" w:name="_Ref3840974"/>
      <w:bookmarkEnd w:id="1502"/>
      <w:bookmarkStart w:id="1503" w:name="_Toc20171848"/>
      <w:bookmarkEnd w:id="1503"/>
      <w:bookmarkStart w:id="1504" w:name="_Ref3840605"/>
      <w:bookmarkStart w:id="1505" w:name="_Toc29893"/>
      <w:bookmarkStart w:id="1506" w:name="_Toc16006"/>
      <w:r>
        <w:rPr>
          <w:rFonts w:hint="eastAsia" w:ascii="宋体" w:hAnsi="宋体" w:cs="宋体"/>
          <w:kern w:val="0"/>
          <w:szCs w:val="21"/>
          <w:lang w:bidi="ar"/>
        </w:rPr>
        <w:t>第1</w:t>
      </w:r>
      <w:bookmarkEnd w:id="1504"/>
      <w:r>
        <w:rPr>
          <w:rFonts w:hint="eastAsia" w:ascii="宋体" w:hAnsi="宋体" w:cs="宋体"/>
          <w:kern w:val="0"/>
          <w:szCs w:val="21"/>
          <w:lang w:bidi="ar"/>
        </w:rPr>
        <w:t>7条  不可抗力</w:t>
      </w:r>
      <w:bookmarkEnd w:id="1505"/>
      <w:bookmarkEnd w:id="1506"/>
    </w:p>
    <w:p w14:paraId="6BF74832">
      <w:pPr>
        <w:widowControl/>
        <w:wordWrap w:val="0"/>
        <w:topLinePunct/>
        <w:adjustRightInd w:val="0"/>
        <w:snapToGrid w:val="0"/>
        <w:spacing w:after="163" w:afterLines="50" w:line="360" w:lineRule="auto"/>
        <w:outlineLvl w:val="2"/>
        <w:rPr>
          <w:rFonts w:ascii="宋体" w:hAnsi="宋体" w:cs="宋体"/>
        </w:rPr>
      </w:pPr>
      <w:bookmarkStart w:id="1507" w:name="_Ref531958158"/>
      <w:bookmarkEnd w:id="1507"/>
      <w:bookmarkStart w:id="1508" w:name="_Ref531958161"/>
      <w:bookmarkEnd w:id="1508"/>
      <w:bookmarkStart w:id="1509" w:name="_Toc20171849"/>
      <w:bookmarkStart w:id="1510" w:name="_Toc21139"/>
      <w:bookmarkStart w:id="1511" w:name="_Toc51766701"/>
      <w:bookmarkStart w:id="1512" w:name="_Toc58860288"/>
      <w:bookmarkStart w:id="1513" w:name="_Toc14438"/>
      <w:bookmarkStart w:id="1514" w:name="_Toc26573"/>
      <w:bookmarkStart w:id="1515" w:name="_Toc21586"/>
      <w:bookmarkStart w:id="1516" w:name="_Toc84930837"/>
      <w:r>
        <w:rPr>
          <w:rFonts w:hint="eastAsia" w:ascii="宋体" w:hAnsi="宋体" w:cs="宋体"/>
          <w:szCs w:val="21"/>
          <w:lang w:bidi="ar"/>
        </w:rPr>
        <w:t>1</w:t>
      </w:r>
      <w:bookmarkEnd w:id="1509"/>
      <w:r>
        <w:rPr>
          <w:rFonts w:hint="eastAsia" w:ascii="宋体" w:hAnsi="宋体" w:cs="宋体"/>
          <w:szCs w:val="21"/>
          <w:lang w:bidi="ar"/>
        </w:rPr>
        <w:t>7.1  不可抗力的定义</w:t>
      </w:r>
      <w:bookmarkEnd w:id="1510"/>
      <w:bookmarkEnd w:id="1511"/>
      <w:bookmarkEnd w:id="1512"/>
      <w:bookmarkEnd w:id="1513"/>
      <w:bookmarkEnd w:id="1514"/>
      <w:bookmarkEnd w:id="1515"/>
      <w:bookmarkEnd w:id="1516"/>
    </w:p>
    <w:p w14:paraId="7B1E0B6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不可抗力是指合同当事人在订立合同时不可预见，在合同履行过程中不可避免、不能克服且不能提前防备的自然灾害和社会性突发事件，如地震、海啸、瘟疫、骚乱、戒严、暴动、战争和专用合同条件中约定的其他情形。</w:t>
      </w:r>
    </w:p>
    <w:p w14:paraId="637C8B8B">
      <w:pPr>
        <w:widowControl/>
        <w:wordWrap w:val="0"/>
        <w:topLinePunct/>
        <w:adjustRightInd w:val="0"/>
        <w:snapToGrid w:val="0"/>
        <w:spacing w:after="163" w:afterLines="50" w:line="360" w:lineRule="auto"/>
        <w:outlineLvl w:val="2"/>
        <w:rPr>
          <w:rFonts w:ascii="宋体" w:hAnsi="宋体" w:cs="宋体"/>
        </w:rPr>
      </w:pPr>
      <w:bookmarkStart w:id="1517" w:name="_Toc20171850"/>
      <w:bookmarkEnd w:id="1517"/>
      <w:bookmarkStart w:id="1518" w:name="_Toc7742"/>
      <w:bookmarkStart w:id="1519" w:name="_Toc84930838"/>
      <w:bookmarkStart w:id="1520" w:name="_Toc21252"/>
      <w:bookmarkStart w:id="1521" w:name="_Toc51766702"/>
      <w:bookmarkStart w:id="1522" w:name="_Toc24388"/>
      <w:bookmarkStart w:id="1523" w:name="_Toc58860289"/>
      <w:bookmarkStart w:id="1524" w:name="_Toc13050"/>
      <w:r>
        <w:rPr>
          <w:rFonts w:hint="eastAsia" w:ascii="宋体" w:hAnsi="宋体" w:cs="宋体"/>
          <w:szCs w:val="21"/>
          <w:lang w:bidi="ar"/>
        </w:rPr>
        <w:t>17.2  不可抗力的通知</w:t>
      </w:r>
      <w:bookmarkEnd w:id="1518"/>
      <w:bookmarkEnd w:id="1519"/>
      <w:bookmarkEnd w:id="1520"/>
      <w:bookmarkEnd w:id="1521"/>
      <w:bookmarkEnd w:id="1522"/>
      <w:bookmarkEnd w:id="1523"/>
      <w:bookmarkEnd w:id="1524"/>
      <w:r>
        <w:rPr>
          <w:rFonts w:hint="eastAsia" w:ascii="宋体" w:hAnsi="宋体" w:cs="宋体"/>
          <w:szCs w:val="21"/>
          <w:lang w:bidi="ar"/>
        </w:rPr>
        <w:t xml:space="preserve"> </w:t>
      </w:r>
    </w:p>
    <w:p w14:paraId="52C9161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合同一方当事人觉察或发现不可抗力事件发生，使其履行合同义务受到阻碍时，有义务立即通知合同另一方当事人和工程师，书面说明不可抗力和受阻碍的详细情况，并提供必要的证明。</w:t>
      </w:r>
    </w:p>
    <w:p w14:paraId="04233A2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不可抗力持续发生的，合同一方当事人应每隔28天向合同另一方当事人和工程师提交中间报告，说明不可抗力和履行合同受阻的情况，并于不可抗力事件结束后28天内提交最终报告及有关资料。</w:t>
      </w:r>
    </w:p>
    <w:p w14:paraId="19AB6D3E">
      <w:pPr>
        <w:widowControl/>
        <w:wordWrap w:val="0"/>
        <w:topLinePunct/>
        <w:adjustRightInd w:val="0"/>
        <w:snapToGrid w:val="0"/>
        <w:spacing w:after="163" w:afterLines="50" w:line="360" w:lineRule="auto"/>
        <w:outlineLvl w:val="2"/>
        <w:rPr>
          <w:rFonts w:ascii="宋体" w:hAnsi="宋体" w:cs="宋体"/>
        </w:rPr>
      </w:pPr>
      <w:bookmarkStart w:id="1525" w:name="_Toc20171851"/>
      <w:bookmarkEnd w:id="1525"/>
      <w:bookmarkStart w:id="1526" w:name="_Toc22534"/>
      <w:bookmarkStart w:id="1527" w:name="_Toc11670"/>
      <w:bookmarkStart w:id="1528" w:name="_Toc58860290"/>
      <w:bookmarkStart w:id="1529" w:name="_Toc2801"/>
      <w:bookmarkStart w:id="1530" w:name="_Toc51766703"/>
      <w:bookmarkStart w:id="1531" w:name="_Toc11904"/>
      <w:bookmarkStart w:id="1532" w:name="_Toc84930839"/>
      <w:r>
        <w:rPr>
          <w:rFonts w:hint="eastAsia" w:ascii="宋体" w:hAnsi="宋体" w:cs="宋体"/>
          <w:szCs w:val="21"/>
          <w:lang w:bidi="ar"/>
        </w:rPr>
        <w:t>17.3  将损失减至最小的义务</w:t>
      </w:r>
      <w:bookmarkEnd w:id="1526"/>
      <w:bookmarkEnd w:id="1527"/>
      <w:bookmarkEnd w:id="1528"/>
      <w:bookmarkEnd w:id="1529"/>
      <w:bookmarkEnd w:id="1530"/>
      <w:bookmarkEnd w:id="1531"/>
      <w:bookmarkEnd w:id="1532"/>
    </w:p>
    <w:p w14:paraId="25C6CDC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不可抗力发生后，合同当事人均应采取措施尽量避免和减少损失的扩大，使不可抗力对履行合同造成的损失减至最小。另一方全力协助并采取措施，需暂停实施的工作，立即停止。任何一方当事人没有采取有效措施导致损失扩大的，应对扩大的损失承担责任。</w:t>
      </w:r>
    </w:p>
    <w:p w14:paraId="43B8BD83">
      <w:pPr>
        <w:widowControl/>
        <w:wordWrap w:val="0"/>
        <w:topLinePunct/>
        <w:adjustRightInd w:val="0"/>
        <w:snapToGrid w:val="0"/>
        <w:spacing w:after="163" w:afterLines="50" w:line="360" w:lineRule="auto"/>
        <w:outlineLvl w:val="2"/>
        <w:rPr>
          <w:rFonts w:ascii="宋体" w:hAnsi="宋体" w:cs="宋体"/>
        </w:rPr>
      </w:pPr>
      <w:bookmarkStart w:id="1533" w:name="_Ref531958170"/>
      <w:bookmarkEnd w:id="1533"/>
      <w:bookmarkStart w:id="1534" w:name="_Toc20171852"/>
      <w:bookmarkEnd w:id="1534"/>
      <w:bookmarkStart w:id="1535" w:name="_Ref531958172"/>
      <w:bookmarkEnd w:id="1535"/>
      <w:bookmarkStart w:id="1536" w:name="_Ref3840916"/>
      <w:bookmarkStart w:id="1537" w:name="_Toc15095"/>
      <w:bookmarkStart w:id="1538" w:name="_Toc4878"/>
      <w:bookmarkStart w:id="1539" w:name="_Toc84930840"/>
      <w:bookmarkStart w:id="1540" w:name="_Toc5407"/>
      <w:bookmarkStart w:id="1541" w:name="_Toc58860291"/>
      <w:bookmarkStart w:id="1542" w:name="_Toc8367"/>
      <w:bookmarkStart w:id="1543" w:name="_Toc51766704"/>
      <w:r>
        <w:rPr>
          <w:rFonts w:hint="eastAsia" w:ascii="宋体" w:hAnsi="宋体" w:cs="宋体"/>
          <w:szCs w:val="21"/>
          <w:lang w:bidi="ar"/>
        </w:rPr>
        <w:t>1</w:t>
      </w:r>
      <w:bookmarkEnd w:id="1536"/>
      <w:r>
        <w:rPr>
          <w:rFonts w:hint="eastAsia" w:ascii="宋体" w:hAnsi="宋体" w:cs="宋体"/>
          <w:szCs w:val="21"/>
          <w:lang w:bidi="ar"/>
        </w:rPr>
        <w:t>7.4  不可抗力后果的承担</w:t>
      </w:r>
      <w:bookmarkEnd w:id="1537"/>
      <w:bookmarkEnd w:id="1538"/>
      <w:bookmarkEnd w:id="1539"/>
      <w:bookmarkEnd w:id="1540"/>
      <w:bookmarkEnd w:id="1541"/>
      <w:bookmarkEnd w:id="1542"/>
      <w:bookmarkEnd w:id="1543"/>
      <w:r>
        <w:rPr>
          <w:rFonts w:hint="eastAsia" w:ascii="宋体" w:hAnsi="宋体" w:cs="宋体"/>
          <w:szCs w:val="21"/>
          <w:lang w:bidi="ar"/>
        </w:rPr>
        <w:t xml:space="preserve"> </w:t>
      </w:r>
    </w:p>
    <w:p w14:paraId="48638E00">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17.4.1不可抗力导致的人员伤亡、财产损失、费用增加和（或）工期延误等后果，由合同当事人按以下原则承担：</w:t>
      </w:r>
    </w:p>
    <w:p w14:paraId="7E212C5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（1）永久工程，包括已运至施工现场的材料和工程设备的损害，以及因工程损害造成的第三人人员伤亡和财产损失由发包人承担；</w:t>
      </w:r>
    </w:p>
    <w:p w14:paraId="73CFECE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（2）承包人提供的施工设备的损坏由承包人承担；</w:t>
      </w:r>
    </w:p>
    <w:p w14:paraId="152E256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（3）发包人和承包人各自承担其人员伤亡及其他财产损失；</w:t>
      </w:r>
    </w:p>
    <w:p w14:paraId="2968C3D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因不可抗力影响承包人履行合同约定的义务，已经引起或将引起工期延误的，应当顺延工期，由此导致承包人停工的费用损失由发包人和承包人合理分担，停工期间必须支付的现场必要的工人工资由发包人承担；</w:t>
      </w:r>
    </w:p>
    <w:p w14:paraId="3D2015D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（5）因不可抗力引起或将引起工期延误，发包人指示赶工的，由此增加的赶工费用由发包人承担；</w:t>
      </w:r>
    </w:p>
    <w:p w14:paraId="61726274">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（6）承包人在停工期间按照工程师或发包人要求照管、清理和修复工程的费用由发包人承担。</w:t>
      </w:r>
    </w:p>
    <w:p w14:paraId="43611C3D">
      <w:pPr>
        <w:widowControl/>
        <w:adjustRightInd w:val="0"/>
        <w:snapToGrid w:val="0"/>
        <w:spacing w:after="163" w:afterLines="50" w:line="360" w:lineRule="auto"/>
        <w:ind w:firstLine="420" w:firstLineChars="200"/>
      </w:pPr>
      <w:r>
        <w:rPr>
          <w:rFonts w:hint="eastAsia"/>
        </w:rPr>
        <w:t>不可抗力引起的后果及造成的损失由合同当事人按照法律规定及合同约定各自承担。不可抗力发生前已完成的工程应当按照合同约定进行支付。</w:t>
      </w:r>
    </w:p>
    <w:p w14:paraId="6CD309C5">
      <w:pPr>
        <w:widowControl/>
        <w:wordWrap w:val="0"/>
        <w:topLinePunct/>
        <w:adjustRightInd w:val="0"/>
        <w:snapToGrid w:val="0"/>
        <w:spacing w:after="163" w:afterLines="50" w:line="360" w:lineRule="auto"/>
        <w:outlineLvl w:val="2"/>
        <w:rPr>
          <w:rFonts w:ascii="宋体" w:hAnsi="宋体" w:cs="宋体"/>
        </w:rPr>
      </w:pPr>
      <w:bookmarkStart w:id="1544" w:name="_Toc20171853"/>
      <w:bookmarkEnd w:id="1544"/>
      <w:bookmarkStart w:id="1545" w:name="_Toc10905"/>
      <w:bookmarkStart w:id="1546" w:name="_Toc51766705"/>
      <w:bookmarkStart w:id="1547" w:name="_Toc58860292"/>
      <w:bookmarkStart w:id="1548" w:name="_Toc84930841"/>
      <w:bookmarkStart w:id="1549" w:name="_Toc6138"/>
      <w:bookmarkStart w:id="1550" w:name="_Toc26674"/>
      <w:bookmarkStart w:id="1551" w:name="_Toc18238"/>
      <w:r>
        <w:rPr>
          <w:rFonts w:hint="eastAsia" w:ascii="宋体" w:hAnsi="宋体" w:cs="宋体"/>
          <w:szCs w:val="21"/>
          <w:lang w:bidi="ar"/>
        </w:rPr>
        <w:t>17.5  不可抗力影响分包人</w:t>
      </w:r>
      <w:bookmarkEnd w:id="1545"/>
      <w:bookmarkEnd w:id="1546"/>
      <w:bookmarkEnd w:id="1547"/>
      <w:bookmarkEnd w:id="1548"/>
      <w:bookmarkEnd w:id="1549"/>
      <w:bookmarkEnd w:id="1550"/>
      <w:bookmarkEnd w:id="1551"/>
      <w:r>
        <w:rPr>
          <w:rFonts w:hint="eastAsia" w:ascii="宋体" w:hAnsi="宋体" w:cs="宋体"/>
          <w:szCs w:val="21"/>
          <w:lang w:bidi="ar"/>
        </w:rPr>
        <w:t xml:space="preserve"> </w:t>
      </w:r>
    </w:p>
    <w:p w14:paraId="0E06975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分包人根据分包合同的约定，有权获得更多或者更广的不可抗力而免除某些义务时，承包人不得以分包合同中不可抗力约定向发包人抗辩免除其义务。</w:t>
      </w:r>
    </w:p>
    <w:p w14:paraId="5F11223A">
      <w:pPr>
        <w:widowControl/>
        <w:wordWrap w:val="0"/>
        <w:topLinePunct/>
        <w:adjustRightInd w:val="0"/>
        <w:snapToGrid w:val="0"/>
        <w:spacing w:after="163" w:afterLines="50" w:line="360" w:lineRule="auto"/>
        <w:outlineLvl w:val="2"/>
        <w:rPr>
          <w:rFonts w:ascii="宋体" w:hAnsi="宋体" w:cs="宋体"/>
        </w:rPr>
      </w:pPr>
      <w:bookmarkStart w:id="1552" w:name="_Toc20171854"/>
      <w:bookmarkEnd w:id="1552"/>
      <w:bookmarkStart w:id="1553" w:name="_Ref531958181"/>
      <w:bookmarkEnd w:id="1553"/>
      <w:bookmarkStart w:id="1554" w:name="_Ref3840892"/>
      <w:bookmarkEnd w:id="1554"/>
      <w:bookmarkStart w:id="1555" w:name="_Ref4538024"/>
      <w:bookmarkEnd w:id="1555"/>
      <w:bookmarkStart w:id="1556" w:name="_Ref531958184"/>
      <w:bookmarkStart w:id="1557" w:name="_Toc84930842"/>
      <w:bookmarkStart w:id="1558" w:name="_Toc58860293"/>
      <w:bookmarkStart w:id="1559" w:name="_Toc15173"/>
      <w:bookmarkStart w:id="1560" w:name="_Toc9798"/>
      <w:bookmarkStart w:id="1561" w:name="_Toc51766706"/>
      <w:bookmarkStart w:id="1562" w:name="_Toc25254"/>
      <w:bookmarkStart w:id="1563" w:name="_Toc17782"/>
      <w:r>
        <w:rPr>
          <w:rFonts w:hint="eastAsia" w:ascii="宋体" w:hAnsi="宋体" w:cs="宋体"/>
          <w:szCs w:val="21"/>
          <w:lang w:bidi="ar"/>
        </w:rPr>
        <w:t>1</w:t>
      </w:r>
      <w:bookmarkEnd w:id="1556"/>
      <w:r>
        <w:rPr>
          <w:rFonts w:hint="eastAsia" w:ascii="宋体" w:hAnsi="宋体" w:cs="宋体"/>
          <w:szCs w:val="21"/>
          <w:lang w:bidi="ar"/>
        </w:rPr>
        <w:t>7.6  因不可抗力解除合同</w:t>
      </w:r>
      <w:bookmarkEnd w:id="1557"/>
      <w:bookmarkEnd w:id="1558"/>
      <w:bookmarkEnd w:id="1559"/>
      <w:bookmarkEnd w:id="1560"/>
      <w:bookmarkEnd w:id="1561"/>
      <w:bookmarkEnd w:id="1562"/>
      <w:bookmarkEnd w:id="1563"/>
      <w:r>
        <w:rPr>
          <w:rFonts w:hint="eastAsia" w:ascii="宋体" w:hAnsi="宋体" w:cs="宋体"/>
          <w:szCs w:val="21"/>
          <w:lang w:bidi="ar"/>
        </w:rPr>
        <w:t xml:space="preserve"> </w:t>
      </w:r>
    </w:p>
    <w:p w14:paraId="6E274F6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因单次不可抗力导致合同无法履行连续超过84天或累计超过140天的，发包人和承包人均有权解除合同。合同解除后，承包人应按照第10.5款[竣工退场]的规定进行。由双方当事人按照第3.6款[商定或确定]商定或确定发包人应支付的款项，该款项包括：</w:t>
      </w:r>
    </w:p>
    <w:p w14:paraId="64D6C04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（1）合同解除前承包人已完成工作的价款；</w:t>
      </w:r>
    </w:p>
    <w:p w14:paraId="4D72569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承包人为工程订购的并已交付给承包人，或承包人有责任接受交付的材料、工程设备和其他物品的价款；当发包人支付上述费用后，此项材料、工程设备与其他物品应成为发包人的财产，承包人应将其交由发包人处理；</w:t>
      </w:r>
    </w:p>
    <w:p w14:paraId="39B5FE8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（3）发包人指示承包人退货或解除订货合同而产生的费用，或因不能退货或解除合同而产生的损失；</w:t>
      </w:r>
    </w:p>
    <w:p w14:paraId="2FEADA0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（4）承包人撤离施工现场以及遣散承包人人员的费用；</w:t>
      </w:r>
    </w:p>
    <w:p w14:paraId="4244F24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（5）按照合同约定在合同解除前应支付给承包人的其他款项；</w:t>
      </w:r>
    </w:p>
    <w:p w14:paraId="727DDC1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（6）扣减承包人按照合同约定应向发包人支付的款项；</w:t>
      </w:r>
    </w:p>
    <w:p w14:paraId="607337A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（7）双方商定或确定的其他款项。</w:t>
      </w:r>
    </w:p>
    <w:p w14:paraId="1424961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除专用合同条件另有约定外，合同解除后，发包人应当在商定或确定上述款项后28天内完成上述款项的支付。</w:t>
      </w:r>
    </w:p>
    <w:p w14:paraId="3E9BD759">
      <w:pPr>
        <w:widowControl/>
        <w:wordWrap w:val="0"/>
        <w:topLinePunct/>
        <w:adjustRightInd w:val="0"/>
        <w:snapToGrid w:val="0"/>
        <w:spacing w:after="163" w:afterLines="50" w:line="360" w:lineRule="auto"/>
        <w:outlineLvl w:val="1"/>
        <w:rPr>
          <w:rFonts w:ascii="宋体" w:hAnsi="宋体" w:cs="宋体"/>
          <w:kern w:val="0"/>
        </w:rPr>
      </w:pPr>
      <w:bookmarkStart w:id="1564" w:name="_Ref11848274"/>
      <w:bookmarkEnd w:id="1564"/>
      <w:bookmarkStart w:id="1565" w:name="_Toc20171855"/>
      <w:bookmarkEnd w:id="1565"/>
      <w:bookmarkStart w:id="1566" w:name="_Ref11848264"/>
      <w:bookmarkStart w:id="1567" w:name="_Toc13191"/>
      <w:bookmarkStart w:id="1568" w:name="_Toc22453"/>
      <w:r>
        <w:rPr>
          <w:rFonts w:hint="eastAsia" w:ascii="宋体" w:hAnsi="宋体" w:cs="宋体"/>
          <w:kern w:val="0"/>
          <w:szCs w:val="21"/>
          <w:lang w:bidi="ar"/>
        </w:rPr>
        <w:t>第1</w:t>
      </w:r>
      <w:bookmarkEnd w:id="1566"/>
      <w:r>
        <w:rPr>
          <w:rFonts w:hint="eastAsia" w:ascii="宋体" w:hAnsi="宋体" w:cs="宋体"/>
          <w:kern w:val="0"/>
          <w:szCs w:val="21"/>
          <w:lang w:bidi="ar"/>
        </w:rPr>
        <w:t>8条  保险</w:t>
      </w:r>
      <w:bookmarkEnd w:id="1567"/>
      <w:bookmarkEnd w:id="1568"/>
      <w:r>
        <w:rPr>
          <w:rFonts w:hint="eastAsia" w:ascii="宋体" w:hAnsi="宋体" w:cs="宋体"/>
          <w:kern w:val="0"/>
          <w:szCs w:val="21"/>
          <w:lang w:bidi="ar"/>
        </w:rPr>
        <w:t xml:space="preserve"> </w:t>
      </w:r>
    </w:p>
    <w:p w14:paraId="51F01A52">
      <w:pPr>
        <w:widowControl/>
        <w:wordWrap w:val="0"/>
        <w:topLinePunct/>
        <w:adjustRightInd w:val="0"/>
        <w:snapToGrid w:val="0"/>
        <w:spacing w:after="163" w:afterLines="50" w:line="360" w:lineRule="auto"/>
        <w:outlineLvl w:val="2"/>
        <w:rPr>
          <w:rFonts w:ascii="宋体" w:hAnsi="宋体" w:cs="宋体"/>
        </w:rPr>
      </w:pPr>
      <w:bookmarkStart w:id="1569" w:name="_Ref3840730"/>
      <w:bookmarkEnd w:id="1569"/>
      <w:bookmarkStart w:id="1570" w:name="_Ref3840734"/>
      <w:bookmarkEnd w:id="1570"/>
      <w:bookmarkStart w:id="1571" w:name="_Ref531957914"/>
      <w:bookmarkEnd w:id="1571"/>
      <w:bookmarkStart w:id="1572" w:name="_Toc20171856"/>
      <w:bookmarkEnd w:id="1572"/>
      <w:bookmarkStart w:id="1573" w:name="_Ref531957911"/>
      <w:bookmarkEnd w:id="1573"/>
      <w:bookmarkStart w:id="1574" w:name="_Toc351203616"/>
      <w:bookmarkStart w:id="1575" w:name="_Toc2422"/>
      <w:bookmarkStart w:id="1576" w:name="_Toc51766708"/>
      <w:bookmarkStart w:id="1577" w:name="_Toc16605"/>
      <w:bookmarkStart w:id="1578" w:name="_Toc19630"/>
      <w:bookmarkStart w:id="1579" w:name="_Toc31671"/>
      <w:bookmarkStart w:id="1580" w:name="_Toc58860295"/>
      <w:bookmarkStart w:id="1581" w:name="_Toc84930844"/>
      <w:r>
        <w:rPr>
          <w:rFonts w:hint="eastAsia" w:ascii="宋体" w:hAnsi="宋体" w:cs="宋体"/>
          <w:szCs w:val="21"/>
          <w:lang w:bidi="ar"/>
        </w:rPr>
        <w:t>1</w:t>
      </w:r>
      <w:bookmarkEnd w:id="1574"/>
      <w:r>
        <w:rPr>
          <w:rFonts w:hint="eastAsia" w:ascii="宋体" w:hAnsi="宋体" w:cs="宋体"/>
          <w:szCs w:val="21"/>
          <w:lang w:bidi="ar"/>
        </w:rPr>
        <w:t>8.1  设计和工程保险</w:t>
      </w:r>
      <w:bookmarkEnd w:id="1575"/>
      <w:bookmarkEnd w:id="1576"/>
      <w:bookmarkEnd w:id="1577"/>
      <w:bookmarkEnd w:id="1578"/>
      <w:bookmarkEnd w:id="1579"/>
      <w:bookmarkEnd w:id="1580"/>
      <w:bookmarkEnd w:id="1581"/>
    </w:p>
    <w:p w14:paraId="781F4BCC">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18.1.1双方应按照专用合同条件的约定向双方同意的保险人投保建设工程设计责任险、建筑安装工程一切险等保险。具体的投保险种、保险范围、保险金额、保险费率、保险期限等有关内容应当在专用合同条件中明确约定。</w:t>
      </w:r>
    </w:p>
    <w:p w14:paraId="705802F1">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18.1.2双方应按照专用合同条件的约定投保第三者责任险，并在缺陷责任期终止证书颁发前维持其持续有效。第三者责任险最低投保额应在专用合同条件内约定。</w:t>
      </w:r>
    </w:p>
    <w:p w14:paraId="3B79B76C">
      <w:pPr>
        <w:widowControl/>
        <w:wordWrap w:val="0"/>
        <w:topLinePunct/>
        <w:adjustRightInd w:val="0"/>
        <w:snapToGrid w:val="0"/>
        <w:spacing w:after="163" w:afterLines="50" w:line="360" w:lineRule="auto"/>
        <w:outlineLvl w:val="2"/>
        <w:rPr>
          <w:rFonts w:ascii="宋体" w:hAnsi="宋体" w:cs="宋体"/>
        </w:rPr>
      </w:pPr>
      <w:bookmarkStart w:id="1582" w:name="_Ref3840683"/>
      <w:bookmarkEnd w:id="1582"/>
      <w:bookmarkStart w:id="1583" w:name="_Toc20171857"/>
      <w:bookmarkStart w:id="1584" w:name="_Toc31109"/>
      <w:bookmarkStart w:id="1585" w:name="_Toc58860296"/>
      <w:bookmarkStart w:id="1586" w:name="_Toc28180"/>
      <w:bookmarkStart w:id="1587" w:name="_Toc18994"/>
      <w:bookmarkStart w:id="1588" w:name="_Toc18362"/>
      <w:bookmarkStart w:id="1589" w:name="_Toc84930845"/>
      <w:bookmarkStart w:id="1590" w:name="_Toc51766709"/>
      <w:r>
        <w:rPr>
          <w:rFonts w:hint="eastAsia" w:ascii="宋体" w:hAnsi="宋体" w:cs="宋体"/>
          <w:szCs w:val="21"/>
          <w:lang w:bidi="ar"/>
        </w:rPr>
        <w:t>1</w:t>
      </w:r>
      <w:bookmarkEnd w:id="1583"/>
      <w:r>
        <w:rPr>
          <w:rFonts w:hint="eastAsia" w:ascii="宋体" w:hAnsi="宋体" w:cs="宋体"/>
          <w:szCs w:val="21"/>
          <w:lang w:bidi="ar"/>
        </w:rPr>
        <w:t>8.2  工伤和意外伤害保险</w:t>
      </w:r>
      <w:bookmarkEnd w:id="1584"/>
      <w:bookmarkEnd w:id="1585"/>
      <w:bookmarkEnd w:id="1586"/>
      <w:bookmarkEnd w:id="1587"/>
      <w:bookmarkEnd w:id="1588"/>
      <w:bookmarkEnd w:id="1589"/>
      <w:bookmarkEnd w:id="1590"/>
    </w:p>
    <w:p w14:paraId="1785CE96">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18.2.1发包人应依照法律规定为其在施工现场的雇用人员办理工伤保险，缴纳工伤保险费；并要求工程师及由发包人为履行合同聘请的第三方在施工现场的雇用人员依法办理工伤保险。</w:t>
      </w:r>
    </w:p>
    <w:p w14:paraId="20A86F39">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18.2.2承包人应依照法律规定为其履行合同雇用的全部人员办理工伤保险，缴纳工伤保险费，并要求分包人及由承包人为履行合同聘请的第三方雇用的全部人员依法办理工伤保险。</w:t>
      </w:r>
    </w:p>
    <w:p w14:paraId="667CA0B7">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szCs w:val="21"/>
          <w:lang w:bidi="ar"/>
        </w:rPr>
        <w:t>18.2.3发包人和承包人可以为其施工现场的全部人员办理意外伤害保险并支付保险费，包括其员工及为履行合同聘请的第三方的人员，具体事项由合同当事人在专用合同条件约定。</w:t>
      </w:r>
    </w:p>
    <w:p w14:paraId="36BA0DF4">
      <w:pPr>
        <w:widowControl/>
        <w:wordWrap w:val="0"/>
        <w:topLinePunct/>
        <w:adjustRightInd w:val="0"/>
        <w:snapToGrid w:val="0"/>
        <w:spacing w:after="163" w:afterLines="50" w:line="360" w:lineRule="auto"/>
        <w:outlineLvl w:val="2"/>
        <w:rPr>
          <w:rFonts w:ascii="宋体" w:hAnsi="宋体" w:cs="宋体"/>
        </w:rPr>
      </w:pPr>
      <w:bookmarkStart w:id="1591" w:name="_Ref3840782"/>
      <w:bookmarkEnd w:id="1591"/>
      <w:bookmarkStart w:id="1592" w:name="_Toc20171858"/>
      <w:bookmarkStart w:id="1593" w:name="_Toc24904"/>
      <w:bookmarkStart w:id="1594" w:name="_Toc3855"/>
      <w:bookmarkStart w:id="1595" w:name="_Toc58860297"/>
      <w:bookmarkStart w:id="1596" w:name="_Toc84930846"/>
      <w:bookmarkStart w:id="1597" w:name="_Toc51766710"/>
      <w:bookmarkStart w:id="1598" w:name="_Toc21154"/>
      <w:bookmarkStart w:id="1599" w:name="_Toc9367"/>
      <w:r>
        <w:rPr>
          <w:rFonts w:hint="eastAsia" w:ascii="宋体" w:hAnsi="宋体" w:cs="宋体"/>
          <w:szCs w:val="21"/>
          <w:lang w:bidi="ar"/>
        </w:rPr>
        <w:t>1</w:t>
      </w:r>
      <w:bookmarkEnd w:id="1592"/>
      <w:r>
        <w:rPr>
          <w:rFonts w:hint="eastAsia" w:ascii="宋体" w:hAnsi="宋体" w:cs="宋体"/>
          <w:szCs w:val="21"/>
          <w:lang w:bidi="ar"/>
        </w:rPr>
        <w:t>8.3  货物保险</w:t>
      </w:r>
      <w:bookmarkEnd w:id="1593"/>
      <w:bookmarkEnd w:id="1594"/>
      <w:bookmarkEnd w:id="1595"/>
      <w:bookmarkEnd w:id="1596"/>
      <w:bookmarkEnd w:id="1597"/>
      <w:bookmarkEnd w:id="1598"/>
      <w:bookmarkEnd w:id="1599"/>
    </w:p>
    <w:p w14:paraId="6EE89F6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承包人应按照专用合同条件的约定为运抵现场的施工设备、材料、工程设备和临时工程等办理财产保险，保险期限自上述货物运抵现场至其不再为工程所需要为止。</w:t>
      </w:r>
    </w:p>
    <w:p w14:paraId="0B5CC1FB">
      <w:pPr>
        <w:widowControl/>
        <w:wordWrap w:val="0"/>
        <w:topLinePunct/>
        <w:adjustRightInd w:val="0"/>
        <w:snapToGrid w:val="0"/>
        <w:spacing w:after="163" w:afterLines="50" w:line="360" w:lineRule="auto"/>
        <w:outlineLvl w:val="2"/>
        <w:rPr>
          <w:rFonts w:ascii="宋体" w:hAnsi="宋体" w:cs="宋体"/>
        </w:rPr>
      </w:pPr>
      <w:bookmarkStart w:id="1600" w:name="_Toc20171859"/>
      <w:bookmarkEnd w:id="1600"/>
      <w:bookmarkStart w:id="1601" w:name="_Ref4692238"/>
      <w:bookmarkEnd w:id="1601"/>
      <w:bookmarkStart w:id="1602" w:name="_Ref4692231"/>
      <w:bookmarkStart w:id="1603" w:name="_Toc13491"/>
      <w:bookmarkStart w:id="1604" w:name="_Toc58860298"/>
      <w:bookmarkStart w:id="1605" w:name="_Toc51766711"/>
      <w:bookmarkStart w:id="1606" w:name="_Toc84930847"/>
      <w:bookmarkStart w:id="1607" w:name="_Toc32567"/>
      <w:bookmarkStart w:id="1608" w:name="_Toc27325"/>
      <w:bookmarkStart w:id="1609" w:name="_Toc3108"/>
      <w:r>
        <w:rPr>
          <w:rFonts w:hint="eastAsia" w:ascii="宋体" w:hAnsi="宋体" w:cs="宋体"/>
          <w:szCs w:val="21"/>
          <w:lang w:bidi="ar"/>
        </w:rPr>
        <w:t>1</w:t>
      </w:r>
      <w:bookmarkEnd w:id="1602"/>
      <w:r>
        <w:rPr>
          <w:rFonts w:hint="eastAsia" w:ascii="宋体" w:hAnsi="宋体" w:cs="宋体"/>
          <w:szCs w:val="21"/>
          <w:lang w:bidi="ar"/>
        </w:rPr>
        <w:t>8.4  其他保险</w:t>
      </w:r>
      <w:bookmarkEnd w:id="1603"/>
      <w:bookmarkEnd w:id="1604"/>
      <w:bookmarkEnd w:id="1605"/>
      <w:bookmarkEnd w:id="1606"/>
      <w:bookmarkEnd w:id="1607"/>
      <w:bookmarkEnd w:id="1608"/>
      <w:bookmarkEnd w:id="1609"/>
    </w:p>
    <w:p w14:paraId="7A69C22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应按照工程总承包模式所适用的法律法规和专用合同条件约定，投保其他保险并保持保险有效，其投保费用发包人自行承担。承包人应按照工程总承包模式所适用法律法规和专用合同条件约定投保相应保险并保持保险有效，其投保费用包含在合同价格中，但在合同执行过程中，新颁布适用的法律法规规定由承包人投保的强制保险，应根据本合同</w:t>
      </w:r>
      <w:bookmarkStart w:id="1610" w:name="_Toc351203617"/>
      <w:bookmarkEnd w:id="1610"/>
      <w:bookmarkStart w:id="1611" w:name="_Toc296503126"/>
      <w:bookmarkEnd w:id="1611"/>
      <w:bookmarkStart w:id="1612" w:name="_Toc296346627"/>
      <w:bookmarkEnd w:id="1612"/>
      <w:bookmarkStart w:id="1613" w:name="_Toc337558832"/>
      <w:bookmarkEnd w:id="1613"/>
      <w:r>
        <w:rPr>
          <w:rFonts w:hint="eastAsia" w:ascii="宋体" w:hAnsi="宋体" w:cs="宋体"/>
          <w:kern w:val="0"/>
          <w:szCs w:val="21"/>
          <w:lang w:bidi="ar"/>
        </w:rPr>
        <w:t>第13条[变更与调整]的约定增加合同价款。</w:t>
      </w:r>
    </w:p>
    <w:p w14:paraId="0ADBE783">
      <w:pPr>
        <w:widowControl/>
        <w:wordWrap w:val="0"/>
        <w:topLinePunct/>
        <w:adjustRightInd w:val="0"/>
        <w:snapToGrid w:val="0"/>
        <w:spacing w:after="163" w:afterLines="50" w:line="360" w:lineRule="auto"/>
        <w:outlineLvl w:val="2"/>
        <w:rPr>
          <w:rFonts w:ascii="宋体" w:hAnsi="宋体" w:cs="宋体"/>
        </w:rPr>
      </w:pPr>
      <w:bookmarkStart w:id="1614" w:name="_Toc20171860"/>
      <w:bookmarkEnd w:id="1614"/>
      <w:bookmarkStart w:id="1615" w:name="_Ref3840659"/>
      <w:bookmarkStart w:id="1616" w:name="_Toc17266"/>
      <w:bookmarkStart w:id="1617" w:name="_Toc24339"/>
      <w:bookmarkStart w:id="1618" w:name="_Toc4721"/>
      <w:bookmarkStart w:id="1619" w:name="_Toc51766712"/>
      <w:bookmarkStart w:id="1620" w:name="_Toc84930848"/>
      <w:bookmarkStart w:id="1621" w:name="_Toc9676"/>
      <w:bookmarkStart w:id="1622" w:name="_Toc58860299"/>
      <w:r>
        <w:rPr>
          <w:rFonts w:hint="eastAsia" w:ascii="宋体" w:hAnsi="宋体" w:cs="宋体"/>
          <w:szCs w:val="21"/>
          <w:lang w:bidi="ar"/>
        </w:rPr>
        <w:t>1</w:t>
      </w:r>
      <w:bookmarkEnd w:id="1615"/>
      <w:r>
        <w:rPr>
          <w:rFonts w:hint="eastAsia" w:ascii="宋体" w:hAnsi="宋体" w:cs="宋体"/>
          <w:szCs w:val="21"/>
          <w:lang w:bidi="ar"/>
        </w:rPr>
        <w:t>8.5  对各项保险的一般要求</w:t>
      </w:r>
      <w:bookmarkEnd w:id="1616"/>
      <w:bookmarkEnd w:id="1617"/>
      <w:bookmarkEnd w:id="1618"/>
      <w:bookmarkEnd w:id="1619"/>
      <w:bookmarkEnd w:id="1620"/>
      <w:bookmarkEnd w:id="1621"/>
      <w:bookmarkEnd w:id="1622"/>
    </w:p>
    <w:p w14:paraId="19DC923A">
      <w:pPr>
        <w:widowControl/>
        <w:wordWrap w:val="0"/>
        <w:topLinePunct/>
        <w:adjustRightInd w:val="0"/>
        <w:snapToGrid w:val="0"/>
        <w:spacing w:after="163" w:afterLines="50" w:line="360" w:lineRule="auto"/>
        <w:ind w:left="480"/>
        <w:outlineLvl w:val="3"/>
        <w:rPr>
          <w:rFonts w:ascii="宋体" w:hAnsi="宋体" w:cs="宋体"/>
        </w:rPr>
      </w:pPr>
      <w:r>
        <w:rPr>
          <w:rFonts w:hint="eastAsia" w:ascii="宋体" w:hAnsi="宋体" w:cs="宋体"/>
          <w:szCs w:val="21"/>
          <w:lang w:bidi="ar"/>
        </w:rPr>
        <w:t>18.5.1持续保险</w:t>
      </w:r>
    </w:p>
    <w:p w14:paraId="5F731D2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合同当事人应与保险人保持联系，使保险人能够随时了解工程实施中的变动，并确保按保险合同条款要求持续保险。</w:t>
      </w:r>
    </w:p>
    <w:p w14:paraId="2256DD84">
      <w:pPr>
        <w:widowControl/>
        <w:wordWrap w:val="0"/>
        <w:topLinePunct/>
        <w:adjustRightInd w:val="0"/>
        <w:snapToGrid w:val="0"/>
        <w:spacing w:after="163" w:afterLines="50" w:line="360" w:lineRule="auto"/>
        <w:ind w:left="480"/>
        <w:outlineLvl w:val="3"/>
        <w:rPr>
          <w:rFonts w:ascii="宋体" w:hAnsi="宋体" w:cs="宋体"/>
        </w:rPr>
      </w:pPr>
      <w:bookmarkStart w:id="1623" w:name="_Ref4777650"/>
      <w:bookmarkEnd w:id="1623"/>
      <w:r>
        <w:rPr>
          <w:rFonts w:hint="eastAsia" w:ascii="宋体" w:hAnsi="宋体" w:cs="宋体"/>
          <w:szCs w:val="21"/>
          <w:lang w:bidi="ar"/>
        </w:rPr>
        <w:t>18.5.2保险凭证</w:t>
      </w:r>
    </w:p>
    <w:p w14:paraId="4500569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合同当事人应及时向另一方当事人提交其已投保的各项保险的凭证和保险单复印件，保险单必须与专用合同条件约定的条件保持一致。</w:t>
      </w:r>
    </w:p>
    <w:p w14:paraId="1C6C30DB">
      <w:pPr>
        <w:widowControl/>
        <w:wordWrap w:val="0"/>
        <w:topLinePunct/>
        <w:adjustRightInd w:val="0"/>
        <w:snapToGrid w:val="0"/>
        <w:spacing w:after="163" w:afterLines="50" w:line="360" w:lineRule="auto"/>
        <w:ind w:left="480"/>
        <w:outlineLvl w:val="3"/>
        <w:rPr>
          <w:rFonts w:ascii="宋体" w:hAnsi="宋体" w:cs="宋体"/>
        </w:rPr>
      </w:pPr>
      <w:r>
        <w:rPr>
          <w:rFonts w:hint="eastAsia" w:ascii="宋体" w:hAnsi="宋体" w:cs="宋体"/>
          <w:szCs w:val="21"/>
          <w:lang w:bidi="ar"/>
        </w:rPr>
        <w:t>18.5.3未按约定投保的补救</w:t>
      </w:r>
    </w:p>
    <w:p w14:paraId="5EE5484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负有投保义务的一方当事人未按合同约定办理保险，或未能使保险持续有效的，则另一方当事人可代为办理，所需费用由负有投保义务的一方当事人承担。</w:t>
      </w:r>
    </w:p>
    <w:p w14:paraId="2F82BC9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负有投保</w:t>
      </w:r>
      <w:bookmarkStart w:id="1624" w:name="_Toc351203619"/>
      <w:bookmarkEnd w:id="1624"/>
      <w:bookmarkStart w:id="1625" w:name="_Toc337558834"/>
      <w:r>
        <w:rPr>
          <w:rFonts w:hint="eastAsia" w:ascii="宋体" w:hAnsi="宋体" w:cs="宋体"/>
          <w:kern w:val="0"/>
          <w:szCs w:val="21"/>
          <w:lang w:bidi="ar"/>
        </w:rPr>
        <w:t>义务的一方当事人未</w:t>
      </w:r>
      <w:bookmarkEnd w:id="1625"/>
      <w:r>
        <w:rPr>
          <w:rFonts w:hint="eastAsia" w:ascii="宋体" w:hAnsi="宋体" w:cs="宋体"/>
          <w:kern w:val="0"/>
          <w:szCs w:val="21"/>
          <w:lang w:bidi="ar"/>
        </w:rPr>
        <w:t>按合同约定办理某项保险，导致受益人未能得到足额赔偿的，由负有投保义务的一方当事人负责按照原应从该项保险得到的保险金数额进行补足。</w:t>
      </w:r>
    </w:p>
    <w:p w14:paraId="11464041">
      <w:pPr>
        <w:widowControl/>
        <w:wordWrap w:val="0"/>
        <w:topLinePunct/>
        <w:adjustRightInd w:val="0"/>
        <w:snapToGrid w:val="0"/>
        <w:spacing w:after="163" w:afterLines="50" w:line="360" w:lineRule="auto"/>
        <w:ind w:left="480"/>
        <w:outlineLvl w:val="3"/>
        <w:rPr>
          <w:rFonts w:ascii="宋体" w:hAnsi="宋体" w:cs="宋体"/>
        </w:rPr>
      </w:pPr>
      <w:bookmarkStart w:id="1626" w:name="_Ref4692685"/>
      <w:bookmarkEnd w:id="1626"/>
      <w:r>
        <w:rPr>
          <w:rFonts w:hint="eastAsia" w:ascii="宋体" w:hAnsi="宋体" w:cs="宋体"/>
          <w:szCs w:val="21"/>
          <w:lang w:bidi="ar"/>
        </w:rPr>
        <w:t>18.5.4通知义务</w:t>
      </w:r>
    </w:p>
    <w:p w14:paraId="454E2E7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除专用合同条件另有约定外，任何一方当事人变更除工伤保险之外的保险合同时，应事先征得另一方当事人同意，并通知工程师。</w:t>
      </w:r>
    </w:p>
    <w:p w14:paraId="73BB4CD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保险事故发生时，投保人应按照保险合同规定的条件和期限及时向保险人报告。发包人和承包人应当在知道保险事故发生后及时通知对方。</w:t>
      </w:r>
    </w:p>
    <w:p w14:paraId="2C60AF1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双方按本条规定投保不减少双方在合同下的其他义务。</w:t>
      </w:r>
    </w:p>
    <w:p w14:paraId="603AFCE3">
      <w:pPr>
        <w:widowControl/>
        <w:wordWrap w:val="0"/>
        <w:topLinePunct/>
        <w:adjustRightInd w:val="0"/>
        <w:snapToGrid w:val="0"/>
        <w:spacing w:after="163" w:afterLines="50" w:line="360" w:lineRule="auto"/>
        <w:outlineLvl w:val="1"/>
        <w:rPr>
          <w:rFonts w:ascii="宋体" w:hAnsi="宋体" w:cs="宋体"/>
          <w:kern w:val="0"/>
        </w:rPr>
      </w:pPr>
      <w:bookmarkStart w:id="1627" w:name="_Toc20171861"/>
      <w:bookmarkEnd w:id="1627"/>
      <w:bookmarkStart w:id="1628" w:name="_Ref11874997"/>
      <w:bookmarkStart w:id="1629" w:name="_Toc15307"/>
      <w:bookmarkStart w:id="1630" w:name="_Toc1500"/>
      <w:r>
        <w:rPr>
          <w:rFonts w:hint="eastAsia" w:ascii="宋体" w:hAnsi="宋体" w:cs="宋体"/>
          <w:kern w:val="0"/>
          <w:szCs w:val="21"/>
          <w:lang w:bidi="ar"/>
        </w:rPr>
        <w:t>第1</w:t>
      </w:r>
      <w:bookmarkEnd w:id="1628"/>
      <w:r>
        <w:rPr>
          <w:rFonts w:hint="eastAsia" w:ascii="宋体" w:hAnsi="宋体" w:cs="宋体"/>
          <w:kern w:val="0"/>
          <w:szCs w:val="21"/>
          <w:lang w:bidi="ar"/>
        </w:rPr>
        <w:t>9条  索赔</w:t>
      </w:r>
      <w:bookmarkEnd w:id="1629"/>
      <w:bookmarkEnd w:id="1630"/>
      <w:r>
        <w:rPr>
          <w:rFonts w:hint="eastAsia" w:ascii="宋体" w:hAnsi="宋体" w:cs="宋体"/>
          <w:kern w:val="0"/>
          <w:szCs w:val="21"/>
          <w:lang w:bidi="ar"/>
        </w:rPr>
        <w:t xml:space="preserve"> </w:t>
      </w:r>
    </w:p>
    <w:p w14:paraId="33E79CAC">
      <w:pPr>
        <w:widowControl/>
        <w:wordWrap w:val="0"/>
        <w:topLinePunct/>
        <w:adjustRightInd w:val="0"/>
        <w:snapToGrid w:val="0"/>
        <w:spacing w:after="163" w:afterLines="50" w:line="360" w:lineRule="auto"/>
        <w:outlineLvl w:val="2"/>
        <w:rPr>
          <w:rFonts w:ascii="宋体" w:hAnsi="宋体" w:cs="宋体"/>
        </w:rPr>
      </w:pPr>
      <w:bookmarkStart w:id="1631" w:name="_Toc20171862"/>
      <w:bookmarkEnd w:id="1631"/>
      <w:bookmarkStart w:id="1632" w:name="_Ref4798164"/>
      <w:bookmarkEnd w:id="1632"/>
      <w:bookmarkStart w:id="1633" w:name="_Ref4798173"/>
      <w:bookmarkStart w:id="1634" w:name="_Toc20063"/>
      <w:bookmarkStart w:id="1635" w:name="_Toc51766714"/>
      <w:bookmarkStart w:id="1636" w:name="_Toc13553"/>
      <w:bookmarkStart w:id="1637" w:name="_Toc84930850"/>
      <w:bookmarkStart w:id="1638" w:name="_Toc58860301"/>
      <w:bookmarkStart w:id="1639" w:name="_Toc27067"/>
      <w:bookmarkStart w:id="1640" w:name="_Toc22603"/>
      <w:r>
        <w:rPr>
          <w:rFonts w:hint="eastAsia" w:ascii="宋体" w:hAnsi="宋体" w:cs="宋体"/>
          <w:szCs w:val="21"/>
          <w:lang w:bidi="ar"/>
        </w:rPr>
        <w:t>1</w:t>
      </w:r>
      <w:bookmarkEnd w:id="1633"/>
      <w:r>
        <w:rPr>
          <w:rFonts w:hint="eastAsia" w:ascii="宋体" w:hAnsi="宋体" w:cs="宋体"/>
          <w:szCs w:val="21"/>
          <w:lang w:bidi="ar"/>
        </w:rPr>
        <w:t xml:space="preserve">9.1  </w:t>
      </w:r>
      <w:bookmarkEnd w:id="1634"/>
      <w:bookmarkEnd w:id="1635"/>
      <w:r>
        <w:rPr>
          <w:rFonts w:hint="eastAsia" w:ascii="宋体" w:hAnsi="宋体" w:cs="宋体"/>
          <w:szCs w:val="21"/>
          <w:lang w:bidi="ar"/>
        </w:rPr>
        <w:t>索赔的提出</w:t>
      </w:r>
      <w:bookmarkEnd w:id="1636"/>
      <w:bookmarkEnd w:id="1637"/>
      <w:bookmarkEnd w:id="1638"/>
      <w:bookmarkEnd w:id="1639"/>
      <w:bookmarkEnd w:id="1640"/>
    </w:p>
    <w:p w14:paraId="0A50FCF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根据合同约定，任意一方认为有权得到追加/减少付款、延长缺陷责任期和（或）延长工期的，应按以下程序向对方提出索赔：</w:t>
      </w:r>
    </w:p>
    <w:p w14:paraId="1EEEB36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索赔方应在知道或应当知道索赔事件发生后28天内，向对方递交索赔意向通知书，并说明发生索赔事件的事由；索赔方未在前述28天内发出索赔意向通知书的，丧失要求追加/减少付款、延长缺陷责任期和（或）延长工期的权利；</w:t>
      </w:r>
    </w:p>
    <w:p w14:paraId="1F5246C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（2）索赔方应在发出索赔意向通知书后28天内，向对方正式递交索赔报告；索赔报告应详细说明索赔理由以及要求追加/减少的付款金额、延长缺陷责任期和（或）延长的工期，并附必要的记录和证明材料；</w:t>
      </w:r>
    </w:p>
    <w:p w14:paraId="67D79C3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（3）索赔事件具有持续影响的，索赔方应每月递交延续索赔通知，说明持续影响的实际情况和记录，列出累计的追加/减少付款金额、延长缺陷责任期和（或）工期延长天数；</w:t>
      </w:r>
    </w:p>
    <w:p w14:paraId="0D0292FA">
      <w:pPr>
        <w:widowControl/>
        <w:adjustRightInd w:val="0"/>
        <w:snapToGrid w:val="0"/>
        <w:spacing w:after="163" w:afterLines="50" w:line="360" w:lineRule="auto"/>
        <w:ind w:firstLine="420" w:firstLineChars="200"/>
        <w:rPr>
          <w:rFonts w:ascii="宋体" w:hAnsi="宋体" w:cs="宋体"/>
          <w:kern w:val="0"/>
          <w:szCs w:val="21"/>
          <w:lang w:bidi="ar"/>
        </w:rPr>
      </w:pPr>
      <w:bookmarkStart w:id="1641" w:name="_Ref4796178"/>
      <w:bookmarkEnd w:id="1641"/>
      <w:r>
        <w:rPr>
          <w:rFonts w:hint="eastAsia" w:ascii="宋体" w:hAnsi="宋体" w:cs="宋体"/>
          <w:kern w:val="0"/>
          <w:szCs w:val="21"/>
          <w:lang w:bidi="ar"/>
        </w:rPr>
        <w:t>（4）在索赔事件影响结束后28天内，索赔方应向对方递交最终索赔报告，说明最终要求索赔的追加/减少付款金额、延长缺陷责任期和（或）延长的工期，并附必要的记录和证明材料。</w:t>
      </w:r>
    </w:p>
    <w:p w14:paraId="44CCC0CC">
      <w:pPr>
        <w:widowControl/>
        <w:adjustRightInd w:val="0"/>
        <w:snapToGrid w:val="0"/>
        <w:spacing w:after="163" w:afterLines="50" w:line="360" w:lineRule="auto"/>
        <w:ind w:firstLine="420" w:firstLineChars="200"/>
      </w:pPr>
      <w:r>
        <w:rPr>
          <w:rFonts w:hint="eastAsia"/>
        </w:rPr>
        <w:t>（5） 承包人作为索赔方时，其索赔意向通知书、索赔报告及相关索赔文件应向工程师提出；发包人作为索赔方时，其索赔意向通知书、索赔报告及相关索赔文件可自行向承包人提出或由工程师向承包人提出。</w:t>
      </w:r>
    </w:p>
    <w:p w14:paraId="5ED53CDC">
      <w:pPr>
        <w:widowControl/>
        <w:wordWrap w:val="0"/>
        <w:topLinePunct/>
        <w:adjustRightInd w:val="0"/>
        <w:snapToGrid w:val="0"/>
        <w:spacing w:after="163" w:afterLines="50" w:line="360" w:lineRule="auto"/>
        <w:outlineLvl w:val="2"/>
        <w:rPr>
          <w:rFonts w:ascii="宋体" w:hAnsi="宋体" w:cs="宋体"/>
        </w:rPr>
      </w:pPr>
      <w:bookmarkStart w:id="1642" w:name="_Ref4796254"/>
      <w:bookmarkEnd w:id="1642"/>
      <w:bookmarkStart w:id="1643" w:name="_Toc20171863"/>
      <w:bookmarkEnd w:id="1643"/>
      <w:bookmarkStart w:id="1644" w:name="_Ref4796262"/>
      <w:bookmarkStart w:id="1645" w:name="_Toc51766715"/>
      <w:bookmarkStart w:id="1646" w:name="_Toc58860302"/>
      <w:bookmarkStart w:id="1647" w:name="_Toc2896"/>
      <w:bookmarkStart w:id="1648" w:name="_Toc29558"/>
      <w:bookmarkStart w:id="1649" w:name="_Toc84930851"/>
      <w:bookmarkStart w:id="1650" w:name="_Toc22504"/>
      <w:bookmarkStart w:id="1651" w:name="_Toc1590"/>
      <w:r>
        <w:rPr>
          <w:rFonts w:hint="eastAsia" w:ascii="宋体" w:hAnsi="宋体" w:cs="宋体"/>
          <w:szCs w:val="21"/>
          <w:lang w:bidi="ar"/>
        </w:rPr>
        <w:t>1</w:t>
      </w:r>
      <w:bookmarkEnd w:id="1644"/>
      <w:r>
        <w:rPr>
          <w:rFonts w:hint="eastAsia" w:ascii="宋体" w:hAnsi="宋体" w:cs="宋体"/>
          <w:szCs w:val="21"/>
          <w:lang w:bidi="ar"/>
        </w:rPr>
        <w:t>9.2  承包人索赔的处理程序</w:t>
      </w:r>
      <w:bookmarkEnd w:id="1645"/>
      <w:bookmarkEnd w:id="1646"/>
      <w:bookmarkEnd w:id="1647"/>
      <w:bookmarkEnd w:id="1648"/>
      <w:bookmarkEnd w:id="1649"/>
      <w:bookmarkEnd w:id="1650"/>
      <w:bookmarkEnd w:id="1651"/>
    </w:p>
    <w:p w14:paraId="329AE2F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（1）工程师收到承包人提交的索赔报告后，应及时审查索赔报告的内容、查验承包人的记录和证明材料，必要时工程师可要求承包人提交全部原始记录副本。</w:t>
      </w:r>
    </w:p>
    <w:p w14:paraId="2DE9319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工程师应按第3.6款[商定或确定]商定或确定追加的付款和（或）延长的工期，并在收到上述索赔报告或有关索赔的进一步证明材料后及时书面告知发包人，并在42天内，将发包人书面认可的索赔处理结果答复承包人。工程师在收到索赔报告或有关索赔的进一步证明材料后的42天内不予答复的，视为认可索赔。</w:t>
      </w:r>
    </w:p>
    <w:p w14:paraId="04E61B5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（3）承包人接受索赔处理结果的，发包人应在作出索赔处理结果答复后28天内完成支付。承包人不接受索赔处理结果的，按照第20条[争议解决]约定处理。</w:t>
      </w:r>
    </w:p>
    <w:p w14:paraId="7025BE99">
      <w:pPr>
        <w:widowControl/>
        <w:wordWrap w:val="0"/>
        <w:topLinePunct/>
        <w:adjustRightInd w:val="0"/>
        <w:snapToGrid w:val="0"/>
        <w:spacing w:after="163" w:afterLines="50" w:line="360" w:lineRule="auto"/>
        <w:outlineLvl w:val="2"/>
        <w:rPr>
          <w:rFonts w:ascii="宋体" w:hAnsi="宋体" w:cs="宋体"/>
        </w:rPr>
      </w:pPr>
      <w:bookmarkStart w:id="1652" w:name="_Ref16542153"/>
      <w:bookmarkEnd w:id="1652"/>
      <w:bookmarkStart w:id="1653" w:name="_Toc20171865"/>
      <w:bookmarkEnd w:id="1653"/>
      <w:bookmarkStart w:id="1654" w:name="_Ref16542123"/>
      <w:bookmarkEnd w:id="1654"/>
      <w:bookmarkStart w:id="1655" w:name="_Toc51766717"/>
      <w:bookmarkStart w:id="1656" w:name="_Toc21043"/>
      <w:bookmarkStart w:id="1657" w:name="_Toc8743"/>
      <w:bookmarkStart w:id="1658" w:name="_Toc84930852"/>
      <w:bookmarkStart w:id="1659" w:name="_Toc20957"/>
      <w:bookmarkStart w:id="1660" w:name="_Toc58860303"/>
      <w:bookmarkStart w:id="1661" w:name="_Toc28462"/>
      <w:r>
        <w:rPr>
          <w:rFonts w:hint="eastAsia" w:ascii="宋体" w:hAnsi="宋体" w:cs="宋体"/>
          <w:szCs w:val="21"/>
          <w:lang w:bidi="ar"/>
        </w:rPr>
        <w:t>19.3  发包人索赔的处理程序</w:t>
      </w:r>
      <w:bookmarkEnd w:id="1655"/>
      <w:bookmarkEnd w:id="1656"/>
      <w:bookmarkEnd w:id="1657"/>
      <w:bookmarkEnd w:id="1658"/>
      <w:bookmarkEnd w:id="1659"/>
      <w:bookmarkEnd w:id="1660"/>
      <w:bookmarkEnd w:id="1661"/>
    </w:p>
    <w:p w14:paraId="58BE736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（1）承包人收到发包人提交的索赔报告后，应及时审查索赔报告的内容、查验发包人证明材料；</w:t>
      </w:r>
    </w:p>
    <w:p w14:paraId="52F8D59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（2）承包人应在收到上述索赔报告或有关索赔的进一步证明材料后42天内，将索赔处理结果答复发包人。承包人在收到索赔通知书或有关索赔的进一步证明材料后的42天内不予答复的，视为认可索赔。</w:t>
      </w:r>
    </w:p>
    <w:p w14:paraId="46DCD95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（3）发包人接受索赔处理结果的，发包人可从应支付给承包人的合同价款中扣除赔付的金额或延长缺陷责任期；发包人不接受索赔处理结果的，按第20条[争议解决]约定处理。</w:t>
      </w:r>
    </w:p>
    <w:p w14:paraId="5E3C8667">
      <w:pPr>
        <w:widowControl/>
        <w:wordWrap w:val="0"/>
        <w:topLinePunct/>
        <w:adjustRightInd w:val="0"/>
        <w:snapToGrid w:val="0"/>
        <w:spacing w:after="163" w:afterLines="50" w:line="360" w:lineRule="auto"/>
        <w:outlineLvl w:val="2"/>
        <w:rPr>
          <w:rFonts w:ascii="宋体" w:hAnsi="宋体" w:cs="宋体"/>
        </w:rPr>
      </w:pPr>
      <w:bookmarkStart w:id="1662" w:name="_Toc20171866"/>
      <w:bookmarkEnd w:id="1662"/>
      <w:bookmarkStart w:id="1663" w:name="_Toc11875"/>
      <w:bookmarkStart w:id="1664" w:name="_Toc84930853"/>
      <w:bookmarkStart w:id="1665" w:name="_Toc51766718"/>
      <w:bookmarkStart w:id="1666" w:name="_Toc58860304"/>
      <w:bookmarkStart w:id="1667" w:name="_Toc12092"/>
      <w:bookmarkStart w:id="1668" w:name="_Toc2166"/>
      <w:bookmarkStart w:id="1669" w:name="_Toc12705"/>
      <w:r>
        <w:rPr>
          <w:rFonts w:hint="eastAsia" w:ascii="宋体" w:hAnsi="宋体" w:cs="宋体"/>
          <w:szCs w:val="21"/>
          <w:lang w:bidi="ar"/>
        </w:rPr>
        <w:t>19.4  提出索赔的期限</w:t>
      </w:r>
      <w:bookmarkEnd w:id="1663"/>
      <w:bookmarkEnd w:id="1664"/>
      <w:bookmarkEnd w:id="1665"/>
      <w:bookmarkEnd w:id="1666"/>
      <w:bookmarkEnd w:id="1667"/>
      <w:bookmarkEnd w:id="1668"/>
      <w:bookmarkEnd w:id="1669"/>
    </w:p>
    <w:p w14:paraId="79E280A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（1）承包人按第14.5款[竣工结算]约定接收竣工付款证书后，应被认为已无权再提出在合同工程接收证书颁发前所发生的任何索赔。</w:t>
      </w:r>
    </w:p>
    <w:p w14:paraId="7DAE7C3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（2）承包人按第14.7款[最终结清]提交的最终结清申请单中，只限于提出工程接收证书颁发后发生的索赔。提出索赔的期限均自接受最终结清证书时终止。</w:t>
      </w:r>
    </w:p>
    <w:p w14:paraId="34E0FB31">
      <w:pPr>
        <w:widowControl/>
        <w:wordWrap w:val="0"/>
        <w:topLinePunct/>
        <w:adjustRightInd w:val="0"/>
        <w:snapToGrid w:val="0"/>
        <w:spacing w:after="163" w:afterLines="50" w:line="360" w:lineRule="auto"/>
        <w:outlineLvl w:val="1"/>
        <w:rPr>
          <w:rFonts w:ascii="宋体" w:hAnsi="宋体" w:cs="宋体"/>
          <w:kern w:val="0"/>
        </w:rPr>
      </w:pPr>
      <w:bookmarkStart w:id="1670" w:name="_Toc20171867"/>
      <w:bookmarkEnd w:id="1670"/>
      <w:bookmarkStart w:id="1671" w:name="_Ref532142075"/>
      <w:bookmarkEnd w:id="1671"/>
      <w:bookmarkStart w:id="1672" w:name="_Ref532197861"/>
      <w:bookmarkStart w:id="1673" w:name="_Toc11275"/>
      <w:bookmarkStart w:id="1674" w:name="_Toc7203"/>
      <w:r>
        <w:rPr>
          <w:rFonts w:hint="eastAsia" w:ascii="宋体" w:hAnsi="宋体" w:cs="宋体"/>
          <w:kern w:val="0"/>
          <w:szCs w:val="21"/>
          <w:lang w:bidi="ar"/>
        </w:rPr>
        <w:t>第2</w:t>
      </w:r>
      <w:bookmarkEnd w:id="1672"/>
      <w:r>
        <w:rPr>
          <w:rFonts w:hint="eastAsia" w:ascii="宋体" w:hAnsi="宋体" w:cs="宋体"/>
          <w:kern w:val="0"/>
          <w:szCs w:val="21"/>
          <w:lang w:bidi="ar"/>
        </w:rPr>
        <w:t>0条  争议解决</w:t>
      </w:r>
      <w:bookmarkEnd w:id="1673"/>
      <w:bookmarkEnd w:id="1674"/>
      <w:r>
        <w:rPr>
          <w:rFonts w:hint="eastAsia" w:ascii="宋体" w:hAnsi="宋体" w:cs="宋体"/>
          <w:kern w:val="0"/>
          <w:szCs w:val="21"/>
          <w:lang w:bidi="ar"/>
        </w:rPr>
        <w:t xml:space="preserve"> </w:t>
      </w:r>
    </w:p>
    <w:p w14:paraId="1AABD228">
      <w:pPr>
        <w:widowControl/>
        <w:wordWrap w:val="0"/>
        <w:topLinePunct/>
        <w:adjustRightInd w:val="0"/>
        <w:snapToGrid w:val="0"/>
        <w:spacing w:after="163" w:afterLines="50" w:line="360" w:lineRule="auto"/>
        <w:outlineLvl w:val="2"/>
        <w:rPr>
          <w:rFonts w:ascii="宋体" w:hAnsi="宋体" w:cs="宋体"/>
        </w:rPr>
      </w:pPr>
      <w:bookmarkStart w:id="1675" w:name="_Toc20171868"/>
      <w:bookmarkEnd w:id="1675"/>
      <w:bookmarkStart w:id="1676" w:name="_Ref415507198"/>
      <w:bookmarkStart w:id="1677" w:name="_Toc84930855"/>
      <w:bookmarkStart w:id="1678" w:name="_Toc58860306"/>
      <w:bookmarkStart w:id="1679" w:name="_Toc19970"/>
      <w:bookmarkStart w:id="1680" w:name="_Toc18972"/>
      <w:bookmarkStart w:id="1681" w:name="_Toc51766720"/>
      <w:bookmarkStart w:id="1682" w:name="_Toc9119"/>
      <w:bookmarkStart w:id="1683" w:name="_Toc4865"/>
      <w:r>
        <w:rPr>
          <w:rFonts w:hint="eastAsia" w:ascii="宋体" w:hAnsi="宋体" w:cs="宋体"/>
          <w:szCs w:val="21"/>
          <w:lang w:bidi="ar"/>
        </w:rPr>
        <w:t>2</w:t>
      </w:r>
      <w:bookmarkEnd w:id="1676"/>
      <w:r>
        <w:rPr>
          <w:rFonts w:hint="eastAsia" w:ascii="宋体" w:hAnsi="宋体" w:cs="宋体"/>
          <w:szCs w:val="21"/>
          <w:lang w:bidi="ar"/>
        </w:rPr>
        <w:t>0.1  和解</w:t>
      </w:r>
      <w:bookmarkEnd w:id="1677"/>
      <w:bookmarkEnd w:id="1678"/>
      <w:bookmarkEnd w:id="1679"/>
      <w:bookmarkEnd w:id="1680"/>
      <w:bookmarkEnd w:id="1681"/>
      <w:bookmarkEnd w:id="1682"/>
      <w:bookmarkEnd w:id="1683"/>
    </w:p>
    <w:p w14:paraId="3D150E6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合同当事人可以就争议自行和解，自行和解达成协议的经双方签名并盖章后作为合同补充文件，双方均应遵照执行。</w:t>
      </w:r>
    </w:p>
    <w:p w14:paraId="3DD2F186">
      <w:pPr>
        <w:widowControl/>
        <w:wordWrap w:val="0"/>
        <w:topLinePunct/>
        <w:adjustRightInd w:val="0"/>
        <w:snapToGrid w:val="0"/>
        <w:spacing w:after="163" w:afterLines="50" w:line="360" w:lineRule="auto"/>
        <w:outlineLvl w:val="2"/>
        <w:rPr>
          <w:rFonts w:ascii="宋体" w:hAnsi="宋体" w:cs="宋体"/>
        </w:rPr>
      </w:pPr>
      <w:bookmarkStart w:id="1684" w:name="_Toc20171869"/>
      <w:bookmarkEnd w:id="1684"/>
      <w:bookmarkStart w:id="1685" w:name="_Toc445"/>
      <w:bookmarkStart w:id="1686" w:name="_Toc16833"/>
      <w:bookmarkStart w:id="1687" w:name="_Toc51766721"/>
      <w:bookmarkStart w:id="1688" w:name="_Toc18346"/>
      <w:bookmarkStart w:id="1689" w:name="_Toc58860307"/>
      <w:bookmarkStart w:id="1690" w:name="_Toc20305"/>
      <w:bookmarkStart w:id="1691" w:name="_Toc84930856"/>
      <w:r>
        <w:rPr>
          <w:rFonts w:hint="eastAsia" w:ascii="宋体" w:hAnsi="宋体" w:cs="宋体"/>
          <w:szCs w:val="21"/>
          <w:lang w:bidi="ar"/>
        </w:rPr>
        <w:t>20.2  调解</w:t>
      </w:r>
      <w:bookmarkEnd w:id="1685"/>
      <w:bookmarkEnd w:id="1686"/>
      <w:bookmarkEnd w:id="1687"/>
      <w:bookmarkEnd w:id="1688"/>
      <w:bookmarkEnd w:id="1689"/>
      <w:bookmarkEnd w:id="1690"/>
      <w:bookmarkEnd w:id="1691"/>
      <w:r>
        <w:rPr>
          <w:rFonts w:hint="eastAsia" w:ascii="宋体" w:hAnsi="宋体" w:cs="宋体"/>
          <w:szCs w:val="21"/>
          <w:lang w:bidi="ar"/>
        </w:rPr>
        <w:t xml:space="preserve"> </w:t>
      </w:r>
    </w:p>
    <w:p w14:paraId="7192E8D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合同当事人可以就争议请求建设行政主管部门、行业协会或其他第三方进行调解，调解达成协议的，经双方签名盖章后作为合同补充文件，双方均应遵照执行。</w:t>
      </w:r>
    </w:p>
    <w:p w14:paraId="6FCAAAAE">
      <w:pPr>
        <w:widowControl/>
        <w:wordWrap w:val="0"/>
        <w:topLinePunct/>
        <w:adjustRightInd w:val="0"/>
        <w:snapToGrid w:val="0"/>
        <w:spacing w:after="163" w:afterLines="50" w:line="360" w:lineRule="auto"/>
        <w:outlineLvl w:val="2"/>
        <w:rPr>
          <w:rFonts w:ascii="宋体" w:hAnsi="宋体" w:cs="宋体"/>
        </w:rPr>
      </w:pPr>
      <w:bookmarkStart w:id="1692" w:name="_Ref532221532"/>
      <w:bookmarkEnd w:id="1692"/>
      <w:bookmarkStart w:id="1693" w:name="_Toc20171870"/>
      <w:bookmarkEnd w:id="1693"/>
      <w:bookmarkStart w:id="1694" w:name="_Ref532221527"/>
      <w:bookmarkStart w:id="1695" w:name="_Toc58860308"/>
      <w:bookmarkStart w:id="1696" w:name="_Toc11725"/>
      <w:bookmarkStart w:id="1697" w:name="_Toc24716"/>
      <w:bookmarkStart w:id="1698" w:name="_Toc84930857"/>
      <w:bookmarkStart w:id="1699" w:name="_Toc51766722"/>
      <w:bookmarkStart w:id="1700" w:name="_Toc11295"/>
      <w:bookmarkStart w:id="1701" w:name="_Toc26772"/>
      <w:r>
        <w:rPr>
          <w:rFonts w:hint="eastAsia" w:ascii="宋体" w:hAnsi="宋体" w:cs="宋体"/>
          <w:szCs w:val="21"/>
          <w:lang w:bidi="ar"/>
        </w:rPr>
        <w:t>2</w:t>
      </w:r>
      <w:bookmarkEnd w:id="1694"/>
      <w:r>
        <w:rPr>
          <w:rFonts w:hint="eastAsia" w:ascii="宋体" w:hAnsi="宋体" w:cs="宋体"/>
          <w:szCs w:val="21"/>
          <w:lang w:bidi="ar"/>
        </w:rPr>
        <w:t>0.3  争议评审</w:t>
      </w:r>
      <w:bookmarkEnd w:id="1695"/>
      <w:bookmarkEnd w:id="1696"/>
      <w:bookmarkEnd w:id="1697"/>
      <w:bookmarkEnd w:id="1698"/>
      <w:bookmarkEnd w:id="1699"/>
      <w:bookmarkEnd w:id="1700"/>
      <w:bookmarkEnd w:id="1701"/>
    </w:p>
    <w:p w14:paraId="4032A49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合同当事人在专用合同条件中约定采取争议评审方式及评审规则解决争议的，按下列约定执行：</w:t>
      </w:r>
    </w:p>
    <w:p w14:paraId="5D10F4F5">
      <w:pPr>
        <w:widowControl/>
        <w:wordWrap w:val="0"/>
        <w:topLinePunct/>
        <w:adjustRightInd w:val="0"/>
        <w:snapToGrid w:val="0"/>
        <w:spacing w:after="163" w:afterLines="50" w:line="360" w:lineRule="auto"/>
        <w:ind w:left="480"/>
        <w:outlineLvl w:val="3"/>
        <w:rPr>
          <w:rFonts w:ascii="宋体" w:hAnsi="宋体" w:cs="宋体"/>
        </w:rPr>
      </w:pPr>
      <w:r>
        <w:rPr>
          <w:rFonts w:hint="eastAsia" w:ascii="宋体" w:hAnsi="宋体" w:cs="宋体"/>
          <w:szCs w:val="21"/>
          <w:lang w:bidi="ar"/>
        </w:rPr>
        <w:t>20.3.1争议评审小组的确定</w:t>
      </w:r>
    </w:p>
    <w:p w14:paraId="376EFEB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合同当事人可以共同选择一名或三名争议评审员，组成争议评审小组。如专用合同条件未对成员人数进行约定，则应由三名成员组成。除专用合同条件另有约定外，合同当事人应当自合同订立后28天内，或者争议发生后14天内，选定争议评审员。</w:t>
      </w:r>
    </w:p>
    <w:p w14:paraId="4B8F113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选择一名争议评审员的，由合同当事人共同确定；选择三名争议评审员的，各自选定一名，第三名成员由合同当事人共同确定或由合同当事人委托已选定的争议评审员共同确定，为首席争议评审员。争议评审员为一人且合同当事人未能达成一致的，或争议评审员为三人且合同当事人就首席争议评审员未能达成一致的，由专用合同条件约定的评审机构指定。</w:t>
      </w:r>
    </w:p>
    <w:p w14:paraId="6EE5AEA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除专用合同条件另有约定外，争议评审员报酬由发包人和承包人各承担一半。</w:t>
      </w:r>
    </w:p>
    <w:p w14:paraId="0B32A9A6">
      <w:pPr>
        <w:widowControl/>
        <w:wordWrap w:val="0"/>
        <w:topLinePunct/>
        <w:adjustRightInd w:val="0"/>
        <w:snapToGrid w:val="0"/>
        <w:spacing w:after="163" w:afterLines="50" w:line="360" w:lineRule="auto"/>
        <w:ind w:left="480"/>
        <w:outlineLvl w:val="3"/>
        <w:rPr>
          <w:rFonts w:ascii="宋体" w:hAnsi="宋体" w:cs="宋体"/>
        </w:rPr>
      </w:pPr>
      <w:bookmarkStart w:id="1702" w:name="_Ref532287270"/>
      <w:bookmarkEnd w:id="1702"/>
      <w:r>
        <w:rPr>
          <w:rFonts w:hint="eastAsia" w:ascii="宋体" w:hAnsi="宋体" w:cs="宋体"/>
          <w:szCs w:val="21"/>
          <w:lang w:bidi="ar"/>
        </w:rPr>
        <w:t>20.3.2争议的避免</w:t>
      </w:r>
    </w:p>
    <w:p w14:paraId="7A446A7D">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合同当事人协商一致，可以共同书面请求争议评审小组，就合同履行过程中可能出现争议的情况提供协助或进行非正式讨论，争议评审小组应给出公正的意见或建议。</w:t>
      </w:r>
    </w:p>
    <w:p w14:paraId="7F1388C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此类协助或非正式讨论可在任何会议、施工现场视察或其他场合进行，并且除专用合同条件另有约定外，发包人和承包人均应出席。</w:t>
      </w:r>
    </w:p>
    <w:p w14:paraId="351C224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争议评审小组在此类非正式讨论上给出的任何意见或建议，无论是口头还是书面的，对发包人和承包人不具有约束力，争议评审小组在之后的争议评审程序或决定中也不受此类意见或建议的约束。</w:t>
      </w:r>
    </w:p>
    <w:p w14:paraId="1AC5BC0E">
      <w:pPr>
        <w:widowControl/>
        <w:wordWrap w:val="0"/>
        <w:topLinePunct/>
        <w:adjustRightInd w:val="0"/>
        <w:snapToGrid w:val="0"/>
        <w:spacing w:after="163" w:afterLines="50" w:line="360" w:lineRule="auto"/>
        <w:ind w:left="480"/>
        <w:outlineLvl w:val="3"/>
        <w:rPr>
          <w:rFonts w:ascii="宋体" w:hAnsi="宋体" w:cs="宋体"/>
        </w:rPr>
      </w:pPr>
      <w:bookmarkStart w:id="1703" w:name="_Ref4695594"/>
      <w:bookmarkEnd w:id="1703"/>
      <w:r>
        <w:rPr>
          <w:rFonts w:hint="eastAsia" w:ascii="宋体" w:hAnsi="宋体" w:cs="宋体"/>
          <w:szCs w:val="21"/>
          <w:lang w:bidi="ar"/>
        </w:rPr>
        <w:t>20.3.3争议评审小组的决定</w:t>
      </w:r>
    </w:p>
    <w:p w14:paraId="207D981E">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合同当事人可在任何时间将与合同有关的任何争议共同提请争议评审小组进行评审。争议评审小组应秉持客观、公正原则，充分听取合同当事人的意见，依据相关法律、规范、标准、案例经验及商业惯例等，自收到争议评审申请报告后14天或争议评审小组建议并经双方同意的其他期限内作出书面决定，并说明理由。合同当事人可以在专用合同条件中对本项事项另行约定。</w:t>
      </w:r>
    </w:p>
    <w:p w14:paraId="007F8F51">
      <w:pPr>
        <w:widowControl/>
        <w:wordWrap w:val="0"/>
        <w:topLinePunct/>
        <w:adjustRightInd w:val="0"/>
        <w:snapToGrid w:val="0"/>
        <w:spacing w:after="163" w:afterLines="50" w:line="360" w:lineRule="auto"/>
        <w:ind w:left="480"/>
        <w:outlineLvl w:val="3"/>
        <w:rPr>
          <w:rFonts w:ascii="宋体" w:hAnsi="宋体" w:cs="宋体"/>
        </w:rPr>
      </w:pPr>
      <w:r>
        <w:rPr>
          <w:rFonts w:hint="eastAsia" w:ascii="宋体" w:hAnsi="宋体" w:cs="宋体"/>
          <w:szCs w:val="21"/>
          <w:lang w:bidi="ar"/>
        </w:rPr>
        <w:t>20.3.4争议评审小组决定的效力</w:t>
      </w:r>
    </w:p>
    <w:p w14:paraId="140BDB75">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争议评审小组作出的书面决定经合同当事人签名确认后，对双方具有约束力，双方应遵照执行。</w:t>
      </w:r>
    </w:p>
    <w:p w14:paraId="70CA9C1D">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任何一方当事人不接受争议评审小组决定或不履行争议评审小组决定的，双方可选择采用其他争议解决方式。</w:t>
      </w:r>
    </w:p>
    <w:p w14:paraId="4C40198E">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任何一方当事人不接受争议评审小组的决定，并不影响暂时执行争议评审小组的决定，直到在后续的采用其他争议解决方式中对争议评审小组的决定进行了改变。</w:t>
      </w:r>
    </w:p>
    <w:p w14:paraId="293A7E28">
      <w:pPr>
        <w:widowControl/>
        <w:wordWrap w:val="0"/>
        <w:topLinePunct/>
        <w:adjustRightInd w:val="0"/>
        <w:snapToGrid w:val="0"/>
        <w:spacing w:after="163" w:afterLines="50" w:line="360" w:lineRule="auto"/>
        <w:outlineLvl w:val="2"/>
        <w:rPr>
          <w:rFonts w:ascii="宋体" w:hAnsi="宋体" w:cs="宋体"/>
        </w:rPr>
      </w:pPr>
      <w:bookmarkStart w:id="1704" w:name="_Toc20171871"/>
      <w:bookmarkEnd w:id="1704"/>
      <w:bookmarkStart w:id="1705" w:name="_Ref532221748"/>
      <w:bookmarkEnd w:id="1705"/>
      <w:bookmarkStart w:id="1706" w:name="_Ref532221752"/>
      <w:bookmarkStart w:id="1707" w:name="_Toc58860309"/>
      <w:bookmarkStart w:id="1708" w:name="_Toc16764"/>
      <w:bookmarkStart w:id="1709" w:name="_Toc26665"/>
      <w:bookmarkStart w:id="1710" w:name="_Toc84930858"/>
      <w:bookmarkStart w:id="1711" w:name="_Toc51766723"/>
      <w:bookmarkStart w:id="1712" w:name="_Toc26896"/>
      <w:bookmarkStart w:id="1713" w:name="_Toc12113"/>
      <w:r>
        <w:rPr>
          <w:rFonts w:hint="eastAsia" w:ascii="宋体" w:hAnsi="宋体" w:cs="宋体"/>
          <w:szCs w:val="21"/>
          <w:lang w:bidi="ar"/>
        </w:rPr>
        <w:t>2</w:t>
      </w:r>
      <w:bookmarkEnd w:id="1706"/>
      <w:r>
        <w:rPr>
          <w:rFonts w:hint="eastAsia" w:ascii="宋体" w:hAnsi="宋体" w:cs="宋体"/>
          <w:szCs w:val="21"/>
          <w:lang w:bidi="ar"/>
        </w:rPr>
        <w:t>0.4  仲裁或诉讼</w:t>
      </w:r>
      <w:bookmarkEnd w:id="1707"/>
      <w:bookmarkEnd w:id="1708"/>
      <w:bookmarkEnd w:id="1709"/>
      <w:bookmarkEnd w:id="1710"/>
      <w:bookmarkEnd w:id="1711"/>
      <w:bookmarkEnd w:id="1712"/>
      <w:bookmarkEnd w:id="1713"/>
    </w:p>
    <w:p w14:paraId="01057BC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因合同及合同有关事项产生的争议，合同当事人可以在专用合同条件中约定以下一种方式解决争议：</w:t>
      </w:r>
    </w:p>
    <w:p w14:paraId="7D4F6C4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（1）向约定的仲裁委员会申请仲裁；</w:t>
      </w:r>
    </w:p>
    <w:p w14:paraId="4FE63E5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（2）向有管辖权的人民法院起诉。</w:t>
      </w:r>
    </w:p>
    <w:p w14:paraId="1E6FEB04">
      <w:pPr>
        <w:widowControl/>
        <w:wordWrap w:val="0"/>
        <w:topLinePunct/>
        <w:adjustRightInd w:val="0"/>
        <w:snapToGrid w:val="0"/>
        <w:spacing w:after="163" w:afterLines="50" w:line="360" w:lineRule="auto"/>
        <w:outlineLvl w:val="2"/>
        <w:rPr>
          <w:rFonts w:ascii="宋体" w:hAnsi="宋体" w:cs="宋体"/>
        </w:rPr>
      </w:pPr>
      <w:bookmarkStart w:id="1714" w:name="_Toc20171872"/>
      <w:bookmarkEnd w:id="1714"/>
      <w:bookmarkStart w:id="1715" w:name="_Toc6499"/>
      <w:bookmarkStart w:id="1716" w:name="_Toc51766724"/>
      <w:bookmarkStart w:id="1717" w:name="_Toc15171"/>
      <w:bookmarkStart w:id="1718" w:name="_Toc58860310"/>
      <w:bookmarkStart w:id="1719" w:name="_Toc7709"/>
      <w:bookmarkStart w:id="1720" w:name="_Toc9803"/>
      <w:bookmarkStart w:id="1721" w:name="_Toc84930859"/>
      <w:r>
        <w:rPr>
          <w:rFonts w:hint="eastAsia" w:ascii="宋体" w:hAnsi="宋体" w:cs="宋体"/>
          <w:szCs w:val="21"/>
          <w:lang w:bidi="ar"/>
        </w:rPr>
        <w:t>20.5  争议解决条款效力</w:t>
      </w:r>
      <w:bookmarkEnd w:id="1715"/>
      <w:bookmarkEnd w:id="1716"/>
      <w:bookmarkEnd w:id="1717"/>
      <w:bookmarkEnd w:id="1718"/>
      <w:bookmarkEnd w:id="1719"/>
      <w:bookmarkEnd w:id="1720"/>
      <w:bookmarkEnd w:id="1721"/>
    </w:p>
    <w:p w14:paraId="0515707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合同有关争议解决的条款独立存在，合同的不生效、无效、被撤销或者终止的，不影响合同中有关争议解决条款的效力。</w:t>
      </w:r>
    </w:p>
    <w:p w14:paraId="7D8E2AA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szCs w:val="21"/>
          <w:lang w:bidi="ar"/>
        </w:rPr>
        <w:br w:type="page"/>
      </w:r>
    </w:p>
    <w:p w14:paraId="6F814BEF">
      <w:pPr>
        <w:widowControl/>
        <w:adjustRightInd w:val="0"/>
        <w:snapToGrid w:val="0"/>
        <w:spacing w:after="50" w:line="360" w:lineRule="auto"/>
        <w:jc w:val="center"/>
        <w:outlineLvl w:val="0"/>
        <w:rPr>
          <w:rFonts w:ascii="宋体" w:hAnsi="宋体" w:cs="宋体"/>
          <w:b/>
          <w:kern w:val="44"/>
        </w:rPr>
      </w:pPr>
      <w:bookmarkStart w:id="1722" w:name="_Toc20171873"/>
      <w:bookmarkEnd w:id="1722"/>
      <w:bookmarkStart w:id="1723" w:name="_Toc21115"/>
      <w:bookmarkStart w:id="1724" w:name="_Toc31256"/>
      <w:r>
        <w:rPr>
          <w:rFonts w:hint="eastAsia" w:ascii="宋体" w:hAnsi="宋体" w:cs="宋体"/>
          <w:b/>
          <w:kern w:val="44"/>
          <w:szCs w:val="21"/>
          <w:lang w:bidi="ar"/>
        </w:rPr>
        <w:t>第三部分 专用合同条件</w:t>
      </w:r>
      <w:bookmarkEnd w:id="1723"/>
      <w:bookmarkEnd w:id="1724"/>
    </w:p>
    <w:p w14:paraId="300CB4E3">
      <w:pPr>
        <w:widowControl/>
        <w:adjustRightInd w:val="0"/>
        <w:snapToGrid w:val="0"/>
        <w:spacing w:after="163" w:afterLines="50" w:line="360" w:lineRule="auto"/>
        <w:outlineLvl w:val="1"/>
        <w:rPr>
          <w:rFonts w:ascii="宋体" w:hAnsi="宋体" w:cs="Times"/>
          <w:kern w:val="0"/>
        </w:rPr>
      </w:pPr>
      <w:bookmarkStart w:id="1725" w:name="_Toc20171874"/>
      <w:bookmarkEnd w:id="1725"/>
      <w:bookmarkStart w:id="1726" w:name="_Toc29518"/>
      <w:bookmarkStart w:id="1727" w:name="_Toc7398"/>
      <w:r>
        <w:rPr>
          <w:rFonts w:hint="eastAsia" w:ascii="宋体" w:hAnsi="宋体" w:cs="Times"/>
          <w:kern w:val="0"/>
          <w:szCs w:val="21"/>
          <w:lang w:bidi="ar"/>
        </w:rPr>
        <w:t xml:space="preserve">第1条 </w:t>
      </w:r>
      <w:bookmarkStart w:id="1728" w:name="_Toc521267453"/>
      <w:bookmarkEnd w:id="1728"/>
      <w:r>
        <w:rPr>
          <w:rFonts w:hint="eastAsia" w:ascii="宋体" w:hAnsi="宋体" w:cs="Times"/>
          <w:kern w:val="0"/>
          <w:szCs w:val="21"/>
          <w:lang w:bidi="ar"/>
        </w:rPr>
        <w:t>一般约定</w:t>
      </w:r>
      <w:bookmarkEnd w:id="1726"/>
      <w:bookmarkEnd w:id="1727"/>
    </w:p>
    <w:p w14:paraId="1DE08B6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1.1 词语定义和解释</w:t>
      </w:r>
    </w:p>
    <w:p w14:paraId="48740399">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1.1.1 合同</w:t>
      </w:r>
    </w:p>
    <w:p w14:paraId="5FD94D8B">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1.1.1.7项目清单：是指发包人提供的载明工程总承包项目勘察费（如果有）、设计费、建筑安装工程费、专业设备材料费（如果有）、暂估价、暂列金额和双方约定的其他费用的名称和相应数量等内容的项目明细。本合同所称“专业设备材料费”是指：为实现项目的生产、处置等特殊功能需要的专业设备材料。</w:t>
      </w:r>
    </w:p>
    <w:p w14:paraId="2A658FA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1.1.1.10 其他合同文件：</w:t>
      </w:r>
      <w:r>
        <w:rPr>
          <w:rFonts w:hint="eastAsia" w:ascii="宋体" w:hAnsi="宋体" w:cs="宋体"/>
          <w:kern w:val="0"/>
          <w:szCs w:val="21"/>
          <w:u w:val="single"/>
          <w:lang w:bidi="ar"/>
        </w:rPr>
        <w:t>按照合同协议书[第六条]约定执行</w:t>
      </w:r>
      <w:r>
        <w:rPr>
          <w:rFonts w:hint="eastAsia" w:ascii="宋体" w:hAnsi="宋体" w:cs="宋体"/>
          <w:kern w:val="0"/>
          <w:szCs w:val="21"/>
          <w:lang w:bidi="ar"/>
        </w:rPr>
        <w:t>。</w:t>
      </w:r>
    </w:p>
    <w:p w14:paraId="34677B38">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本项补充1.1.1.11～1.1.1.12目：</w:t>
      </w:r>
    </w:p>
    <w:p w14:paraId="3CEDB62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1.1.1.11 招标文件：指本工程的招标文件、图纸、其他技术资料及招标人发出的对招标文件所作的澄清、修改等资料。</w:t>
      </w:r>
    </w:p>
    <w:p w14:paraId="6C1ABC8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1.1.1.12 投标文件：指承包人参与本工程招标所提供的满足招标文件要求的文件及承包人对投标文件所作的澄清、修改等资料。</w:t>
      </w:r>
    </w:p>
    <w:p w14:paraId="3031848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1.1.2 合同当事人及其他相关方</w:t>
      </w:r>
    </w:p>
    <w:p w14:paraId="477A1C7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本项补充1.1.2.12～1.1.2.14目：</w:t>
      </w:r>
    </w:p>
    <w:p w14:paraId="18D404B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1.1.2.12 监理人：是指在专用合同条件中指明的，受发包人委托按照法律规定进行工程监督管理的法人或其他组织。</w:t>
      </w:r>
      <w:r>
        <w:rPr>
          <w:rFonts w:hint="eastAsia" w:ascii="宋体" w:hAnsi="宋体" w:cs="宋体"/>
          <w:szCs w:val="21"/>
          <w:lang w:bidi="ar"/>
        </w:rPr>
        <w:t>属于强制监理项目的，应委托监理人进行工程监督管理。</w:t>
      </w:r>
    </w:p>
    <w:p w14:paraId="7991A60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1.1.2.13 设计人：是指在专用合同条件中指明的，受发包人委托负责工程方案设计和初步设计并具备相应工程设计资质的法人或其他组织。</w:t>
      </w:r>
    </w:p>
    <w:p w14:paraId="04394FE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1.1.2.14 总监理工程师：是指由监理人任命并派驻现场进行工程监理的总负责人。</w:t>
      </w:r>
    </w:p>
    <w:p w14:paraId="0942A9E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1.1.3 工程和设备</w:t>
      </w:r>
    </w:p>
    <w:p w14:paraId="7EC9429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1.1.3.5 单位/区段工程的范围：</w:t>
      </w:r>
      <w:r>
        <w:rPr>
          <w:rFonts w:hint="eastAsia" w:ascii="宋体" w:hAnsi="宋体" w:cs="宋体"/>
          <w:kern w:val="0"/>
          <w:szCs w:val="21"/>
          <w:u w:val="single"/>
          <w:lang w:bidi="ar"/>
        </w:rPr>
        <w:t xml:space="preserve">          /           </w:t>
      </w:r>
      <w:r>
        <w:rPr>
          <w:rFonts w:hint="eastAsia" w:ascii="宋体" w:hAnsi="宋体" w:cs="宋体"/>
          <w:kern w:val="0"/>
          <w:szCs w:val="21"/>
          <w:lang w:bidi="ar"/>
        </w:rPr>
        <w:t>。</w:t>
      </w:r>
    </w:p>
    <w:p w14:paraId="6E7741D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1.1.3.9 作为施工场所组成部分的其他场所包括：</w:t>
      </w:r>
      <w:r>
        <w:rPr>
          <w:rFonts w:hint="eastAsia" w:ascii="宋体" w:hAnsi="宋体" w:cs="宋体"/>
          <w:kern w:val="0"/>
          <w:szCs w:val="21"/>
          <w:u w:val="single"/>
          <w:lang w:bidi="ar"/>
        </w:rPr>
        <w:t>永久占地、临时占地以及为修建临时工程而租用、占用的土地</w:t>
      </w:r>
      <w:r>
        <w:rPr>
          <w:rFonts w:hint="eastAsia" w:ascii="宋体" w:hAnsi="宋体" w:cs="宋体"/>
          <w:kern w:val="0"/>
          <w:szCs w:val="21"/>
          <w:lang w:bidi="ar"/>
        </w:rPr>
        <w:t>。</w:t>
      </w:r>
    </w:p>
    <w:p w14:paraId="69745F7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1.1.3.10 永久占地包括：</w:t>
      </w:r>
      <w:r>
        <w:rPr>
          <w:rFonts w:hint="eastAsia" w:ascii="宋体" w:hAnsi="宋体" w:cs="宋体"/>
          <w:kern w:val="0"/>
          <w:szCs w:val="21"/>
          <w:u w:val="single"/>
          <w:lang w:bidi="ar"/>
        </w:rPr>
        <w:t>为实施合同工程而需要的一切永久占用的土地，即合同工程用地红线范围内的土地</w:t>
      </w:r>
      <w:r>
        <w:rPr>
          <w:rFonts w:hint="eastAsia" w:ascii="宋体" w:hAnsi="宋体" w:cs="宋体"/>
          <w:kern w:val="0"/>
          <w:szCs w:val="21"/>
          <w:lang w:bidi="ar"/>
        </w:rPr>
        <w:t>。</w:t>
      </w:r>
    </w:p>
    <w:p w14:paraId="6ACD415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1.1.3.11临时占地包括：</w:t>
      </w:r>
      <w:r>
        <w:rPr>
          <w:rFonts w:hint="eastAsia" w:ascii="宋体" w:hAnsi="宋体" w:cs="宋体"/>
          <w:kern w:val="0"/>
          <w:szCs w:val="21"/>
          <w:u w:val="single"/>
          <w:lang w:bidi="ar"/>
        </w:rPr>
        <w:t>为实施合同工程而需要的一切临时占用的土地，包括施工所用的临时便道等的临时出入道，以及生产（办公）、生活等临时设施用地</w:t>
      </w:r>
      <w:r>
        <w:rPr>
          <w:rFonts w:hint="eastAsia" w:ascii="宋体" w:hAnsi="宋体" w:cs="宋体"/>
          <w:kern w:val="0"/>
          <w:szCs w:val="21"/>
          <w:lang w:bidi="ar"/>
        </w:rPr>
        <w:t>。</w:t>
      </w:r>
    </w:p>
    <w:p w14:paraId="4672FC0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补充1.1.6.4～1.1.6.</w:t>
      </w:r>
      <w:r>
        <w:rPr>
          <w:rFonts w:ascii="宋体" w:hAnsi="宋体" w:cs="宋体"/>
          <w:kern w:val="0"/>
          <w:szCs w:val="21"/>
          <w:lang w:bidi="ar"/>
        </w:rPr>
        <w:t>7</w:t>
      </w:r>
      <w:r>
        <w:rPr>
          <w:rFonts w:hint="eastAsia" w:ascii="宋体" w:hAnsi="宋体" w:cs="宋体"/>
          <w:kern w:val="0"/>
          <w:szCs w:val="21"/>
          <w:lang w:bidi="ar"/>
        </w:rPr>
        <w:t>目：</w:t>
      </w:r>
    </w:p>
    <w:p w14:paraId="5EA3A139">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1.1.6.4 重大设计变更：指《重庆市房屋建筑和市政基础设施工程勘察设计变更管理办法》规定的以下设计变更：（1）《重庆市房屋建筑和市政基础设施工程重大设计变更分类表》所列变更内容；（2）其他涉及工程建设标准强制性条文、公共利益、公众安全的变更内容；（3）法律、法规、规章规定的其他重大设计变更内容。</w:t>
      </w:r>
    </w:p>
    <w:p w14:paraId="2189DF05">
      <w:pPr>
        <w:widowControl/>
        <w:adjustRightInd w:val="0"/>
        <w:snapToGrid w:val="0"/>
        <w:spacing w:after="163" w:afterLines="50" w:line="360" w:lineRule="auto"/>
        <w:ind w:firstLine="420" w:firstLineChars="200"/>
        <w:rPr>
          <w:lang w:bidi="ar"/>
        </w:rPr>
      </w:pPr>
      <w:r>
        <w:rPr>
          <w:rFonts w:hint="eastAsia" w:ascii="宋体" w:hAnsi="宋体" w:cs="宋体"/>
          <w:kern w:val="0"/>
          <w:szCs w:val="21"/>
          <w:lang w:bidi="ar"/>
        </w:rPr>
        <w:t>1.1.6.</w:t>
      </w:r>
      <w:r>
        <w:rPr>
          <w:rFonts w:ascii="宋体" w:hAnsi="宋体" w:cs="宋体"/>
          <w:kern w:val="0"/>
          <w:szCs w:val="21"/>
          <w:lang w:bidi="ar"/>
        </w:rPr>
        <w:t>5</w:t>
      </w:r>
      <w:r>
        <w:rPr>
          <w:rFonts w:hint="eastAsia" w:ascii="宋体" w:hAnsi="宋体" w:cs="宋体"/>
          <w:kern w:val="0"/>
          <w:szCs w:val="21"/>
          <w:lang w:bidi="ar"/>
        </w:rPr>
        <w:t xml:space="preserve"> 一般设计变更：指除重大设计变更以外的其它设计变更。</w:t>
      </w:r>
    </w:p>
    <w:p w14:paraId="3795FC6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1.1.6.</w:t>
      </w:r>
      <w:r>
        <w:rPr>
          <w:rFonts w:ascii="宋体" w:hAnsi="宋体" w:cs="宋体"/>
          <w:kern w:val="0"/>
          <w:szCs w:val="21"/>
          <w:lang w:bidi="ar"/>
        </w:rPr>
        <w:t>6</w:t>
      </w:r>
      <w:r>
        <w:rPr>
          <w:rFonts w:hint="eastAsia" w:ascii="宋体" w:hAnsi="宋体" w:cs="宋体"/>
          <w:kern w:val="0"/>
          <w:szCs w:val="21"/>
          <w:lang w:bidi="ar"/>
        </w:rPr>
        <w:t xml:space="preserve"> 转包、违法分包及挂靠：指符合《住房和城乡建设部关于印发建筑工程施工发包与承包违法行为认定查处管理办法的通知》（建市规〔2019〕1号）规定认定条件的违法行为。</w:t>
      </w:r>
    </w:p>
    <w:p w14:paraId="74438E4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1.1.6.</w:t>
      </w:r>
      <w:r>
        <w:rPr>
          <w:rFonts w:ascii="宋体" w:hAnsi="宋体" w:cs="宋体"/>
          <w:kern w:val="0"/>
          <w:szCs w:val="21"/>
          <w:lang w:bidi="ar"/>
        </w:rPr>
        <w:t>7</w:t>
      </w:r>
      <w:r>
        <w:rPr>
          <w:rFonts w:hint="eastAsia" w:ascii="宋体" w:hAnsi="宋体" w:cs="宋体"/>
          <w:kern w:val="0"/>
          <w:szCs w:val="21"/>
          <w:lang w:bidi="ar"/>
        </w:rPr>
        <w:t xml:space="preserve"> 危险性较大的分部分项工程（以下简称“危大工程”）：指住房和城乡建设部令第37号《危险性较大的分部分项工程安全管理规定》规定的房屋建筑和市政基础设施工程在施工过程中，容易导致人员群死群伤或者造成重大经济损失的分部分项工程。危大工程及超过一定规模的危大工程范围以国务院住房城乡建设主管部门制定及重庆市住房和城乡建设委员会补充的范围为准。</w:t>
      </w:r>
    </w:p>
    <w:p w14:paraId="1D6FEAB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1.2 语言文字</w:t>
      </w:r>
    </w:p>
    <w:p w14:paraId="2E8B95E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本合同除使用汉语外，还使用</w:t>
      </w:r>
      <w:r>
        <w:rPr>
          <w:rFonts w:hint="eastAsia" w:ascii="宋体" w:hAnsi="宋体" w:cs="宋体"/>
          <w:kern w:val="0"/>
          <w:szCs w:val="21"/>
          <w:u w:val="single"/>
          <w:lang w:bidi="ar"/>
        </w:rPr>
        <w:t xml:space="preserve"> / </w:t>
      </w:r>
      <w:r>
        <w:rPr>
          <w:rFonts w:hint="eastAsia" w:ascii="宋体" w:hAnsi="宋体" w:cs="宋体"/>
          <w:kern w:val="0"/>
          <w:szCs w:val="21"/>
          <w:lang w:bidi="ar"/>
        </w:rPr>
        <w:t>语言。</w:t>
      </w:r>
    </w:p>
    <w:p w14:paraId="6CADFBF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1.3 法律</w:t>
      </w:r>
    </w:p>
    <w:p w14:paraId="0E3785A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适用于合同的其他规范性文件：</w:t>
      </w:r>
      <w:r>
        <w:rPr>
          <w:rFonts w:hint="eastAsia" w:ascii="宋体" w:hAnsi="宋体" w:cs="宋体"/>
          <w:kern w:val="0"/>
          <w:szCs w:val="21"/>
          <w:u w:val="single"/>
          <w:lang w:bidi="ar"/>
        </w:rPr>
        <w:t>《中华人民共和国建筑法》、 《中华人民共和国招标投标法》、《建设工程勘察设计管理条例》、《建设工程质量管理条例》、《建设工程安全生产管理条例》、《中华人民共和国民法典》、《重庆市建筑工程管理条例》、国家及重庆市现行有关工程建设的法律法规</w:t>
      </w:r>
      <w:r>
        <w:rPr>
          <w:rFonts w:hint="eastAsia" w:ascii="宋体" w:hAnsi="宋体" w:cs="宋体"/>
          <w:kern w:val="0"/>
          <w:szCs w:val="21"/>
          <w:lang w:bidi="ar"/>
        </w:rPr>
        <w:t>。</w:t>
      </w:r>
    </w:p>
    <w:p w14:paraId="2DBA299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1.4 标准和规范</w:t>
      </w:r>
    </w:p>
    <w:p w14:paraId="4CC46AD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1.4.1 适用于本合同的标准、规范（名称）包括：</w:t>
      </w:r>
    </w:p>
    <w:p w14:paraId="115F89D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（1）施工图所涉及的技术标准、规范、规程、图集等；</w:t>
      </w:r>
    </w:p>
    <w:p w14:paraId="474EFB68">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（2）国家、行业或重庆市与本工程有关的标准，以及相应的规范、规程等，当这些标准、规范、规程不一致时，以标准、规范、规程要求最高的为准。</w:t>
      </w:r>
    </w:p>
    <w:p w14:paraId="145BA4C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u w:val="single"/>
          <w:lang w:bidi="ar"/>
        </w:rPr>
        <w:t xml:space="preserve">（3）              /                </w:t>
      </w:r>
      <w:r>
        <w:rPr>
          <w:rFonts w:hint="eastAsia" w:ascii="宋体" w:hAnsi="宋体" w:cs="宋体"/>
          <w:kern w:val="0"/>
          <w:szCs w:val="21"/>
          <w:lang w:bidi="ar"/>
        </w:rPr>
        <w:t>。</w:t>
      </w:r>
    </w:p>
    <w:p w14:paraId="613AB59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1.4.2 发包人提供的国外标准、规范的名称：</w:t>
      </w:r>
      <w:r>
        <w:rPr>
          <w:rFonts w:hint="eastAsia" w:ascii="宋体" w:hAnsi="宋体" w:cs="宋体"/>
          <w:kern w:val="0"/>
          <w:szCs w:val="21"/>
          <w:u w:val="single"/>
          <w:lang w:bidi="ar"/>
        </w:rPr>
        <w:t xml:space="preserve"> / </w:t>
      </w:r>
      <w:r>
        <w:rPr>
          <w:rFonts w:hint="eastAsia" w:ascii="宋体" w:hAnsi="宋体" w:cs="宋体"/>
          <w:kern w:val="0"/>
          <w:szCs w:val="21"/>
          <w:lang w:bidi="ar"/>
        </w:rPr>
        <w:t>；发包人提供的国外标准、规范的份数：</w:t>
      </w:r>
      <w:r>
        <w:rPr>
          <w:rFonts w:hint="eastAsia" w:ascii="宋体" w:hAnsi="宋体" w:cs="宋体"/>
          <w:kern w:val="0"/>
          <w:szCs w:val="21"/>
          <w:u w:val="single"/>
          <w:lang w:bidi="ar"/>
        </w:rPr>
        <w:t xml:space="preserve"> / </w:t>
      </w:r>
      <w:r>
        <w:rPr>
          <w:rFonts w:hint="eastAsia" w:ascii="宋体" w:hAnsi="宋体" w:cs="宋体"/>
          <w:kern w:val="0"/>
          <w:szCs w:val="21"/>
          <w:lang w:bidi="ar"/>
        </w:rPr>
        <w:t>；发包人提供的国外标准、规范的时间：</w:t>
      </w:r>
      <w:r>
        <w:rPr>
          <w:rFonts w:hint="eastAsia" w:ascii="宋体" w:hAnsi="宋体" w:cs="宋体"/>
          <w:kern w:val="0"/>
          <w:szCs w:val="21"/>
          <w:u w:val="single"/>
          <w:lang w:bidi="ar"/>
        </w:rPr>
        <w:t xml:space="preserve"> / </w:t>
      </w:r>
      <w:r>
        <w:rPr>
          <w:rFonts w:hint="eastAsia" w:ascii="宋体" w:hAnsi="宋体" w:cs="宋体"/>
          <w:kern w:val="0"/>
          <w:szCs w:val="21"/>
          <w:lang w:bidi="ar"/>
        </w:rPr>
        <w:t>。</w:t>
      </w:r>
    </w:p>
    <w:p w14:paraId="4050182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1.4.3 没有成文规范、标准规定的约定：</w:t>
      </w:r>
      <w:r>
        <w:rPr>
          <w:rFonts w:hint="eastAsia" w:ascii="宋体" w:hAnsi="宋体" w:cs="宋体"/>
          <w:kern w:val="0"/>
          <w:szCs w:val="21"/>
          <w:u w:val="single"/>
          <w:lang w:bidi="ar"/>
        </w:rPr>
        <w:t>根据需要由发包人向承包人列明技术要求</w:t>
      </w:r>
      <w:r>
        <w:rPr>
          <w:rFonts w:hint="eastAsia" w:ascii="宋体" w:hAnsi="宋体" w:cs="宋体"/>
          <w:kern w:val="0"/>
          <w:szCs w:val="21"/>
          <w:lang w:bidi="ar"/>
        </w:rPr>
        <w:t>。</w:t>
      </w:r>
    </w:p>
    <w:p w14:paraId="7C026EF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1.4.4 发包人对于工程的技术标准、功能要求：</w:t>
      </w:r>
      <w:r>
        <w:rPr>
          <w:rFonts w:hint="eastAsia" w:ascii="宋体" w:hAnsi="宋体" w:cs="宋体"/>
          <w:kern w:val="0"/>
          <w:szCs w:val="21"/>
          <w:u w:val="single"/>
          <w:lang w:bidi="ar"/>
        </w:rPr>
        <w:t>按现行国家、行业或地方标准执行</w:t>
      </w:r>
      <w:r>
        <w:rPr>
          <w:rFonts w:hint="eastAsia" w:ascii="宋体" w:hAnsi="宋体" w:cs="宋体"/>
          <w:kern w:val="0"/>
          <w:szCs w:val="21"/>
          <w:lang w:bidi="ar"/>
        </w:rPr>
        <w:t>。</w:t>
      </w:r>
    </w:p>
    <w:p w14:paraId="453DFCA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1.5 合同文件的优先顺序</w:t>
      </w:r>
    </w:p>
    <w:p w14:paraId="08B1E97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合同文件组成及优先顺序为：</w:t>
      </w:r>
    </w:p>
    <w:p w14:paraId="4358EE7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（1）合同协议书；</w:t>
      </w:r>
    </w:p>
    <w:p w14:paraId="7AE5578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（2）中标通知书（如果有）；</w:t>
      </w:r>
    </w:p>
    <w:p w14:paraId="3D35C73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（3）投标函及投标函附录（如果有）；</w:t>
      </w:r>
    </w:p>
    <w:p w14:paraId="629ADEB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（4）专用合同条件及《发包人要求》等附件</w:t>
      </w:r>
      <w:ins w:id="72" w:author="瘦子" w:date="2025-04-14T16:06:09Z">
        <w:r>
          <w:rPr>
            <w:rFonts w:hint="eastAsia" w:ascii="宋体" w:hAnsi="宋体" w:cs="宋体"/>
            <w:kern w:val="0"/>
            <w:szCs w:val="21"/>
            <w:lang w:eastAsia="zh-CN" w:bidi="ar"/>
          </w:rPr>
          <w:t>，</w:t>
        </w:r>
      </w:ins>
      <w:ins w:id="73" w:author="瘦子" w:date="2025-04-14T16:06:24Z">
        <w:r>
          <w:rPr>
            <w:rFonts w:hint="eastAsia" w:ascii="宋体" w:hAnsi="宋体" w:cs="宋体"/>
            <w:kern w:val="0"/>
            <w:szCs w:val="21"/>
            <w:lang w:bidi="ar"/>
          </w:rPr>
          <w:t>《发包人要求》</w:t>
        </w:r>
      </w:ins>
      <w:ins w:id="74" w:author="瘦子" w:date="2025-04-14T16:06:28Z">
        <w:r>
          <w:rPr>
            <w:rFonts w:hint="eastAsia" w:ascii="宋体" w:hAnsi="宋体" w:cs="宋体"/>
            <w:kern w:val="0"/>
            <w:szCs w:val="21"/>
            <w:lang w:eastAsia="zh-CN" w:bidi="ar"/>
          </w:rPr>
          <w:t>（</w:t>
        </w:r>
      </w:ins>
      <w:ins w:id="75" w:author="瘦子" w:date="2025-04-14T16:06:05Z">
        <w:r>
          <w:rPr>
            <w:rFonts w:hint="eastAsia" w:ascii="宋体" w:hAnsi="宋体" w:cs="宋体"/>
            <w:kern w:val="0"/>
            <w:szCs w:val="21"/>
            <w:lang w:bidi="ar"/>
          </w:rPr>
          <w:t>附件1）作为专用合同条件附件，与专用合同条件具有同等效力，若与其他文件冲突，以更有利于发包人工程目的实现的内容为准</w:t>
        </w:r>
      </w:ins>
      <w:r>
        <w:rPr>
          <w:rFonts w:hint="eastAsia" w:ascii="宋体" w:hAnsi="宋体" w:cs="宋体"/>
          <w:kern w:val="0"/>
          <w:szCs w:val="21"/>
          <w:lang w:bidi="ar"/>
        </w:rPr>
        <w:t>；</w:t>
      </w:r>
    </w:p>
    <w:p w14:paraId="1F2FBA0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（5）通用合同条件；</w:t>
      </w:r>
    </w:p>
    <w:p w14:paraId="3C61411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（6）招标文件及其澄清修改文件；</w:t>
      </w:r>
    </w:p>
    <w:p w14:paraId="20099AD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 xml:space="preserve">（7）投标文件和（或）承包人建议书； </w:t>
      </w:r>
    </w:p>
    <w:p w14:paraId="2699A3D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（8）价格清单；</w:t>
      </w:r>
    </w:p>
    <w:p w14:paraId="45F8405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（9）双方约定的其他合同文件。</w:t>
      </w:r>
    </w:p>
    <w:p w14:paraId="338F7DF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1.6 文件的提供和照管</w:t>
      </w:r>
    </w:p>
    <w:p w14:paraId="16958F0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1.6.1 发包人文件的提供</w:t>
      </w:r>
    </w:p>
    <w:p w14:paraId="2D325EA4">
      <w:pPr>
        <w:widowControl/>
        <w:adjustRightInd w:val="0"/>
        <w:snapToGrid w:val="0"/>
        <w:spacing w:after="163" w:afterLines="50" w:line="360" w:lineRule="auto"/>
        <w:ind w:firstLine="420" w:firstLineChars="200"/>
        <w:jc w:val="left"/>
        <w:rPr>
          <w:rFonts w:ascii="宋体" w:hAnsi="宋体" w:cs="宋体"/>
          <w:kern w:val="0"/>
          <w:szCs w:val="21"/>
          <w:lang w:bidi="ar"/>
        </w:rPr>
      </w:pPr>
      <w:r>
        <w:rPr>
          <w:rFonts w:hint="eastAsia" w:ascii="宋体" w:hAnsi="宋体" w:cs="宋体"/>
          <w:kern w:val="0"/>
          <w:szCs w:val="21"/>
          <w:lang w:bidi="ar"/>
        </w:rPr>
        <w:t>发包人文件的提供期限：通用合同条件第8.1.2项[开始工作通知]载明的开始工作日期前14天；</w:t>
      </w:r>
    </w:p>
    <w:p w14:paraId="619DC1B0">
      <w:pPr>
        <w:widowControl/>
        <w:adjustRightInd w:val="0"/>
        <w:snapToGrid w:val="0"/>
        <w:spacing w:after="163" w:afterLines="50" w:line="360" w:lineRule="auto"/>
        <w:ind w:firstLine="420" w:firstLineChars="200"/>
        <w:jc w:val="left"/>
        <w:rPr>
          <w:lang w:bidi="ar"/>
        </w:rPr>
      </w:pPr>
      <w:r>
        <w:rPr>
          <w:rFonts w:hint="eastAsia" w:ascii="宋体" w:hAnsi="宋体" w:cs="宋体"/>
          <w:kern w:val="0"/>
          <w:szCs w:val="21"/>
          <w:lang w:bidi="ar"/>
        </w:rPr>
        <w:t>发包人文件的名称：</w:t>
      </w:r>
      <w:r>
        <w:rPr>
          <w:rFonts w:ascii="宋体" w:hAnsi="宋体" w:cs="宋体"/>
          <w:kern w:val="0"/>
          <w:szCs w:val="21"/>
          <w:u w:val="single"/>
          <w:lang w:bidi="ar"/>
        </w:rPr>
        <w:t>方案设计文件、初步设计文件及其他相关部门批准的文件资料</w:t>
      </w:r>
      <w:r>
        <w:rPr>
          <w:rFonts w:hint="eastAsia" w:ascii="宋体" w:hAnsi="宋体" w:cs="宋体"/>
          <w:kern w:val="0"/>
          <w:szCs w:val="21"/>
          <w:lang w:bidi="ar"/>
        </w:rPr>
        <w:t>；</w:t>
      </w:r>
    </w:p>
    <w:p w14:paraId="48494048">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发包人文件的数量：</w:t>
      </w:r>
      <w:r>
        <w:rPr>
          <w:rFonts w:hint="eastAsia" w:ascii="宋体" w:hAnsi="宋体" w:cs="宋体"/>
          <w:kern w:val="0"/>
          <w:szCs w:val="21"/>
          <w:u w:val="single"/>
          <w:lang w:bidi="ar"/>
        </w:rPr>
        <w:t xml:space="preserve">  壹套</w:t>
      </w:r>
      <w:r>
        <w:rPr>
          <w:rFonts w:hint="eastAsia" w:ascii="宋体" w:hAnsi="宋体" w:cs="宋体"/>
          <w:kern w:val="0"/>
          <w:szCs w:val="21"/>
          <w:u w:val="single"/>
          <w:lang w:eastAsia="zh-CN" w:bidi="ar"/>
        </w:rPr>
        <w:t>（</w:t>
      </w:r>
      <w:r>
        <w:rPr>
          <w:rFonts w:hint="eastAsia" w:ascii="宋体" w:hAnsi="宋体" w:cs="宋体"/>
          <w:kern w:val="0"/>
          <w:szCs w:val="21"/>
          <w:u w:val="single"/>
          <w:lang w:val="en-US" w:eastAsia="zh-CN" w:bidi="ar"/>
        </w:rPr>
        <w:t>纸质版、电子版各一套</w:t>
      </w:r>
      <w:r>
        <w:rPr>
          <w:rFonts w:hint="eastAsia" w:ascii="宋体" w:hAnsi="宋体" w:cs="宋体"/>
          <w:kern w:val="0"/>
          <w:szCs w:val="21"/>
          <w:u w:val="single"/>
          <w:lang w:eastAsia="zh-CN" w:bidi="ar"/>
        </w:rPr>
        <w:t>）</w:t>
      </w:r>
      <w:r>
        <w:rPr>
          <w:rFonts w:ascii="宋体" w:hAnsi="宋体" w:cs="宋体"/>
          <w:kern w:val="0"/>
          <w:szCs w:val="21"/>
          <w:u w:val="single"/>
          <w:lang w:bidi="ar"/>
        </w:rPr>
        <w:t xml:space="preserve">   </w:t>
      </w:r>
      <w:r>
        <w:rPr>
          <w:rFonts w:hint="eastAsia" w:ascii="宋体" w:hAnsi="宋体" w:cs="宋体"/>
          <w:kern w:val="0"/>
          <w:szCs w:val="21"/>
          <w:lang w:bidi="ar"/>
        </w:rPr>
        <w:t xml:space="preserve">； </w:t>
      </w:r>
    </w:p>
    <w:p w14:paraId="2394FE4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发包人文件的形式：纸质和电子形式。</w:t>
      </w:r>
    </w:p>
    <w:p w14:paraId="12C0510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1.6.2 承包人文件的提供</w:t>
      </w:r>
    </w:p>
    <w:p w14:paraId="73F5DC56">
      <w:pPr>
        <w:widowControl/>
        <w:adjustRightInd w:val="0"/>
        <w:snapToGrid w:val="0"/>
        <w:spacing w:after="163" w:afterLines="50" w:line="360" w:lineRule="auto"/>
        <w:ind w:firstLine="420" w:firstLineChars="200"/>
        <w:jc w:val="left"/>
        <w:rPr>
          <w:rFonts w:ascii="宋体" w:hAnsi="宋体" w:cs="宋体"/>
          <w:kern w:val="0"/>
          <w:szCs w:val="21"/>
          <w:lang w:bidi="ar"/>
        </w:rPr>
      </w:pPr>
      <w:r>
        <w:rPr>
          <w:rFonts w:hint="eastAsia" w:ascii="宋体" w:hAnsi="宋体" w:cs="宋体"/>
          <w:kern w:val="0"/>
          <w:szCs w:val="21"/>
          <w:lang w:bidi="ar"/>
        </w:rPr>
        <w:t>承包人提供的文件包括：施工图设计成果文件、施工组织设计、专项施工方案、危险性较大分部分项工程施工方案（如有）、安全应急方案、进度计划、报表及计划、竣工资料及施工过程中因工程变更需要报送的施工方案、施工过程中涉及工程价款变更的相关资料、完整的竣工结算资料等。</w:t>
      </w:r>
    </w:p>
    <w:p w14:paraId="793B60A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承包人文件的提供期限：</w:t>
      </w:r>
      <w:r>
        <w:rPr>
          <w:rFonts w:hint="eastAsia" w:ascii="宋体" w:hAnsi="宋体" w:cs="宋体"/>
          <w:kern w:val="0"/>
          <w:szCs w:val="21"/>
          <w:u w:val="single"/>
          <w:lang w:bidi="ar"/>
        </w:rPr>
        <w:t>满足招标文件约定且必须满足施工进度计划的需要及总工期要求</w:t>
      </w:r>
      <w:r>
        <w:rPr>
          <w:rFonts w:hint="eastAsia" w:ascii="宋体" w:hAnsi="宋体" w:cs="宋体"/>
          <w:kern w:val="0"/>
          <w:szCs w:val="21"/>
          <w:lang w:bidi="ar"/>
        </w:rPr>
        <w:t>；</w:t>
      </w:r>
    </w:p>
    <w:p w14:paraId="60F77A6B">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承包人文件的数量：</w:t>
      </w:r>
      <w:r>
        <w:rPr>
          <w:rFonts w:hint="eastAsia" w:ascii="宋体" w:hAnsi="宋体" w:cs="宋体"/>
          <w:kern w:val="0"/>
          <w:szCs w:val="21"/>
          <w:u w:val="single"/>
          <w:lang w:bidi="ar"/>
        </w:rPr>
        <w:t xml:space="preserve"> </w:t>
      </w:r>
      <w:r>
        <w:rPr>
          <w:rFonts w:ascii="宋体" w:hAnsi="宋体" w:cs="宋体"/>
          <w:kern w:val="0"/>
          <w:szCs w:val="21"/>
          <w:u w:val="single"/>
          <w:lang w:bidi="ar"/>
        </w:rPr>
        <w:t xml:space="preserve"> 按发包人要求提供  </w:t>
      </w:r>
      <w:r>
        <w:rPr>
          <w:rFonts w:hint="eastAsia" w:ascii="宋体" w:hAnsi="宋体" w:cs="宋体"/>
          <w:kern w:val="0"/>
          <w:szCs w:val="21"/>
          <w:lang w:bidi="ar"/>
        </w:rPr>
        <w:t>；</w:t>
      </w:r>
    </w:p>
    <w:p w14:paraId="5D1CE01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承包人文件的形式：纸质和电子形式。</w:t>
      </w:r>
    </w:p>
    <w:p w14:paraId="0478142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1.6.4 文件的照管</w:t>
      </w:r>
    </w:p>
    <w:p w14:paraId="0FE3A93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关于现场文件准备的约定：</w:t>
      </w:r>
      <w:r>
        <w:rPr>
          <w:rFonts w:hint="eastAsia" w:ascii="宋体" w:hAnsi="宋体" w:cs="宋体"/>
          <w:kern w:val="0"/>
          <w:szCs w:val="21"/>
          <w:u w:val="single"/>
          <w:lang w:bidi="ar"/>
        </w:rPr>
        <w:t xml:space="preserve">   按通用条款执行。</w:t>
      </w:r>
    </w:p>
    <w:p w14:paraId="631A28E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1.7 联络</w:t>
      </w:r>
    </w:p>
    <w:p w14:paraId="1DD1DA8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1.7.1 发包人和承包人应</w:t>
      </w:r>
      <w:r>
        <w:rPr>
          <w:rFonts w:hint="eastAsia" w:ascii="宋体" w:hAnsi="宋体" w:cs="宋体"/>
          <w:color w:val="auto"/>
          <w:kern w:val="0"/>
          <w:szCs w:val="21"/>
          <w:highlight w:val="none"/>
          <w:lang w:bidi="ar"/>
        </w:rPr>
        <w:t>当在</w:t>
      </w:r>
      <w:ins w:id="76" w:author="龚龚龚" w:date="2025-04-18T10:33:24Z">
        <w:r>
          <w:rPr>
            <w:rFonts w:hint="eastAsia" w:ascii="宋体" w:hAnsi="宋体" w:cs="宋体"/>
            <w:color w:val="auto"/>
            <w:kern w:val="0"/>
            <w:szCs w:val="21"/>
            <w:highlight w:val="none"/>
            <w:lang w:eastAsia="zh-CN" w:bidi="ar"/>
          </w:rPr>
          <w:t>5</w:t>
        </w:r>
      </w:ins>
      <w:r>
        <w:rPr>
          <w:rFonts w:hint="eastAsia" w:ascii="宋体" w:hAnsi="宋体" w:cs="宋体"/>
          <w:color w:val="auto"/>
          <w:kern w:val="0"/>
          <w:szCs w:val="21"/>
          <w:highlight w:val="none"/>
          <w:lang w:bidi="ar"/>
        </w:rPr>
        <w:t>天内</w:t>
      </w:r>
      <w:r>
        <w:rPr>
          <w:rFonts w:hint="eastAsia" w:ascii="宋体" w:hAnsi="宋体" w:cs="宋体"/>
          <w:kern w:val="0"/>
          <w:szCs w:val="21"/>
          <w:lang w:bidi="ar"/>
        </w:rPr>
        <w:t>将与合同有关的通知、批准、证明、证书、指示、指令、要求、请求、同意、意见、确定和决定等函件以书面形式送达对方当事人，并办理书面签收手续。商定采用电子传输方式的函件，双方应商定签收的方式，并留存相应的电子记录；</w:t>
      </w:r>
    </w:p>
    <w:p w14:paraId="3A45923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1.7.2发包人指定的送达方式（包括电子传输方式）：</w:t>
      </w:r>
      <w:r>
        <w:rPr>
          <w:rFonts w:hint="eastAsia" w:ascii="宋体" w:hAnsi="宋体" w:cs="宋体"/>
          <w:kern w:val="0"/>
          <w:szCs w:val="21"/>
          <w:u w:val="single"/>
          <w:lang w:bidi="ar"/>
        </w:rPr>
        <w:t>签章完毕符合规范要求的纸质文件</w:t>
      </w:r>
      <w:r>
        <w:rPr>
          <w:rFonts w:hint="eastAsia" w:ascii="宋体" w:hAnsi="宋体" w:cs="宋体"/>
          <w:kern w:val="0"/>
          <w:szCs w:val="21"/>
          <w:lang w:bidi="ar"/>
        </w:rPr>
        <w:t>。</w:t>
      </w:r>
    </w:p>
    <w:p w14:paraId="119E243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发包人的送达地址：</w:t>
      </w:r>
      <w:r>
        <w:rPr>
          <w:rFonts w:hint="eastAsia" w:ascii="宋体" w:hAnsi="宋体" w:cs="宋体"/>
          <w:kern w:val="0"/>
          <w:szCs w:val="21"/>
          <w:u w:val="single"/>
          <w:shd w:val="clear"/>
          <w:lang w:bidi="ar"/>
        </w:rPr>
        <w:t xml:space="preserve">         </w:t>
      </w:r>
      <w:r>
        <w:rPr>
          <w:rFonts w:hint="eastAsia" w:ascii="宋体" w:hAnsi="宋体" w:cs="宋体"/>
          <w:kern w:val="0"/>
          <w:szCs w:val="21"/>
          <w:u w:val="single"/>
          <w:shd w:val="clear"/>
          <w:lang w:val="en-US" w:eastAsia="zh-CN" w:bidi="ar"/>
        </w:rPr>
        <w:t>/</w:t>
      </w:r>
      <w:r>
        <w:rPr>
          <w:rFonts w:hint="eastAsia" w:ascii="宋体" w:hAnsi="宋体" w:cs="宋体"/>
          <w:kern w:val="0"/>
          <w:szCs w:val="21"/>
          <w:u w:val="single"/>
          <w:shd w:val="clear"/>
          <w:lang w:bidi="ar"/>
        </w:rPr>
        <w:t xml:space="preserve">                      </w:t>
      </w:r>
      <w:r>
        <w:rPr>
          <w:rFonts w:hint="eastAsia" w:ascii="宋体" w:hAnsi="宋体" w:cs="宋体"/>
          <w:kern w:val="0"/>
          <w:szCs w:val="21"/>
          <w:lang w:bidi="ar"/>
        </w:rPr>
        <w:t>。</w:t>
      </w:r>
    </w:p>
    <w:p w14:paraId="579722D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发包人的接收人：</w:t>
      </w:r>
      <w:r>
        <w:rPr>
          <w:rFonts w:hint="eastAsia" w:ascii="宋体" w:hAnsi="宋体" w:cs="宋体"/>
          <w:kern w:val="0"/>
          <w:szCs w:val="21"/>
          <w:u w:val="single"/>
          <w:shd w:val="clear"/>
          <w:lang w:bidi="ar"/>
        </w:rPr>
        <w:t xml:space="preserve">           </w:t>
      </w:r>
      <w:r>
        <w:rPr>
          <w:rFonts w:hint="eastAsia" w:ascii="宋体" w:hAnsi="宋体" w:cs="宋体"/>
          <w:kern w:val="0"/>
          <w:szCs w:val="21"/>
          <w:u w:val="single"/>
          <w:shd w:val="clear"/>
          <w:lang w:val="en-US" w:eastAsia="zh-CN" w:bidi="ar"/>
        </w:rPr>
        <w:t>/</w:t>
      </w:r>
      <w:r>
        <w:rPr>
          <w:rFonts w:hint="eastAsia" w:ascii="宋体" w:hAnsi="宋体" w:cs="宋体"/>
          <w:kern w:val="0"/>
          <w:szCs w:val="21"/>
          <w:u w:val="single"/>
          <w:shd w:val="clear"/>
          <w:lang w:bidi="ar"/>
        </w:rPr>
        <w:t xml:space="preserve">                    </w:t>
      </w:r>
      <w:r>
        <w:rPr>
          <w:rFonts w:hint="eastAsia" w:ascii="宋体" w:hAnsi="宋体" w:cs="宋体"/>
          <w:kern w:val="0"/>
          <w:szCs w:val="21"/>
          <w:lang w:bidi="ar"/>
        </w:rPr>
        <w:t>。</w:t>
      </w:r>
    </w:p>
    <w:p w14:paraId="3197ECA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 xml:space="preserve">承包人指定的送达方式（包括电子传输方式）： </w:t>
      </w:r>
      <w:r>
        <w:rPr>
          <w:rFonts w:hint="eastAsia" w:ascii="宋体" w:hAnsi="宋体" w:cs="宋体"/>
          <w:kern w:val="0"/>
          <w:szCs w:val="21"/>
          <w:u w:val="single"/>
          <w:lang w:bidi="ar"/>
        </w:rPr>
        <w:t>签章完毕符合规范要求的纸质文件</w:t>
      </w:r>
      <w:r>
        <w:rPr>
          <w:rFonts w:hint="eastAsia" w:ascii="宋体" w:hAnsi="宋体" w:cs="宋体"/>
          <w:kern w:val="0"/>
          <w:szCs w:val="21"/>
          <w:lang w:bidi="ar"/>
        </w:rPr>
        <w:t>。</w:t>
      </w:r>
    </w:p>
    <w:p w14:paraId="5447D33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承包人的送达地址：</w:t>
      </w:r>
      <w:r>
        <w:rPr>
          <w:rFonts w:hint="eastAsia" w:ascii="宋体" w:hAnsi="宋体" w:cs="宋体"/>
          <w:kern w:val="0"/>
          <w:szCs w:val="21"/>
          <w:u w:val="single"/>
          <w:lang w:eastAsia="zh-CN" w:bidi="ar"/>
        </w:rPr>
        <w:t>重庆市九龙坡区杨家坪西郊路</w:t>
      </w:r>
      <w:r>
        <w:rPr>
          <w:rFonts w:hint="eastAsia" w:ascii="宋体" w:hAnsi="宋体" w:cs="宋体"/>
          <w:kern w:val="0"/>
          <w:szCs w:val="21"/>
          <w:u w:val="single"/>
          <w:lang w:val="en-US" w:eastAsia="zh-CN" w:bidi="ar"/>
        </w:rPr>
        <w:t>69号</w:t>
      </w:r>
      <w:r>
        <w:rPr>
          <w:rFonts w:hint="eastAsia" w:ascii="宋体" w:hAnsi="宋体" w:cs="宋体"/>
          <w:kern w:val="0"/>
          <w:szCs w:val="21"/>
          <w:lang w:bidi="ar"/>
        </w:rPr>
        <w:t>。</w:t>
      </w:r>
    </w:p>
    <w:p w14:paraId="2811FFD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承包人的接收人：</w:t>
      </w:r>
      <w:r>
        <w:rPr>
          <w:rFonts w:hint="eastAsia" w:ascii="宋体" w:hAnsi="宋体" w:cs="宋体"/>
          <w:kern w:val="0"/>
          <w:szCs w:val="21"/>
          <w:u w:val="single"/>
          <w:lang w:bidi="ar"/>
        </w:rPr>
        <w:t xml:space="preserve">              </w:t>
      </w:r>
      <w:r>
        <w:rPr>
          <w:rFonts w:hint="eastAsia" w:ascii="宋体" w:hAnsi="宋体" w:cs="宋体"/>
          <w:kern w:val="0"/>
          <w:szCs w:val="21"/>
          <w:u w:val="single"/>
          <w:lang w:eastAsia="zh-CN" w:bidi="ar"/>
        </w:rPr>
        <w:t>杨波</w:t>
      </w:r>
      <w:r>
        <w:rPr>
          <w:rFonts w:hint="eastAsia" w:ascii="宋体" w:hAnsi="宋体" w:cs="宋体"/>
          <w:kern w:val="0"/>
          <w:szCs w:val="21"/>
          <w:u w:val="single"/>
          <w:lang w:bidi="ar"/>
        </w:rPr>
        <w:t xml:space="preserve">               </w:t>
      </w:r>
      <w:r>
        <w:rPr>
          <w:rFonts w:hint="eastAsia" w:ascii="宋体" w:hAnsi="宋体" w:cs="宋体"/>
          <w:kern w:val="0"/>
          <w:szCs w:val="21"/>
          <w:lang w:bidi="ar"/>
        </w:rPr>
        <w:t>。</w:t>
      </w:r>
    </w:p>
    <w:p w14:paraId="1B59278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1.10 知识产权</w:t>
      </w:r>
    </w:p>
    <w:p w14:paraId="767F360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1.10.1 由发包人（或以发包人名义）编制的《发包人要求》和其他文件的著作权归属：</w:t>
      </w:r>
      <w:r>
        <w:rPr>
          <w:rFonts w:hint="eastAsia" w:ascii="宋体" w:hAnsi="宋体" w:cs="宋体"/>
          <w:kern w:val="0"/>
          <w:szCs w:val="21"/>
          <w:u w:val="single"/>
          <w:lang w:bidi="ar"/>
        </w:rPr>
        <w:t>属于发包人</w:t>
      </w:r>
      <w:r>
        <w:rPr>
          <w:rFonts w:hint="eastAsia" w:ascii="宋体" w:hAnsi="宋体" w:cs="宋体"/>
          <w:kern w:val="0"/>
          <w:szCs w:val="21"/>
          <w:lang w:bidi="ar"/>
        </w:rPr>
        <w:t>。</w:t>
      </w:r>
    </w:p>
    <w:p w14:paraId="06AC64F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1.10.2 由承包人（或以承包人名义）为实施工程所编制的文件、承包人完成的设计工作成果和建造完成的建筑物的知识产权归属：</w:t>
      </w:r>
      <w:r>
        <w:rPr>
          <w:rFonts w:hint="eastAsia" w:ascii="宋体" w:hAnsi="宋体" w:cs="宋体"/>
          <w:kern w:val="0"/>
          <w:szCs w:val="21"/>
          <w:u w:val="single"/>
          <w:lang w:bidi="ar"/>
        </w:rPr>
        <w:t>属本项目独有的知识产权，属发包人、承包人共同所有，其他情形执行通用合同条件执行 。</w:t>
      </w:r>
    </w:p>
    <w:p w14:paraId="35E6D0A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1.10.4 承包人在投标文件中采用的专利、专有技术、技术秘密的使用费的承担方式：</w:t>
      </w:r>
      <w:r>
        <w:rPr>
          <w:rFonts w:hint="eastAsia" w:ascii="宋体" w:hAnsi="宋体" w:cs="宋体"/>
          <w:kern w:val="0"/>
          <w:szCs w:val="21"/>
          <w:u w:val="single"/>
          <w:lang w:bidi="ar"/>
        </w:rPr>
        <w:t>承包人自行承担，包含在投标总价中 。</w:t>
      </w:r>
    </w:p>
    <w:p w14:paraId="29F6A29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1.11 保密</w:t>
      </w:r>
    </w:p>
    <w:p w14:paraId="7218EEA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双方订立的商业保密协议（名称）：</w:t>
      </w:r>
      <w:r>
        <w:rPr>
          <w:rFonts w:hint="eastAsia" w:ascii="宋体" w:hAnsi="宋体" w:cs="宋体"/>
          <w:kern w:val="0"/>
          <w:szCs w:val="21"/>
          <w:u w:val="single"/>
          <w:lang w:bidi="ar"/>
        </w:rPr>
        <w:t xml:space="preserve">      /        </w:t>
      </w:r>
      <w:r>
        <w:rPr>
          <w:rFonts w:hint="eastAsia" w:ascii="宋体" w:hAnsi="宋体" w:cs="宋体"/>
          <w:kern w:val="0"/>
          <w:szCs w:val="21"/>
          <w:lang w:bidi="ar"/>
        </w:rPr>
        <w:t>，作为本合同附件。</w:t>
      </w:r>
    </w:p>
    <w:p w14:paraId="68D5448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双方订立的技术保密协议（名称）：</w:t>
      </w:r>
      <w:r>
        <w:rPr>
          <w:rFonts w:hint="eastAsia" w:ascii="宋体" w:hAnsi="宋体" w:cs="宋体"/>
          <w:kern w:val="0"/>
          <w:szCs w:val="21"/>
          <w:u w:val="single"/>
          <w:lang w:bidi="ar"/>
        </w:rPr>
        <w:t xml:space="preserve">      /       </w:t>
      </w:r>
      <w:r>
        <w:rPr>
          <w:rFonts w:hint="eastAsia" w:ascii="宋体" w:hAnsi="宋体" w:cs="宋体"/>
          <w:kern w:val="0"/>
          <w:szCs w:val="21"/>
          <w:lang w:bidi="ar"/>
        </w:rPr>
        <w:t>，作为本合同附件。</w:t>
      </w:r>
    </w:p>
    <w:p w14:paraId="527491A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1.13 责任限制</w:t>
      </w:r>
    </w:p>
    <w:p w14:paraId="476B6DF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承包人对发包人赔偿责任的最高限额为</w:t>
      </w:r>
      <w:r>
        <w:rPr>
          <w:rFonts w:hint="eastAsia" w:ascii="宋体" w:hAnsi="宋体" w:cs="宋体"/>
          <w:kern w:val="0"/>
          <w:szCs w:val="21"/>
          <w:u w:val="single"/>
          <w:lang w:bidi="ar"/>
        </w:rPr>
        <w:t>合同结算金额的 100%，如承包人有欺诈、犯罪、故意、重大过失、人身伤害等不当行为造成的损失，赔偿的责任限度不受上述最高限额的限制。</w:t>
      </w:r>
    </w:p>
    <w:p w14:paraId="64E564E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1.14 建筑信息模型技术的应用</w:t>
      </w:r>
    </w:p>
    <w:p w14:paraId="38B8482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关于建筑信息模型技术的开发、使用、存储、传输、交付及费用约定如下：</w:t>
      </w:r>
      <w:r>
        <w:rPr>
          <w:rFonts w:hint="eastAsia" w:ascii="宋体" w:hAnsi="宋体" w:cs="宋体"/>
          <w:kern w:val="0"/>
          <w:szCs w:val="21"/>
          <w:u w:val="single"/>
          <w:lang w:bidi="ar"/>
        </w:rPr>
        <w:t>相关费用由承包人承担，已包含在投标总价中</w:t>
      </w:r>
      <w:r>
        <w:rPr>
          <w:rFonts w:hint="eastAsia" w:ascii="宋体" w:hAnsi="宋体" w:cs="宋体"/>
          <w:kern w:val="0"/>
          <w:szCs w:val="21"/>
          <w:lang w:bidi="ar"/>
        </w:rPr>
        <w:t>。</w:t>
      </w:r>
    </w:p>
    <w:p w14:paraId="0E5A2364">
      <w:pPr>
        <w:widowControl/>
        <w:adjustRightInd w:val="0"/>
        <w:snapToGrid w:val="0"/>
        <w:spacing w:after="163" w:afterLines="50" w:line="360" w:lineRule="auto"/>
        <w:outlineLvl w:val="1"/>
        <w:rPr>
          <w:rFonts w:ascii="宋体" w:hAnsi="宋体" w:cs="Times"/>
          <w:kern w:val="0"/>
        </w:rPr>
      </w:pPr>
      <w:bookmarkStart w:id="1729" w:name="_Toc20171875"/>
      <w:bookmarkEnd w:id="1729"/>
      <w:bookmarkStart w:id="1730" w:name="_Toc30716"/>
      <w:bookmarkStart w:id="1731" w:name="_Toc14655"/>
      <w:r>
        <w:rPr>
          <w:rFonts w:hint="eastAsia" w:ascii="宋体" w:hAnsi="宋体" w:cs="Times"/>
          <w:kern w:val="0"/>
          <w:szCs w:val="21"/>
          <w:lang w:bidi="ar"/>
        </w:rPr>
        <w:t>第2条 发包人</w:t>
      </w:r>
      <w:bookmarkEnd w:id="1730"/>
      <w:bookmarkEnd w:id="1731"/>
    </w:p>
    <w:p w14:paraId="1E762CF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2.2 提供施工现场和工作条件</w:t>
      </w:r>
    </w:p>
    <w:p w14:paraId="72495FA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2.2.1 提供施工现场</w:t>
      </w:r>
    </w:p>
    <w:p w14:paraId="5ECBF48D">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关于发包人提供施工现场的范围和期限，采用以下第</w:t>
      </w:r>
      <w:r>
        <w:rPr>
          <w:rFonts w:hint="eastAsia" w:ascii="宋体" w:hAnsi="宋体" w:cs="宋体"/>
          <w:kern w:val="0"/>
          <w:szCs w:val="21"/>
          <w:u w:val="single"/>
          <w:lang w:bidi="ar"/>
        </w:rPr>
        <w:t>（1）</w:t>
      </w:r>
      <w:r>
        <w:rPr>
          <w:rFonts w:ascii="宋体" w:hAnsi="宋体" w:cs="宋体"/>
          <w:kern w:val="0"/>
          <w:szCs w:val="21"/>
          <w:u w:val="single"/>
          <w:lang w:bidi="ar"/>
        </w:rPr>
        <w:t xml:space="preserve"> </w:t>
      </w:r>
      <w:r>
        <w:rPr>
          <w:rFonts w:hint="eastAsia" w:ascii="宋体" w:hAnsi="宋体" w:cs="宋体"/>
          <w:kern w:val="0"/>
          <w:szCs w:val="21"/>
          <w:lang w:bidi="ar"/>
        </w:rPr>
        <w:t>种方式：</w:t>
      </w:r>
    </w:p>
    <w:p w14:paraId="392B1663">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（1）一次提供全部施工场地：发包人于开工前向承包人提供合同工程用地红线范围内的施工场地</w:t>
      </w:r>
      <w:ins w:id="77" w:author="瘦子" w:date="2025-04-14T16:08:16Z">
        <w:r>
          <w:rPr>
            <w:rFonts w:hint="eastAsia" w:ascii="宋体" w:hAnsi="宋体" w:cs="宋体"/>
            <w:kern w:val="0"/>
            <w:szCs w:val="21"/>
            <w:lang w:eastAsia="zh-CN" w:bidi="ar"/>
          </w:rPr>
          <w:t>，</w:t>
        </w:r>
      </w:ins>
      <w:ins w:id="78" w:author="瘦子" w:date="2025-04-14T16:08:37Z">
        <w:r>
          <w:rPr>
            <w:rFonts w:hint="eastAsia" w:ascii="宋体" w:hAnsi="宋体" w:cs="宋体"/>
            <w:kern w:val="0"/>
            <w:szCs w:val="21"/>
            <w:lang w:eastAsia="zh-CN" w:bidi="ar"/>
          </w:rPr>
          <w:t>发包人提供的施工场地红线范围以《建设用地规划许可证》附图为准，承包人需在接收场地后 7 日内签署《场地移交确认单》，逾期未签署视为无异议</w:t>
        </w:r>
      </w:ins>
      <w:r>
        <w:rPr>
          <w:rFonts w:hint="eastAsia" w:ascii="宋体" w:hAnsi="宋体" w:cs="宋体"/>
          <w:kern w:val="0"/>
          <w:szCs w:val="21"/>
          <w:lang w:bidi="ar"/>
        </w:rPr>
        <w:t>。</w:t>
      </w:r>
    </w:p>
    <w:p w14:paraId="7CCA11C2">
      <w:pPr>
        <w:widowControl/>
        <w:adjustRightInd w:val="0"/>
        <w:snapToGrid w:val="0"/>
        <w:spacing w:after="163" w:afterLines="50" w:line="360" w:lineRule="auto"/>
        <w:ind w:firstLine="420" w:firstLineChars="200"/>
        <w:jc w:val="left"/>
        <w:rPr>
          <w:rFonts w:ascii="宋体" w:hAnsi="宋体" w:cs="宋体"/>
          <w:kern w:val="0"/>
          <w:szCs w:val="21"/>
          <w:lang w:bidi="ar"/>
        </w:rPr>
      </w:pPr>
      <w:r>
        <w:rPr>
          <w:rFonts w:hint="eastAsia" w:ascii="宋体" w:hAnsi="宋体" w:cs="宋体"/>
          <w:kern w:val="0"/>
          <w:szCs w:val="21"/>
          <w:lang w:bidi="ar"/>
        </w:rPr>
        <w:t>（2）分次提供全部施工场地：发包人按约定的时间分次向承包人提供合同工程用地红线范围内的施工场地。</w:t>
      </w:r>
    </w:p>
    <w:p w14:paraId="1B365063">
      <w:pPr>
        <w:widowControl/>
        <w:adjustRightInd w:val="0"/>
        <w:snapToGrid w:val="0"/>
        <w:spacing w:after="163" w:afterLines="50" w:line="360" w:lineRule="auto"/>
        <w:ind w:firstLine="420" w:firstLineChars="200"/>
        <w:jc w:val="left"/>
        <w:rPr>
          <w:lang w:bidi="ar"/>
        </w:rPr>
      </w:pPr>
      <w:r>
        <w:rPr>
          <w:rFonts w:hint="eastAsia"/>
          <w:lang w:bidi="ar"/>
        </w:rPr>
        <w:t>（3）其他方式：</w:t>
      </w:r>
      <w:r>
        <w:rPr>
          <w:rFonts w:hint="eastAsia" w:ascii="宋体" w:hAnsi="宋体" w:cs="宋体"/>
          <w:kern w:val="0"/>
          <w:szCs w:val="21"/>
          <w:u w:val="single"/>
          <w:lang w:bidi="ar"/>
        </w:rPr>
        <w:t xml:space="preserve">        /           </w:t>
      </w:r>
      <w:r>
        <w:rPr>
          <w:rFonts w:hint="eastAsia" w:ascii="宋体" w:hAnsi="宋体" w:cs="宋体"/>
          <w:kern w:val="0"/>
          <w:szCs w:val="21"/>
          <w:lang w:bidi="ar"/>
        </w:rPr>
        <w:t>。</w:t>
      </w:r>
    </w:p>
    <w:p w14:paraId="7BEB874C">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承包人编制的施工组织计划已充分考虑了施工场地提供的因素。</w:t>
      </w:r>
    </w:p>
    <w:p w14:paraId="72EEF08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施工场地未能按约定提供的，承包人应结合施工场地实际交地情况，优化施工组织计划。施工场地未能按约定提供，影响项目关键线路的，承包人可提交索赔申请，并经监理人、发包人</w:t>
      </w:r>
      <w:ins w:id="79" w:author="瘦子" w:date="2025-04-14T16:10:43Z">
        <w:r>
          <w:rPr>
            <w:rFonts w:hint="eastAsia" w:ascii="宋体" w:hAnsi="宋体" w:cs="宋体"/>
            <w:kern w:val="0"/>
            <w:szCs w:val="21"/>
            <w:lang w:val="en-US" w:eastAsia="zh-CN" w:bidi="ar"/>
          </w:rPr>
          <w:t>书面</w:t>
        </w:r>
      </w:ins>
      <w:r>
        <w:rPr>
          <w:rFonts w:hint="eastAsia" w:ascii="宋体" w:hAnsi="宋体" w:cs="宋体"/>
          <w:kern w:val="0"/>
          <w:szCs w:val="21"/>
          <w:lang w:bidi="ar"/>
        </w:rPr>
        <w:t>审批</w:t>
      </w:r>
      <w:ins w:id="80" w:author="瘦子" w:date="2025-04-14T16:10:37Z">
        <w:r>
          <w:rPr>
            <w:rFonts w:hint="eastAsia" w:ascii="宋体" w:hAnsi="宋体" w:cs="宋体"/>
            <w:kern w:val="0"/>
            <w:szCs w:val="21"/>
            <w:lang w:val="en-US" w:eastAsia="zh-CN" w:bidi="ar"/>
          </w:rPr>
          <w:t>通过</w:t>
        </w:r>
      </w:ins>
      <w:r>
        <w:rPr>
          <w:rFonts w:hint="eastAsia" w:ascii="宋体" w:hAnsi="宋体" w:cs="宋体"/>
          <w:kern w:val="0"/>
          <w:szCs w:val="21"/>
          <w:lang w:bidi="ar"/>
        </w:rPr>
        <w:t>后可按约定顺延项目工期，否则工期不予顺延。</w:t>
      </w:r>
    </w:p>
    <w:p w14:paraId="30C29B7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2.2.2 提供工作条件</w:t>
      </w:r>
    </w:p>
    <w:p w14:paraId="11A61FDE">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关于发包人应负责提供的工作条件包括：</w:t>
      </w:r>
    </w:p>
    <w:p w14:paraId="3E60DF5E">
      <w:pPr>
        <w:widowControl/>
        <w:adjustRightInd w:val="0"/>
        <w:snapToGrid w:val="0"/>
        <w:spacing w:after="163" w:afterLines="50" w:line="360" w:lineRule="auto"/>
        <w:ind w:firstLine="420" w:firstLineChars="200"/>
        <w:rPr>
          <w:rFonts w:ascii="宋体" w:hAnsi="宋体" w:cs="宋体"/>
          <w:kern w:val="0"/>
          <w:szCs w:val="21"/>
          <w:u w:val="single"/>
          <w:lang w:bidi="ar"/>
        </w:rPr>
      </w:pPr>
      <w:r>
        <w:rPr>
          <w:rFonts w:hint="eastAsia" w:ascii="宋体" w:hAnsi="宋体" w:cs="宋体"/>
          <w:kern w:val="0"/>
          <w:szCs w:val="21"/>
          <w:u w:val="single"/>
          <w:lang w:bidi="ar"/>
        </w:rPr>
        <w:t>（1）水、电接口点由发包人指定具体位置，承包人自行接至办公、施工区域，并满足施工要求，施工通讯由承包人自行解决，相关费用由承包人承担，在投标时应自行考虑到投标报价中</w:t>
      </w:r>
      <w:r>
        <w:rPr>
          <w:rFonts w:hint="eastAsia" w:ascii="宋体" w:hAnsi="宋体" w:cs="宋体"/>
          <w:kern w:val="0"/>
          <w:szCs w:val="21"/>
          <w:u w:val="single"/>
          <w:lang w:eastAsia="zh-CN" w:bidi="ar"/>
        </w:rPr>
        <w:t>。</w:t>
      </w:r>
      <w:r>
        <w:rPr>
          <w:rFonts w:hint="eastAsia" w:ascii="宋体" w:hAnsi="宋体" w:cs="宋体"/>
          <w:kern w:val="0"/>
          <w:szCs w:val="21"/>
          <w:u w:val="single"/>
          <w:lang w:val="en-US" w:eastAsia="zh-CN" w:bidi="ar"/>
        </w:rPr>
        <w:t>承包人使用从发包人指定接入口接入水、电、通讯等其产生的水费、电费、通讯费等，按照市场价格执行，发包人不单独收取服务费；</w:t>
      </w:r>
    </w:p>
    <w:p w14:paraId="31EABC7E">
      <w:pPr>
        <w:widowControl/>
        <w:adjustRightInd w:val="0"/>
        <w:snapToGrid w:val="0"/>
        <w:spacing w:after="163" w:afterLines="50" w:line="360" w:lineRule="auto"/>
        <w:ind w:firstLine="420" w:firstLineChars="200"/>
        <w:rPr>
          <w:rFonts w:ascii="宋体" w:hAnsi="宋体" w:cs="宋体"/>
          <w:kern w:val="0"/>
          <w:szCs w:val="21"/>
          <w:u w:val="single"/>
          <w:lang w:bidi="ar"/>
        </w:rPr>
      </w:pPr>
      <w:r>
        <w:rPr>
          <w:rFonts w:hint="eastAsia" w:ascii="宋体" w:hAnsi="宋体" w:cs="宋体"/>
          <w:kern w:val="0"/>
          <w:szCs w:val="21"/>
          <w:u w:val="single"/>
          <w:lang w:bidi="ar"/>
        </w:rPr>
        <w:t>（2）施工场地如有遗留问题，发包人协助解决，如涉及青苗费、苗木移植、建（构）筑物拆迁、市政设施拆迁、土地征收等涉及的补偿费用由发包人承担；用地问题解决后，发包人向承包人交付施工场地，承包人负责看护管理并承担其费用。</w:t>
      </w:r>
    </w:p>
    <w:p w14:paraId="3FB6C9D8">
      <w:pPr>
        <w:widowControl/>
        <w:adjustRightInd w:val="0"/>
        <w:snapToGrid w:val="0"/>
        <w:spacing w:after="163" w:afterLines="50" w:line="360" w:lineRule="auto"/>
        <w:ind w:firstLine="420" w:firstLineChars="200"/>
        <w:rPr>
          <w:rFonts w:ascii="宋体" w:hAnsi="宋体" w:cs="宋体"/>
          <w:kern w:val="0"/>
          <w:szCs w:val="21"/>
          <w:u w:val="single"/>
          <w:lang w:bidi="ar"/>
        </w:rPr>
      </w:pPr>
      <w:r>
        <w:rPr>
          <w:rFonts w:hint="eastAsia" w:ascii="宋体" w:hAnsi="宋体" w:cs="宋体"/>
          <w:kern w:val="0"/>
          <w:szCs w:val="21"/>
          <w:u w:val="single"/>
          <w:lang w:bidi="ar"/>
        </w:rPr>
        <w:t>（3）发包人不提供办公及生活场地，承包人在项目周边自行负责办公及生活场所。工程预验收后一周内，承包人需无条件拆除临舍，并同时完善搭建区域的清理及市政设施修复工作。</w:t>
      </w:r>
    </w:p>
    <w:p w14:paraId="6DD1BC6E">
      <w:pPr>
        <w:widowControl/>
        <w:adjustRightInd w:val="0"/>
        <w:snapToGrid w:val="0"/>
        <w:spacing w:after="163" w:afterLines="50" w:line="360" w:lineRule="auto"/>
        <w:ind w:firstLine="420" w:firstLineChars="200"/>
        <w:rPr>
          <w:rFonts w:ascii="宋体" w:hAnsi="宋体" w:cs="宋体"/>
          <w:kern w:val="0"/>
          <w:szCs w:val="21"/>
          <w:u w:val="single"/>
          <w:lang w:bidi="ar"/>
        </w:rPr>
      </w:pPr>
      <w:r>
        <w:rPr>
          <w:rFonts w:hint="eastAsia" w:ascii="宋体" w:hAnsi="宋体" w:cs="宋体"/>
          <w:kern w:val="0"/>
          <w:szCs w:val="21"/>
          <w:u w:val="single"/>
          <w:lang w:bidi="ar"/>
        </w:rPr>
        <w:t>（4）按有关规定及时办理工程质量及安全监督手续；</w:t>
      </w:r>
    </w:p>
    <w:p w14:paraId="770AC35E">
      <w:pPr>
        <w:widowControl/>
        <w:adjustRightInd w:val="0"/>
        <w:snapToGrid w:val="0"/>
        <w:spacing w:after="163" w:afterLines="50" w:line="360" w:lineRule="auto"/>
        <w:ind w:firstLine="420" w:firstLineChars="200"/>
        <w:rPr>
          <w:rFonts w:ascii="宋体" w:hAnsi="宋体" w:cs="宋体"/>
          <w:kern w:val="0"/>
          <w:szCs w:val="21"/>
          <w:u w:val="single"/>
          <w:lang w:bidi="ar"/>
        </w:rPr>
      </w:pPr>
      <w:r>
        <w:rPr>
          <w:rFonts w:hint="eastAsia" w:ascii="宋体" w:hAnsi="宋体" w:cs="宋体"/>
          <w:kern w:val="0"/>
          <w:szCs w:val="21"/>
          <w:u w:val="single"/>
          <w:lang w:bidi="ar"/>
        </w:rPr>
        <w:t>（5）根据建设行政主管部门和城市建设档案管理机构的规定，收集、整理、立卷、归档工程资料，并按规定时间向建设行政主管部门或者城市建设档案管理机构移交规定的工程档案；</w:t>
      </w:r>
    </w:p>
    <w:p w14:paraId="09AC8D05">
      <w:pPr>
        <w:widowControl/>
        <w:shd w:val="clear"/>
        <w:adjustRightInd w:val="0"/>
        <w:snapToGrid w:val="0"/>
        <w:spacing w:after="163" w:afterLines="50" w:line="360" w:lineRule="auto"/>
        <w:ind w:firstLine="420" w:firstLineChars="200"/>
        <w:rPr>
          <w:rFonts w:ascii="宋体" w:hAnsi="宋体" w:cs="宋体"/>
          <w:kern w:val="0"/>
          <w:highlight w:val="none"/>
        </w:rPr>
      </w:pPr>
      <w:r>
        <w:rPr>
          <w:rFonts w:hint="eastAsia" w:ascii="宋体" w:hAnsi="宋体" w:cs="宋体"/>
          <w:kern w:val="0"/>
          <w:szCs w:val="21"/>
          <w:highlight w:val="none"/>
          <w:u w:val="single"/>
          <w:shd w:val="clear"/>
          <w:lang w:bidi="ar"/>
        </w:rPr>
        <w:t>（6）根据市建委（渝建 2015〔420〕号）文《关于加强我市建设工程质量检测委托管理的通知》，本项目的质量检测业务由发包人另行委托第三方具有相应资质的检测单位实施。</w:t>
      </w:r>
    </w:p>
    <w:p w14:paraId="1E9B9DB8">
      <w:pPr>
        <w:widowControl/>
        <w:adjustRightInd w:val="0"/>
        <w:snapToGrid w:val="0"/>
        <w:spacing w:after="163" w:afterLines="50" w:line="360" w:lineRule="auto"/>
        <w:ind w:firstLine="420" w:firstLineChars="200"/>
        <w:rPr>
          <w:rFonts w:ascii="宋体" w:hAnsi="宋体" w:cs="宋体"/>
          <w:kern w:val="0"/>
        </w:rPr>
      </w:pPr>
    </w:p>
    <w:p w14:paraId="1B44919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2.3 提供基础资料</w:t>
      </w:r>
    </w:p>
    <w:p w14:paraId="787DBAD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关于发包人应提供的基础资料的范围和期限：</w:t>
      </w:r>
      <w:r>
        <w:rPr>
          <w:rFonts w:hint="eastAsia" w:ascii="宋体" w:hAnsi="宋体" w:cs="宋体"/>
          <w:kern w:val="0"/>
          <w:szCs w:val="21"/>
          <w:u w:val="single"/>
          <w:lang w:bidi="ar"/>
        </w:rPr>
        <w:t xml:space="preserve">相邻建筑物、构筑物和地下工程等有关基础资料 </w:t>
      </w:r>
      <w:r>
        <w:rPr>
          <w:rFonts w:hint="eastAsia" w:ascii="宋体" w:hAnsi="宋体" w:cs="宋体"/>
          <w:kern w:val="0"/>
          <w:szCs w:val="21"/>
          <w:lang w:bidi="ar"/>
        </w:rPr>
        <w:t>。</w:t>
      </w:r>
    </w:p>
    <w:p w14:paraId="77F462A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2.5 支付合同价款</w:t>
      </w:r>
    </w:p>
    <w:p w14:paraId="0278D4A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2.5.</w:t>
      </w:r>
      <w:r>
        <w:rPr>
          <w:rFonts w:ascii="宋体" w:hAnsi="宋体" w:cs="宋体"/>
          <w:kern w:val="0"/>
          <w:szCs w:val="21"/>
          <w:lang w:bidi="ar"/>
        </w:rPr>
        <w:t>2</w:t>
      </w:r>
      <w:r>
        <w:rPr>
          <w:rFonts w:hint="eastAsia" w:ascii="宋体" w:hAnsi="宋体" w:cs="宋体"/>
          <w:kern w:val="0"/>
          <w:szCs w:val="21"/>
          <w:lang w:bidi="ar"/>
        </w:rPr>
        <w:t xml:space="preserve"> 发包人提供资金来源证明及资金安排的期限要求：</w:t>
      </w:r>
      <w:r>
        <w:rPr>
          <w:rFonts w:hint="eastAsia" w:ascii="宋体" w:hAnsi="宋体" w:cs="宋体"/>
          <w:kern w:val="0"/>
          <w:szCs w:val="21"/>
          <w:u w:val="single"/>
          <w:lang w:bidi="ar"/>
        </w:rPr>
        <w:t>不采用</w:t>
      </w:r>
      <w:r>
        <w:rPr>
          <w:rFonts w:hint="eastAsia" w:ascii="宋体" w:hAnsi="宋体" w:cs="宋体"/>
          <w:kern w:val="0"/>
          <w:szCs w:val="21"/>
          <w:lang w:bidi="ar"/>
        </w:rPr>
        <w:t>。</w:t>
      </w:r>
    </w:p>
    <w:p w14:paraId="234E8B4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2.5.3 发包人提供支付担保的形式、金额（或比例）、期限：</w:t>
      </w:r>
    </w:p>
    <w:p w14:paraId="2573C7CF">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支付担保的形式：</w:t>
      </w:r>
      <w:r>
        <w:rPr>
          <w:rFonts w:hint="eastAsia" w:ascii="宋体" w:hAnsi="宋体" w:cs="宋体"/>
          <w:kern w:val="0"/>
          <w:szCs w:val="21"/>
          <w:u w:val="single"/>
          <w:lang w:bidi="ar"/>
        </w:rPr>
        <w:t xml:space="preserve">  不采用 </w:t>
      </w:r>
      <w:r>
        <w:rPr>
          <w:rFonts w:hint="eastAsia" w:ascii="宋体" w:hAnsi="宋体" w:cs="宋体"/>
          <w:kern w:val="0"/>
          <w:szCs w:val="21"/>
          <w:lang w:bidi="ar"/>
        </w:rPr>
        <w:t>。</w:t>
      </w:r>
    </w:p>
    <w:p w14:paraId="27598B56">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支付担保的金额（或比例）：</w:t>
      </w:r>
      <w:r>
        <w:rPr>
          <w:rFonts w:hint="eastAsia" w:ascii="宋体" w:hAnsi="宋体" w:cs="宋体"/>
          <w:kern w:val="0"/>
          <w:szCs w:val="21"/>
          <w:u w:val="single"/>
          <w:lang w:bidi="ar"/>
        </w:rPr>
        <w:t xml:space="preserve">    /    </w:t>
      </w:r>
      <w:r>
        <w:rPr>
          <w:rFonts w:hint="eastAsia" w:ascii="宋体" w:hAnsi="宋体" w:cs="宋体"/>
          <w:kern w:val="0"/>
          <w:szCs w:val="21"/>
          <w:lang w:bidi="ar"/>
        </w:rPr>
        <w:t>。</w:t>
      </w:r>
    </w:p>
    <w:p w14:paraId="478679A0">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支付担保的提供时间：</w:t>
      </w:r>
      <w:r>
        <w:rPr>
          <w:rFonts w:hint="eastAsia" w:ascii="宋体" w:hAnsi="宋体" w:cs="宋体"/>
          <w:kern w:val="0"/>
          <w:szCs w:val="21"/>
          <w:u w:val="single"/>
          <w:lang w:bidi="ar"/>
        </w:rPr>
        <w:t xml:space="preserve">   /     </w:t>
      </w:r>
      <w:r>
        <w:rPr>
          <w:rFonts w:hint="eastAsia" w:ascii="宋体" w:hAnsi="宋体" w:cs="宋体"/>
          <w:kern w:val="0"/>
          <w:szCs w:val="21"/>
          <w:lang w:bidi="ar"/>
        </w:rPr>
        <w:t>。</w:t>
      </w:r>
    </w:p>
    <w:p w14:paraId="65E1AFA1">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支付担保的担保期限：</w:t>
      </w:r>
      <w:r>
        <w:rPr>
          <w:rFonts w:hint="eastAsia" w:ascii="宋体" w:hAnsi="宋体" w:cs="宋体"/>
          <w:kern w:val="0"/>
          <w:szCs w:val="21"/>
          <w:u w:val="single"/>
          <w:lang w:bidi="ar"/>
        </w:rPr>
        <w:t xml:space="preserve">    /    </w:t>
      </w:r>
      <w:r>
        <w:rPr>
          <w:rFonts w:hint="eastAsia" w:ascii="宋体" w:hAnsi="宋体" w:cs="宋体"/>
          <w:kern w:val="0"/>
          <w:szCs w:val="21"/>
          <w:lang w:bidi="ar"/>
        </w:rPr>
        <w:t>。</w:t>
      </w:r>
    </w:p>
    <w:p w14:paraId="71C4E48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支付担保的退还时间：</w:t>
      </w:r>
      <w:r>
        <w:rPr>
          <w:rFonts w:hint="eastAsia" w:ascii="宋体" w:hAnsi="宋体" w:cs="宋体"/>
          <w:kern w:val="0"/>
          <w:szCs w:val="21"/>
          <w:u w:val="single"/>
          <w:lang w:bidi="ar"/>
        </w:rPr>
        <w:t xml:space="preserve">    /    </w:t>
      </w:r>
      <w:r>
        <w:rPr>
          <w:rFonts w:hint="eastAsia" w:ascii="宋体" w:hAnsi="宋体" w:cs="宋体"/>
          <w:kern w:val="0"/>
          <w:szCs w:val="21"/>
          <w:lang w:bidi="ar"/>
        </w:rPr>
        <w:t>。</w:t>
      </w:r>
    </w:p>
    <w:p w14:paraId="1D5AFC5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2.7 其他义务</w:t>
      </w:r>
    </w:p>
    <w:p w14:paraId="3EC760A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发包人应履行的其他义务：</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w:t>
      </w:r>
      <w:r>
        <w:rPr>
          <w:rFonts w:hint="eastAsia" w:ascii="宋体" w:hAnsi="宋体" w:cs="宋体"/>
          <w:kern w:val="0"/>
          <w:szCs w:val="21"/>
          <w:u w:val="single"/>
          <w:lang w:bidi="ar"/>
        </w:rPr>
        <w:t xml:space="preserve">               </w:t>
      </w:r>
      <w:r>
        <w:rPr>
          <w:rFonts w:hint="eastAsia" w:ascii="宋体" w:hAnsi="宋体" w:cs="宋体"/>
          <w:kern w:val="0"/>
          <w:szCs w:val="21"/>
          <w:lang w:bidi="ar"/>
        </w:rPr>
        <w:t>。</w:t>
      </w:r>
    </w:p>
    <w:p w14:paraId="3D60DDCE">
      <w:pPr>
        <w:widowControl/>
        <w:shd w:val="clear"/>
        <w:adjustRightInd w:val="0"/>
        <w:snapToGrid w:val="0"/>
        <w:spacing w:after="163" w:afterLines="50" w:line="360" w:lineRule="auto"/>
        <w:outlineLvl w:val="1"/>
        <w:rPr>
          <w:rFonts w:ascii="宋体" w:hAnsi="宋体" w:cs="Times"/>
          <w:kern w:val="0"/>
        </w:rPr>
      </w:pPr>
      <w:bookmarkStart w:id="1732" w:name="_Toc20171876"/>
      <w:bookmarkEnd w:id="1732"/>
      <w:bookmarkStart w:id="1733" w:name="_Toc25559"/>
      <w:bookmarkStart w:id="1734" w:name="_Toc9395"/>
      <w:r>
        <w:rPr>
          <w:rFonts w:hint="eastAsia" w:ascii="宋体" w:hAnsi="宋体" w:cs="Times"/>
          <w:kern w:val="0"/>
          <w:szCs w:val="21"/>
          <w:lang w:bidi="ar"/>
        </w:rPr>
        <w:t>第3条 发包人的管理</w:t>
      </w:r>
      <w:bookmarkEnd w:id="1733"/>
      <w:bookmarkEnd w:id="1734"/>
    </w:p>
    <w:p w14:paraId="10F6A0EE">
      <w:pPr>
        <w:widowControl/>
        <w:shd w:val="clear"/>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3.1 发包人代表</w:t>
      </w:r>
    </w:p>
    <w:p w14:paraId="1DFD6DF9">
      <w:pPr>
        <w:widowControl/>
        <w:shd w:val="clear"/>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发包人代表的姓名：</w:t>
      </w:r>
      <w:r>
        <w:rPr>
          <w:rFonts w:hint="eastAsia" w:ascii="宋体" w:hAnsi="宋体" w:cs="宋体"/>
          <w:kern w:val="0"/>
          <w:szCs w:val="21"/>
          <w:u w:val="single"/>
          <w:lang w:bidi="ar"/>
        </w:rPr>
        <w:t xml:space="preserve">                                </w:t>
      </w:r>
      <w:r>
        <w:rPr>
          <w:rFonts w:hint="eastAsia" w:ascii="宋体" w:hAnsi="宋体" w:cs="宋体"/>
          <w:kern w:val="0"/>
          <w:szCs w:val="21"/>
          <w:lang w:bidi="ar"/>
        </w:rPr>
        <w:t>；</w:t>
      </w:r>
    </w:p>
    <w:p w14:paraId="3A2F6D33">
      <w:pPr>
        <w:widowControl/>
        <w:shd w:val="clear"/>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发包人代表的身份证号：</w:t>
      </w:r>
      <w:r>
        <w:rPr>
          <w:rFonts w:hint="eastAsia" w:ascii="宋体" w:hAnsi="宋体" w:cs="宋体"/>
          <w:kern w:val="0"/>
          <w:szCs w:val="21"/>
          <w:u w:val="single"/>
          <w:lang w:bidi="ar"/>
        </w:rPr>
        <w:t xml:space="preserve">                             </w:t>
      </w:r>
      <w:r>
        <w:rPr>
          <w:rFonts w:hint="eastAsia" w:ascii="宋体" w:hAnsi="宋体" w:cs="宋体"/>
          <w:kern w:val="0"/>
          <w:szCs w:val="21"/>
          <w:lang w:bidi="ar"/>
        </w:rPr>
        <w:t xml:space="preserve">； </w:t>
      </w:r>
    </w:p>
    <w:p w14:paraId="1CCD968D">
      <w:pPr>
        <w:widowControl/>
        <w:shd w:val="clear"/>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发包人代表的职务：</w:t>
      </w:r>
      <w:r>
        <w:rPr>
          <w:rFonts w:hint="eastAsia" w:ascii="宋体" w:hAnsi="宋体" w:cs="宋体"/>
          <w:kern w:val="0"/>
          <w:szCs w:val="21"/>
          <w:u w:val="single"/>
          <w:lang w:bidi="ar"/>
        </w:rPr>
        <w:t xml:space="preserve">                                 </w:t>
      </w:r>
      <w:r>
        <w:rPr>
          <w:rFonts w:hint="eastAsia" w:ascii="宋体" w:hAnsi="宋体" w:cs="宋体"/>
          <w:kern w:val="0"/>
          <w:szCs w:val="21"/>
          <w:lang w:bidi="ar"/>
        </w:rPr>
        <w:t>；</w:t>
      </w:r>
    </w:p>
    <w:p w14:paraId="50D146FF">
      <w:pPr>
        <w:widowControl/>
        <w:shd w:val="clear"/>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发包人代表的联系电话：</w:t>
      </w:r>
      <w:r>
        <w:rPr>
          <w:rFonts w:hint="eastAsia" w:ascii="宋体" w:hAnsi="宋体" w:cs="宋体"/>
          <w:kern w:val="0"/>
          <w:szCs w:val="21"/>
          <w:u w:val="single"/>
          <w:lang w:bidi="ar"/>
        </w:rPr>
        <w:t xml:space="preserve">                            </w:t>
      </w:r>
      <w:r>
        <w:rPr>
          <w:rFonts w:hint="eastAsia" w:ascii="宋体" w:hAnsi="宋体" w:cs="宋体"/>
          <w:kern w:val="0"/>
          <w:szCs w:val="21"/>
          <w:lang w:bidi="ar"/>
        </w:rPr>
        <w:t>；</w:t>
      </w:r>
    </w:p>
    <w:p w14:paraId="292D2F66">
      <w:pPr>
        <w:widowControl/>
        <w:shd w:val="clear"/>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发包人代表的电子邮箱：</w:t>
      </w:r>
      <w:r>
        <w:rPr>
          <w:rFonts w:hint="eastAsia" w:ascii="宋体" w:hAnsi="宋体" w:cs="宋体"/>
          <w:kern w:val="0"/>
          <w:szCs w:val="21"/>
          <w:u w:val="single"/>
          <w:lang w:bidi="ar"/>
        </w:rPr>
        <w:t xml:space="preserve">                             </w:t>
      </w:r>
      <w:r>
        <w:rPr>
          <w:rFonts w:hint="eastAsia" w:ascii="宋体" w:hAnsi="宋体" w:cs="宋体"/>
          <w:kern w:val="0"/>
          <w:szCs w:val="21"/>
          <w:lang w:bidi="ar"/>
        </w:rPr>
        <w:t>；</w:t>
      </w:r>
    </w:p>
    <w:p w14:paraId="598DD57E">
      <w:pPr>
        <w:widowControl/>
        <w:shd w:val="clear"/>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发包人代表的通信地址：</w:t>
      </w:r>
      <w:r>
        <w:rPr>
          <w:rFonts w:hint="eastAsia" w:ascii="宋体" w:hAnsi="宋体" w:cs="宋体"/>
          <w:kern w:val="0"/>
          <w:szCs w:val="21"/>
          <w:u w:val="single"/>
          <w:lang w:bidi="ar"/>
        </w:rPr>
        <w:t xml:space="preserve">                             </w:t>
      </w:r>
      <w:r>
        <w:rPr>
          <w:rFonts w:hint="eastAsia" w:ascii="宋体" w:hAnsi="宋体" w:cs="宋体"/>
          <w:kern w:val="0"/>
          <w:szCs w:val="21"/>
          <w:lang w:bidi="ar"/>
        </w:rPr>
        <w:t>；</w:t>
      </w:r>
    </w:p>
    <w:p w14:paraId="74EFB26E">
      <w:pPr>
        <w:widowControl/>
        <w:shd w:val="clear"/>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发包人对发包人代表的授权范围如下：</w:t>
      </w:r>
      <w:r>
        <w:rPr>
          <w:rFonts w:hint="eastAsia" w:ascii="宋体" w:hAnsi="宋体" w:cs="宋体"/>
          <w:kern w:val="0"/>
          <w:szCs w:val="21"/>
          <w:u w:val="single"/>
          <w:lang w:bidi="ar"/>
        </w:rPr>
        <w:t xml:space="preserve">                                  </w:t>
      </w:r>
      <w:r>
        <w:rPr>
          <w:rFonts w:hint="eastAsia" w:ascii="宋体" w:hAnsi="宋体" w:cs="宋体"/>
          <w:kern w:val="0"/>
          <w:szCs w:val="21"/>
          <w:lang w:bidi="ar"/>
        </w:rPr>
        <w:t>；</w:t>
      </w:r>
    </w:p>
    <w:p w14:paraId="783F01DB">
      <w:pPr>
        <w:widowControl/>
        <w:shd w:val="clear"/>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发包人代表的职责：</w:t>
      </w:r>
      <w:r>
        <w:rPr>
          <w:rFonts w:hint="eastAsia" w:ascii="宋体" w:hAnsi="宋体" w:cs="宋体"/>
          <w:kern w:val="0"/>
          <w:szCs w:val="21"/>
          <w:u w:val="single"/>
          <w:lang w:bidi="ar"/>
        </w:rPr>
        <w:t xml:space="preserve">                                </w:t>
      </w:r>
      <w:r>
        <w:rPr>
          <w:rFonts w:hint="eastAsia" w:ascii="宋体" w:hAnsi="宋体" w:cs="宋体"/>
          <w:kern w:val="0"/>
          <w:szCs w:val="21"/>
          <w:lang w:bidi="ar"/>
        </w:rPr>
        <w:t>。</w:t>
      </w:r>
    </w:p>
    <w:p w14:paraId="3CA170FD">
      <w:pPr>
        <w:widowControl/>
        <w:shd w:val="clear"/>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3.2 发包人人员</w:t>
      </w:r>
    </w:p>
    <w:p w14:paraId="5847C78D">
      <w:pPr>
        <w:widowControl/>
        <w:shd w:val="clear"/>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发包人人员姓名：</w:t>
      </w:r>
      <w:r>
        <w:rPr>
          <w:rFonts w:hint="eastAsia" w:ascii="宋体" w:hAnsi="宋体" w:cs="宋体"/>
          <w:kern w:val="0"/>
          <w:szCs w:val="21"/>
          <w:u w:val="single"/>
          <w:lang w:bidi="ar"/>
        </w:rPr>
        <w:t xml:space="preserve">                                   </w:t>
      </w:r>
      <w:r>
        <w:rPr>
          <w:rFonts w:hint="eastAsia" w:ascii="宋体" w:hAnsi="宋体" w:cs="宋体"/>
          <w:kern w:val="0"/>
          <w:szCs w:val="21"/>
          <w:lang w:bidi="ar"/>
        </w:rPr>
        <w:t>；</w:t>
      </w:r>
    </w:p>
    <w:p w14:paraId="16158F83">
      <w:pPr>
        <w:widowControl/>
        <w:shd w:val="clear"/>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发包人人员职务：</w:t>
      </w:r>
      <w:r>
        <w:rPr>
          <w:rFonts w:hint="eastAsia" w:ascii="宋体" w:hAnsi="宋体" w:cs="宋体"/>
          <w:kern w:val="0"/>
          <w:szCs w:val="21"/>
          <w:u w:val="single"/>
          <w:lang w:bidi="ar"/>
        </w:rPr>
        <w:t xml:space="preserve">                                  </w:t>
      </w:r>
      <w:r>
        <w:rPr>
          <w:rFonts w:hint="eastAsia" w:ascii="宋体" w:hAnsi="宋体" w:cs="宋体"/>
          <w:kern w:val="0"/>
          <w:szCs w:val="21"/>
          <w:lang w:bidi="ar"/>
        </w:rPr>
        <w:t>；</w:t>
      </w:r>
    </w:p>
    <w:p w14:paraId="53E267C1">
      <w:pPr>
        <w:widowControl/>
        <w:shd w:val="clear"/>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发包人人员职责：</w:t>
      </w:r>
      <w:r>
        <w:rPr>
          <w:rFonts w:hint="eastAsia" w:ascii="宋体" w:hAnsi="宋体" w:cs="宋体"/>
          <w:kern w:val="0"/>
          <w:szCs w:val="21"/>
          <w:u w:val="single"/>
          <w:lang w:bidi="ar"/>
        </w:rPr>
        <w:t xml:space="preserve">                                  </w:t>
      </w:r>
      <w:r>
        <w:rPr>
          <w:rFonts w:hint="eastAsia" w:ascii="宋体" w:hAnsi="宋体" w:cs="宋体"/>
          <w:kern w:val="0"/>
          <w:szCs w:val="21"/>
          <w:lang w:bidi="ar"/>
        </w:rPr>
        <w:t>。</w:t>
      </w:r>
    </w:p>
    <w:p w14:paraId="6BAC7D9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3.3 工程师</w:t>
      </w:r>
    </w:p>
    <w:p w14:paraId="60B596E8">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3</w:t>
      </w:r>
      <w:r>
        <w:rPr>
          <w:rFonts w:ascii="宋体" w:hAnsi="宋体" w:cs="宋体"/>
          <w:kern w:val="0"/>
          <w:szCs w:val="21"/>
          <w:lang w:bidi="ar"/>
        </w:rPr>
        <w:t>.3.1</w:t>
      </w:r>
      <w:r>
        <w:rPr>
          <w:rFonts w:hint="eastAsia" w:ascii="宋体" w:hAnsi="宋体" w:cs="宋体"/>
          <w:kern w:val="0"/>
          <w:szCs w:val="21"/>
          <w:lang w:bidi="ar"/>
        </w:rPr>
        <w:t>工程师（监理人）名称</w:t>
      </w:r>
      <w:r>
        <w:rPr>
          <w:rFonts w:ascii="宋体" w:hAnsi="宋体" w:cs="宋体"/>
          <w:kern w:val="0"/>
          <w:szCs w:val="21"/>
          <w:lang w:bidi="ar"/>
        </w:rPr>
        <w:t>：</w:t>
      </w:r>
      <w:r>
        <w:rPr>
          <w:rFonts w:ascii="宋体" w:hAnsi="宋体" w:cs="宋体"/>
          <w:kern w:val="0"/>
          <w:szCs w:val="21"/>
          <w:u w:val="single"/>
          <w:shd w:val="clear"/>
          <w:lang w:bidi="ar"/>
        </w:rPr>
        <w:t xml:space="preserve">                          </w:t>
      </w:r>
      <w:r>
        <w:rPr>
          <w:rFonts w:ascii="宋体" w:hAnsi="宋体" w:cs="宋体"/>
          <w:kern w:val="0"/>
          <w:szCs w:val="21"/>
          <w:lang w:bidi="ar"/>
        </w:rPr>
        <w:t>；</w:t>
      </w:r>
      <w:r>
        <w:rPr>
          <w:rFonts w:hint="eastAsia" w:ascii="宋体" w:hAnsi="宋体" w:cs="宋体"/>
          <w:kern w:val="0"/>
          <w:szCs w:val="21"/>
          <w:lang w:bidi="ar"/>
        </w:rPr>
        <w:t>工程师（监理人）监督管理</w:t>
      </w:r>
      <w:r>
        <w:rPr>
          <w:rFonts w:ascii="宋体" w:hAnsi="宋体" w:cs="宋体"/>
          <w:kern w:val="0"/>
          <w:szCs w:val="21"/>
          <w:lang w:bidi="ar"/>
        </w:rPr>
        <w:t>范围</w:t>
      </w:r>
      <w:r>
        <w:rPr>
          <w:rFonts w:hint="eastAsia" w:ascii="宋体" w:hAnsi="宋体" w:cs="宋体"/>
          <w:kern w:val="0"/>
          <w:szCs w:val="21"/>
          <w:lang w:bidi="ar"/>
        </w:rPr>
        <w:t>、内容</w:t>
      </w:r>
      <w:r>
        <w:rPr>
          <w:rFonts w:ascii="宋体" w:hAnsi="宋体" w:cs="宋体"/>
          <w:kern w:val="0"/>
          <w:szCs w:val="21"/>
          <w:lang w:bidi="ar"/>
        </w:rPr>
        <w:t>：</w:t>
      </w:r>
      <w:r>
        <w:rPr>
          <w:rFonts w:ascii="宋体" w:hAnsi="宋体" w:cs="宋体"/>
          <w:kern w:val="0"/>
          <w:szCs w:val="21"/>
          <w:u w:val="single"/>
          <w:lang w:bidi="ar"/>
        </w:rPr>
        <w:t>按照现行监理规范的要求，完成本项目施工图示范围内全部工程的施工准备阶段、施工阶段、</w:t>
      </w:r>
      <w:r>
        <w:rPr>
          <w:rFonts w:hint="eastAsia" w:ascii="宋体" w:hAnsi="宋体" w:cs="宋体"/>
          <w:kern w:val="0"/>
          <w:szCs w:val="21"/>
          <w:u w:val="single"/>
          <w:lang w:bidi="ar"/>
        </w:rPr>
        <w:t>竣</w:t>
      </w:r>
      <w:r>
        <w:rPr>
          <w:rFonts w:ascii="宋体" w:hAnsi="宋体" w:cs="宋体"/>
          <w:kern w:val="0"/>
          <w:szCs w:val="21"/>
          <w:u w:val="single"/>
          <w:lang w:bidi="ar"/>
        </w:rPr>
        <w:t>工验收阶段、竣工结算（含：配合审计工作）至缺陷责任期满的全过程施工监理服务。监理服务内容包括：对该项目的投资控制、进度控制、质量控制、建设安全监管及文明施工的有效管理、组织协调，并进行合同管理和信息管理等</w:t>
      </w:r>
      <w:r>
        <w:rPr>
          <w:rFonts w:hint="eastAsia" w:ascii="宋体" w:hAnsi="宋体" w:cs="宋体"/>
          <w:kern w:val="0"/>
          <w:szCs w:val="21"/>
          <w:lang w:bidi="ar"/>
        </w:rPr>
        <w:t>；工程师（监理人）</w:t>
      </w:r>
      <w:r>
        <w:rPr>
          <w:rFonts w:ascii="宋体" w:hAnsi="宋体" w:cs="宋体"/>
          <w:kern w:val="0"/>
          <w:szCs w:val="21"/>
          <w:lang w:bidi="ar"/>
        </w:rPr>
        <w:t>权限：</w:t>
      </w:r>
      <w:r>
        <w:rPr>
          <w:rFonts w:ascii="宋体" w:hAnsi="宋体" w:cs="宋体"/>
          <w:kern w:val="0"/>
          <w:szCs w:val="21"/>
          <w:u w:val="single"/>
          <w:lang w:bidi="ar"/>
        </w:rPr>
        <w:t xml:space="preserve"> </w:t>
      </w:r>
      <w:r>
        <w:rPr>
          <w:rFonts w:hint="eastAsia" w:ascii="宋体" w:hAnsi="宋体" w:cs="宋体"/>
          <w:kern w:val="0"/>
          <w:szCs w:val="21"/>
          <w:u w:val="single"/>
          <w:lang w:bidi="ar"/>
        </w:rPr>
        <w:t>以发包人与监理人就本工程签订的监理合同为准，任何涉及费用确定和（或）工期调整，或者设计变更，或者变更估价，或者涉及经济责任的事项，监理工程师在发出指令或通知前，须征得发包人书面同意（紧急情况除外）</w:t>
      </w:r>
      <w:r>
        <w:rPr>
          <w:rFonts w:hint="eastAsia" w:ascii="宋体" w:hAnsi="宋体" w:cs="宋体"/>
          <w:kern w:val="0"/>
          <w:szCs w:val="21"/>
          <w:lang w:bidi="ar"/>
        </w:rPr>
        <w:t>。</w:t>
      </w:r>
    </w:p>
    <w:p w14:paraId="0024EC19">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本合同工程为强制监理项目，采用委托监理人进行工程监督管理的方式。通用合同条件中凡涉及工程师的义务及职责，均为监理人的义务及职责，与《建设工程监理规范》（GB/T50319—2013）的相关规定存在不一致的，以《建设工程监理规范》（GB/T50319—2013）为准。</w:t>
      </w:r>
    </w:p>
    <w:p w14:paraId="15B9603F">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发包人已通过本合同约定等方式向承包人充分告知了监理人在本项目中的权限，承包人对监理人在本项目实施过程中的行为负有必要的注意义务，对监理人逾越权限给承包人造成的损失，发包人不承担任何责任。</w:t>
      </w:r>
    </w:p>
    <w:p w14:paraId="248CC90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本合同工程为强制监理项目，采用委托监理人进行工程监督管理的方式。通用合同条件中凡涉及工程师的义务及职责，均为监理人的义务及职责，与《建设工程监理规范》（GB/T50319—2013）的相关规定存在不一致的，以《建设工程监理规范》（GB/T50319—2013）为准。</w:t>
      </w:r>
    </w:p>
    <w:p w14:paraId="788C955D">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增加总监理工程师：</w:t>
      </w:r>
    </w:p>
    <w:p w14:paraId="5F03FA34">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姓    名：</w:t>
      </w:r>
      <w:r>
        <w:rPr>
          <w:rFonts w:hint="eastAsia" w:ascii="宋体" w:hAnsi="MingLiU_HKSCS" w:cs="MingLiU_HKSCS"/>
          <w:kern w:val="0"/>
          <w:szCs w:val="21"/>
          <w:u w:val="single"/>
          <w:lang w:bidi="ar"/>
        </w:rPr>
        <w:t xml:space="preserve">                                </w:t>
      </w:r>
      <w:r>
        <w:rPr>
          <w:rFonts w:hint="eastAsia" w:ascii="宋体" w:hAnsi="宋体" w:cs="宋体"/>
          <w:kern w:val="0"/>
          <w:szCs w:val="21"/>
          <w:lang w:bidi="ar"/>
        </w:rPr>
        <w:t>；</w:t>
      </w:r>
    </w:p>
    <w:p w14:paraId="2B8CD7EE">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职    务：</w:t>
      </w:r>
      <w:r>
        <w:rPr>
          <w:rFonts w:hint="eastAsia" w:ascii="宋体" w:hAnsi="MingLiU_HKSCS" w:cs="MingLiU_HKSCS"/>
          <w:kern w:val="0"/>
          <w:szCs w:val="21"/>
          <w:u w:val="single"/>
          <w:lang w:bidi="ar"/>
        </w:rPr>
        <w:t xml:space="preserve">                                </w:t>
      </w:r>
      <w:r>
        <w:rPr>
          <w:rFonts w:hint="eastAsia" w:ascii="宋体" w:hAnsi="宋体" w:cs="宋体"/>
          <w:kern w:val="0"/>
          <w:szCs w:val="21"/>
          <w:lang w:bidi="ar"/>
        </w:rPr>
        <w:t>；</w:t>
      </w:r>
    </w:p>
    <w:p w14:paraId="7E81E683">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监理工程师执业资格证书号：</w:t>
      </w:r>
      <w:r>
        <w:rPr>
          <w:rFonts w:hint="eastAsia" w:ascii="宋体" w:hAnsi="MingLiU_HKSCS" w:cs="MingLiU_HKSCS"/>
          <w:kern w:val="0"/>
          <w:szCs w:val="21"/>
          <w:u w:val="single"/>
          <w:lang w:bidi="ar"/>
        </w:rPr>
        <w:t xml:space="preserve">                       </w:t>
      </w:r>
      <w:r>
        <w:rPr>
          <w:rFonts w:hint="eastAsia" w:ascii="宋体" w:hAnsi="宋体" w:cs="宋体"/>
          <w:kern w:val="0"/>
          <w:szCs w:val="21"/>
          <w:lang w:bidi="ar"/>
        </w:rPr>
        <w:t>；</w:t>
      </w:r>
    </w:p>
    <w:p w14:paraId="0085E730">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联系方式：</w:t>
      </w:r>
      <w:r>
        <w:rPr>
          <w:rFonts w:hint="eastAsia" w:ascii="宋体" w:hAnsi="MingLiU_HKSCS" w:cs="MingLiU_HKSCS"/>
          <w:kern w:val="0"/>
          <w:szCs w:val="21"/>
          <w:u w:val="single"/>
          <w:lang w:bidi="ar"/>
        </w:rPr>
        <w:t xml:space="preserve">                       </w:t>
      </w:r>
      <w:r>
        <w:rPr>
          <w:rFonts w:hint="eastAsia" w:ascii="宋体" w:hAnsi="宋体" w:cs="宋体"/>
          <w:kern w:val="0"/>
          <w:szCs w:val="21"/>
          <w:lang w:bidi="ar"/>
        </w:rPr>
        <w:t>；</w:t>
      </w:r>
    </w:p>
    <w:p w14:paraId="3BAFAB1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关于监理人的其他约定：见发包人与监理人就本合同工程订立的监理合同。</w:t>
      </w:r>
    </w:p>
    <w:p w14:paraId="16E07AA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3.6 商定或确定</w:t>
      </w:r>
    </w:p>
    <w:p w14:paraId="0559219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w:t>
      </w:r>
      <w:r>
        <w:rPr>
          <w:rFonts w:ascii="宋体" w:hAnsi="宋体" w:cs="宋体"/>
          <w:kern w:val="0"/>
          <w:szCs w:val="21"/>
          <w:lang w:bidi="ar"/>
        </w:rPr>
        <w:t xml:space="preserve">.6.2 </w:t>
      </w:r>
      <w:r>
        <w:rPr>
          <w:rFonts w:hint="eastAsia" w:ascii="宋体" w:hAnsi="宋体" w:cs="宋体"/>
          <w:kern w:val="0"/>
          <w:szCs w:val="21"/>
          <w:lang w:bidi="ar"/>
        </w:rPr>
        <w:t>关于商定时间限制的具体约定：</w:t>
      </w:r>
      <w:r>
        <w:rPr>
          <w:rFonts w:hint="eastAsia" w:ascii="宋体" w:hAnsi="宋体" w:cs="宋体"/>
          <w:kern w:val="0"/>
          <w:szCs w:val="21"/>
          <w:u w:val="single"/>
          <w:lang w:bidi="ar"/>
        </w:rPr>
        <w:t xml:space="preserve">        /              </w:t>
      </w:r>
      <w:r>
        <w:rPr>
          <w:rFonts w:hint="eastAsia" w:ascii="宋体" w:hAnsi="宋体" w:cs="宋体"/>
          <w:kern w:val="0"/>
          <w:szCs w:val="21"/>
          <w:lang w:bidi="ar"/>
        </w:rPr>
        <w:t>。</w:t>
      </w:r>
    </w:p>
    <w:p w14:paraId="34B2A7B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w:t>
      </w:r>
      <w:r>
        <w:rPr>
          <w:rFonts w:ascii="宋体" w:hAnsi="宋体" w:cs="宋体"/>
          <w:kern w:val="0"/>
          <w:szCs w:val="21"/>
          <w:lang w:bidi="ar"/>
        </w:rPr>
        <w:t xml:space="preserve">.6.3 </w:t>
      </w:r>
      <w:r>
        <w:rPr>
          <w:rFonts w:hint="eastAsia" w:ascii="宋体" w:hAnsi="宋体" w:cs="宋体"/>
          <w:kern w:val="0"/>
          <w:szCs w:val="21"/>
          <w:lang w:bidi="ar"/>
        </w:rPr>
        <w:t>关于商定或确定效力的具体约定：</w:t>
      </w:r>
      <w:r>
        <w:rPr>
          <w:rFonts w:hint="eastAsia" w:ascii="宋体" w:hAnsi="宋体" w:cs="宋体"/>
          <w:kern w:val="0"/>
          <w:szCs w:val="21"/>
          <w:u w:val="single"/>
          <w:lang w:bidi="ar"/>
        </w:rPr>
        <w:t xml:space="preserve">       /             </w:t>
      </w:r>
      <w:r>
        <w:rPr>
          <w:rFonts w:hint="eastAsia" w:ascii="宋体" w:hAnsi="宋体" w:cs="宋体"/>
          <w:kern w:val="0"/>
          <w:szCs w:val="21"/>
          <w:lang w:bidi="ar"/>
        </w:rPr>
        <w:t>。</w:t>
      </w:r>
    </w:p>
    <w:p w14:paraId="1FB462C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关于对监理人的确定提出异议的具体约定：</w:t>
      </w:r>
      <w:r>
        <w:rPr>
          <w:rFonts w:hint="eastAsia" w:ascii="宋体" w:hAnsi="宋体" w:cs="宋体"/>
          <w:kern w:val="0"/>
          <w:szCs w:val="21"/>
          <w:u w:val="single"/>
          <w:lang w:bidi="ar"/>
        </w:rPr>
        <w:t xml:space="preserve">         /                       </w:t>
      </w:r>
      <w:r>
        <w:rPr>
          <w:rFonts w:hint="eastAsia" w:ascii="宋体" w:hAnsi="宋体" w:cs="宋体"/>
          <w:kern w:val="0"/>
          <w:szCs w:val="21"/>
          <w:lang w:bidi="ar"/>
        </w:rPr>
        <w:t>。</w:t>
      </w:r>
    </w:p>
    <w:p w14:paraId="06371C1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3.7 会议</w:t>
      </w:r>
    </w:p>
    <w:p w14:paraId="6FC6CDF3">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3</w:t>
      </w:r>
      <w:r>
        <w:rPr>
          <w:rFonts w:ascii="宋体" w:hAnsi="宋体" w:cs="宋体"/>
          <w:kern w:val="0"/>
          <w:szCs w:val="21"/>
          <w:lang w:bidi="ar"/>
        </w:rPr>
        <w:t xml:space="preserve">.7.1 </w:t>
      </w:r>
      <w:r>
        <w:rPr>
          <w:rFonts w:hint="eastAsia" w:ascii="宋体" w:hAnsi="宋体" w:cs="宋体"/>
          <w:kern w:val="0"/>
          <w:szCs w:val="21"/>
          <w:lang w:bidi="ar"/>
        </w:rPr>
        <w:t>关于召开会议的具体约定：</w:t>
      </w:r>
      <w:r>
        <w:rPr>
          <w:rFonts w:hint="eastAsia" w:ascii="宋体" w:hAnsi="宋体" w:cs="宋体"/>
          <w:kern w:val="0"/>
          <w:szCs w:val="21"/>
          <w:u w:val="single"/>
          <w:lang w:bidi="ar"/>
        </w:rPr>
        <w:t xml:space="preserve">     按发包人要求执行    </w:t>
      </w:r>
      <w:r>
        <w:rPr>
          <w:rFonts w:hint="eastAsia" w:ascii="宋体" w:hAnsi="宋体" w:cs="宋体"/>
          <w:kern w:val="0"/>
          <w:szCs w:val="21"/>
          <w:lang w:bidi="ar"/>
        </w:rPr>
        <w:t>。</w:t>
      </w:r>
    </w:p>
    <w:p w14:paraId="75066F9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w:t>
      </w:r>
      <w:r>
        <w:rPr>
          <w:rFonts w:ascii="宋体" w:hAnsi="宋体" w:cs="宋体"/>
          <w:kern w:val="0"/>
          <w:szCs w:val="21"/>
          <w:lang w:bidi="ar"/>
        </w:rPr>
        <w:t xml:space="preserve">.7.2 </w:t>
      </w:r>
      <w:r>
        <w:rPr>
          <w:rFonts w:hint="eastAsia" w:ascii="宋体" w:hAnsi="宋体" w:cs="宋体"/>
          <w:kern w:val="0"/>
          <w:szCs w:val="21"/>
          <w:lang w:bidi="ar"/>
        </w:rPr>
        <w:t>关于保存和提供会议纪要的具体约定：</w:t>
      </w:r>
      <w:r>
        <w:rPr>
          <w:rFonts w:hint="eastAsia" w:ascii="宋体" w:hAnsi="宋体" w:cs="宋体"/>
          <w:kern w:val="0"/>
          <w:szCs w:val="21"/>
          <w:u w:val="single"/>
          <w:lang w:bidi="ar"/>
        </w:rPr>
        <w:t xml:space="preserve">   按发包人要求执行  </w:t>
      </w:r>
      <w:r>
        <w:rPr>
          <w:rFonts w:hint="eastAsia" w:ascii="宋体" w:hAnsi="宋体" w:cs="宋体"/>
          <w:kern w:val="0"/>
          <w:szCs w:val="21"/>
          <w:lang w:bidi="ar"/>
        </w:rPr>
        <w:t>。</w:t>
      </w:r>
    </w:p>
    <w:p w14:paraId="2D41B3DC">
      <w:pPr>
        <w:widowControl/>
        <w:adjustRightInd w:val="0"/>
        <w:snapToGrid w:val="0"/>
        <w:spacing w:after="163" w:afterLines="50" w:line="360" w:lineRule="auto"/>
        <w:outlineLvl w:val="1"/>
        <w:rPr>
          <w:rFonts w:ascii="宋体" w:hAnsi="宋体" w:cs="Times"/>
          <w:kern w:val="0"/>
        </w:rPr>
      </w:pPr>
      <w:bookmarkStart w:id="1735" w:name="_Toc20171877"/>
      <w:bookmarkEnd w:id="1735"/>
      <w:bookmarkStart w:id="1736" w:name="_Toc2871"/>
      <w:bookmarkStart w:id="1737" w:name="_Toc19928"/>
      <w:r>
        <w:rPr>
          <w:rFonts w:hint="eastAsia" w:ascii="宋体" w:hAnsi="宋体" w:cs="Times"/>
          <w:kern w:val="0"/>
          <w:szCs w:val="21"/>
          <w:lang w:bidi="ar"/>
        </w:rPr>
        <w:t>第4条 承包人</w:t>
      </w:r>
      <w:bookmarkEnd w:id="1736"/>
      <w:bookmarkEnd w:id="1737"/>
    </w:p>
    <w:p w14:paraId="04B1E48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4.1 承包人的一般义务</w:t>
      </w:r>
    </w:p>
    <w:p w14:paraId="1F8EB33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承包人应履行的其他义务：</w:t>
      </w:r>
    </w:p>
    <w:p w14:paraId="41E30039">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1）办理法律规定和合同约定由承包人办理的许可和批准，将办理结果书面报送发包人留存，协助发包人办理施工所需的工程质量监督、安全监督、施工许可证等相关证件及手续，并承担因承包人违反法律或合同约定给发包人造成的任何费用和损失；</w:t>
      </w:r>
    </w:p>
    <w:p w14:paraId="1D97D07F">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（2）按合同约定完成全部工作并在缺陷责任期和保修期内承担缺陷保证责任和保修义务，对工作中的任何缺陷进行整改、完善和修补，使其满足合同约定的目的；</w:t>
      </w:r>
    </w:p>
    <w:p w14:paraId="11265D13">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（3）提供合同约定的工程设备和承包人文件，以及为完成合同工作所需的劳务、材料、施工设备和其他物品，并按合同约定负责临时设施的设计、施工、运行、维护、管理和拆除；</w:t>
      </w:r>
    </w:p>
    <w:p w14:paraId="565CA20D">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（4）按合同约定的工作内容和进度要求，编制设计、施工的组织和实施计划，保证项目进度计划的实现，并对所有设计、施工作业和施工方法，以及全部工程的完备性和安全可靠性负责；</w:t>
      </w:r>
    </w:p>
    <w:p w14:paraId="178809FC">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（5）按法律规定和合同约定采取安全文明施工、职业健康和环境保护措施，办理员工工伤保险等相关保险，确保工程及人员、材料、设备和设施的安全，防止因工程实施造成的人身伤害和财产损失；</w:t>
      </w:r>
    </w:p>
    <w:p w14:paraId="62F06470">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（6）将发包人按合同约定支付的各项价款专用于合同工程，且应及时支付其雇用人员（包括建筑工人）工资，并及时向分包人支付合同价款；</w:t>
      </w:r>
    </w:p>
    <w:p w14:paraId="2C4F667C">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（7） 避免施工对公众与他人的利益造成损害：</w:t>
      </w:r>
    </w:p>
    <w:p w14:paraId="73D45E9D">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承包人在进行合同约定的各项工作时，不得侵害发包人与他人使用公用道路、水源、市政管网等公共设施的权利，避免对邻近的公共设施产生干扰。承包人占用或使用他人的施工场地，影响他人作业或生活的，应承担相应责任并自行承担有关费用。</w:t>
      </w:r>
    </w:p>
    <w:p w14:paraId="1444BA13">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承包人应按国家和有关部门的规定，对施工现场人员和施工机械、设备的防突风、防风暴潮、防汛、防雷击等进行安全管理，对施工现场加强治安防范和消防安全防护措施，并承担由此造成的事故责任和发生的费用。在施工场地及比邻地带发生任何与本工程有关的事故，由承包人负责妥善处理，并承担相关费用。承包人承担相应费用后，有权向造成该事故的责任人追偿。</w:t>
      </w:r>
    </w:p>
    <w:p w14:paraId="2DE17535">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承包人在高压线、水上、水下及地下管线、易燃、易爆地段或其他有害环境下施工时，施工前应提出安全保护措施，经</w:t>
      </w:r>
      <w:r>
        <w:rPr>
          <w:rFonts w:hint="eastAsia" w:ascii="宋体" w:hAnsi="宋体" w:cs="宋体"/>
          <w:kern w:val="0"/>
          <w:szCs w:val="21"/>
          <w:lang w:val="en-US" w:eastAsia="zh-CN" w:bidi="ar"/>
        </w:rPr>
        <w:t>代建</w:t>
      </w:r>
      <w:r>
        <w:rPr>
          <w:rFonts w:hint="eastAsia" w:ascii="宋体" w:hAnsi="宋体" w:cs="宋体"/>
          <w:kern w:val="0"/>
          <w:szCs w:val="21"/>
          <w:lang w:bidi="ar"/>
        </w:rPr>
        <w:t>单位人员审查同意后实施。</w:t>
      </w:r>
      <w:r>
        <w:rPr>
          <w:rFonts w:hint="eastAsia" w:ascii="宋体" w:hAnsi="宋体" w:cs="宋体"/>
          <w:kern w:val="0"/>
          <w:szCs w:val="21"/>
          <w:lang w:eastAsia="zh-CN" w:bidi="ar"/>
        </w:rPr>
        <w:t>代建</w:t>
      </w:r>
      <w:r>
        <w:rPr>
          <w:rFonts w:hint="eastAsia" w:ascii="宋体" w:hAnsi="宋体" w:cs="宋体"/>
          <w:kern w:val="0"/>
          <w:szCs w:val="21"/>
          <w:lang w:bidi="ar"/>
        </w:rPr>
        <w:t>单位人员的同意不能免除承包人应承担的责任。防护措施费用由承包人承担。</w:t>
      </w:r>
    </w:p>
    <w:p w14:paraId="26B461D7">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施工现场发生安全事故时，承包人应立即采取有效措施，并将事故情况按规定上报有关部门并报告发包人与</w:t>
      </w:r>
      <w:r>
        <w:rPr>
          <w:rFonts w:hint="eastAsia" w:ascii="宋体" w:hAnsi="宋体" w:cs="宋体"/>
          <w:kern w:val="0"/>
          <w:szCs w:val="21"/>
          <w:lang w:eastAsia="zh-CN" w:bidi="ar"/>
        </w:rPr>
        <w:t>代建</w:t>
      </w:r>
      <w:r>
        <w:rPr>
          <w:rFonts w:hint="eastAsia" w:ascii="宋体" w:hAnsi="宋体" w:cs="宋体"/>
          <w:kern w:val="0"/>
          <w:szCs w:val="21"/>
          <w:lang w:bidi="ar"/>
        </w:rPr>
        <w:t>单位人员。</w:t>
      </w:r>
    </w:p>
    <w:p w14:paraId="2662436A">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（8）为他人提供方便</w:t>
      </w:r>
    </w:p>
    <w:p w14:paraId="38E39114">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①承包人应当对在施工场地或者附近实施与合同工程有关的其他工作的独立承包人履行管理、协调、配合、照管和服务义务，由此发生的费用被认为已经包括在承包人的签约合同价(投标总报价)中。</w:t>
      </w:r>
    </w:p>
    <w:p w14:paraId="087407E2">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②承包人还应按</w:t>
      </w:r>
      <w:r>
        <w:rPr>
          <w:rFonts w:hint="eastAsia" w:ascii="宋体" w:hAnsi="宋体" w:cs="宋体"/>
          <w:kern w:val="0"/>
          <w:szCs w:val="21"/>
          <w:lang w:eastAsia="zh-CN" w:bidi="ar"/>
        </w:rPr>
        <w:t>代建</w:t>
      </w:r>
      <w:r>
        <w:rPr>
          <w:rFonts w:hint="eastAsia" w:ascii="宋体" w:hAnsi="宋体" w:cs="宋体"/>
          <w:kern w:val="0"/>
          <w:szCs w:val="21"/>
          <w:lang w:bidi="ar"/>
        </w:rPr>
        <w:t>单位人员指示为独立承包人以外的他人在施工场地或者附近实施与合同工程有关的其他工作提供可能的条件，由此发生的费用被认为已经包括在承包人的签约合同价(投标总报价)中。</w:t>
      </w:r>
    </w:p>
    <w:p w14:paraId="57E7FAA3">
      <w:pPr>
        <w:widowControl/>
        <w:adjustRightInd w:val="0"/>
        <w:snapToGrid w:val="0"/>
        <w:spacing w:after="163" w:afterLines="50" w:line="360" w:lineRule="auto"/>
        <w:ind w:firstLine="420" w:firstLineChars="200"/>
      </w:pPr>
      <w:r>
        <w:rPr>
          <w:rFonts w:hint="eastAsia" w:ascii="宋体" w:hAnsi="宋体" w:cs="宋体"/>
          <w:kern w:val="0"/>
          <w:szCs w:val="21"/>
          <w:lang w:bidi="ar"/>
        </w:rPr>
        <w:t>③承包人应向发包人派驻的工程师、</w:t>
      </w:r>
      <w:r>
        <w:rPr>
          <w:rFonts w:hint="eastAsia" w:ascii="宋体" w:hAnsi="宋体" w:cs="宋体"/>
          <w:kern w:val="0"/>
          <w:szCs w:val="21"/>
          <w:lang w:eastAsia="zh-CN" w:bidi="ar"/>
        </w:rPr>
        <w:t>代建</w:t>
      </w:r>
      <w:r>
        <w:rPr>
          <w:rFonts w:hint="eastAsia" w:ascii="宋体" w:hAnsi="宋体" w:cs="宋体"/>
          <w:kern w:val="0"/>
          <w:szCs w:val="21"/>
          <w:lang w:bidi="ar"/>
        </w:rPr>
        <w:t>单位委派的工程师提供必要的办公和生活房屋等，并承担相应的水、电、气等费用，其所需费用包含在签约合同价(投标总报价)中综合考虑。</w:t>
      </w:r>
    </w:p>
    <w:p w14:paraId="24CE5FBD">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4.1.2 承包人应履行的其他义务：</w:t>
      </w:r>
    </w:p>
    <w:p w14:paraId="6DD2B0C7">
      <w:pPr>
        <w:widowControl/>
        <w:adjustRightInd w:val="0"/>
        <w:snapToGrid w:val="0"/>
        <w:spacing w:after="163" w:afterLines="50" w:line="360" w:lineRule="auto"/>
        <w:ind w:firstLine="420" w:firstLineChars="200"/>
        <w:rPr>
          <w:rFonts w:ascii="宋体" w:hAnsi="宋体" w:cs="宋体"/>
          <w:kern w:val="0"/>
          <w:szCs w:val="21"/>
          <w:highlight w:val="none"/>
          <w:u w:val="single"/>
          <w:lang w:bidi="ar"/>
        </w:rPr>
      </w:pPr>
      <w:r>
        <w:rPr>
          <w:rFonts w:hint="eastAsia" w:ascii="宋体" w:hAnsi="宋体" w:cs="宋体"/>
          <w:kern w:val="0"/>
          <w:szCs w:val="21"/>
          <w:u w:val="single"/>
          <w:lang w:bidi="ar"/>
        </w:rPr>
        <w:t>（1）</w:t>
      </w:r>
      <w:r>
        <w:rPr>
          <w:rFonts w:hint="eastAsia" w:ascii="宋体" w:hAnsi="宋体" w:cs="宋体"/>
          <w:kern w:val="0"/>
          <w:szCs w:val="21"/>
          <w:highlight w:val="none"/>
          <w:u w:val="single"/>
          <w:lang w:bidi="ar"/>
        </w:rPr>
        <w:t>在施工期间，承包人应协调周边农民关系，涉及的青苗款项、噪音、粉尘等扰民赔偿、协调等费用包含在合同价款中，承包方不得再向发包方索赔任何相关费用。</w:t>
      </w:r>
    </w:p>
    <w:p w14:paraId="253702D4">
      <w:pPr>
        <w:widowControl/>
        <w:adjustRightInd w:val="0"/>
        <w:snapToGrid w:val="0"/>
        <w:spacing w:after="163" w:afterLines="50" w:line="360" w:lineRule="auto"/>
        <w:ind w:firstLine="420" w:firstLineChars="200"/>
        <w:rPr>
          <w:rFonts w:ascii="宋体" w:hAnsi="宋体" w:cs="宋体"/>
          <w:kern w:val="0"/>
          <w:szCs w:val="21"/>
          <w:highlight w:val="none"/>
          <w:u w:val="single"/>
          <w:lang w:bidi="ar"/>
        </w:rPr>
      </w:pPr>
      <w:r>
        <w:rPr>
          <w:rFonts w:hint="eastAsia" w:ascii="宋体" w:hAnsi="宋体" w:cs="宋体"/>
          <w:kern w:val="0"/>
          <w:szCs w:val="21"/>
          <w:highlight w:val="none"/>
          <w:u w:val="single"/>
          <w:lang w:bidi="ar"/>
        </w:rPr>
        <w:t>（2）根据发包人委托，在其设计资质等级和业务允许的范围内，完成施工图设计或与工程配套的设计，并经审查合格。由承包人负责完成的设计文件属于本合同约定的承包人提供的文件，承包人应按照本专用合同约定的期限和数量提交，由此发生的费用被认为已经包括在承包人的合同总价(投标总报价)中。</w:t>
      </w:r>
    </w:p>
    <w:p w14:paraId="7B681B40">
      <w:pPr>
        <w:widowControl/>
        <w:adjustRightInd w:val="0"/>
        <w:snapToGrid w:val="0"/>
        <w:spacing w:after="163" w:afterLines="50" w:line="360" w:lineRule="auto"/>
        <w:ind w:firstLine="420" w:firstLineChars="200"/>
        <w:rPr>
          <w:rFonts w:ascii="宋体" w:hAnsi="宋体" w:cs="宋体"/>
          <w:kern w:val="0"/>
          <w:szCs w:val="21"/>
          <w:highlight w:val="none"/>
          <w:u w:val="single"/>
          <w:lang w:bidi="ar"/>
        </w:rPr>
      </w:pPr>
      <w:r>
        <w:rPr>
          <w:rFonts w:hint="eastAsia" w:ascii="宋体" w:hAnsi="宋体" w:cs="宋体"/>
          <w:kern w:val="0"/>
          <w:szCs w:val="21"/>
          <w:highlight w:val="none"/>
          <w:u w:val="single"/>
          <w:lang w:bidi="ar"/>
        </w:rPr>
        <w:t>（3）根据工程需要，提供和维修非夜间施工使用的照明、围栏设施，并负责安全保卫。</w:t>
      </w:r>
    </w:p>
    <w:p w14:paraId="75CBCC3E">
      <w:pPr>
        <w:widowControl/>
        <w:adjustRightInd w:val="0"/>
        <w:snapToGrid w:val="0"/>
        <w:spacing w:after="163" w:afterLines="50" w:line="360" w:lineRule="auto"/>
        <w:ind w:firstLine="420" w:firstLineChars="200"/>
        <w:rPr>
          <w:rFonts w:ascii="宋体" w:hAnsi="宋体" w:cs="宋体"/>
          <w:kern w:val="0"/>
          <w:szCs w:val="21"/>
          <w:highlight w:val="none"/>
          <w:u w:val="single"/>
          <w:lang w:bidi="ar"/>
        </w:rPr>
      </w:pPr>
      <w:r>
        <w:rPr>
          <w:rFonts w:hint="eastAsia" w:ascii="宋体" w:hAnsi="宋体" w:cs="宋体"/>
          <w:kern w:val="0"/>
          <w:szCs w:val="21"/>
          <w:highlight w:val="none"/>
          <w:u w:val="single"/>
          <w:lang w:bidi="ar"/>
        </w:rPr>
        <w:t>（4）已竣工工程未交付发包人之前，承包人负责已完工程的保护工作，保护期间发生损坏，承包人自费予以修复。竣工验收交付后如需采取特殊的保护措施，经发包人书面同意后，由承包人组织实施。</w:t>
      </w:r>
    </w:p>
    <w:p w14:paraId="6240D036">
      <w:pPr>
        <w:widowControl/>
        <w:adjustRightInd w:val="0"/>
        <w:snapToGrid w:val="0"/>
        <w:spacing w:after="163" w:afterLines="50" w:line="360" w:lineRule="auto"/>
        <w:ind w:firstLine="420" w:firstLineChars="200"/>
        <w:rPr>
          <w:rFonts w:ascii="宋体" w:hAnsi="宋体" w:cs="宋体"/>
          <w:kern w:val="0"/>
          <w:szCs w:val="21"/>
          <w:highlight w:val="none"/>
          <w:u w:val="single"/>
          <w:lang w:bidi="ar"/>
        </w:rPr>
      </w:pPr>
      <w:r>
        <w:rPr>
          <w:rFonts w:hint="eastAsia" w:ascii="宋体" w:hAnsi="宋体" w:cs="宋体"/>
          <w:kern w:val="0"/>
          <w:szCs w:val="21"/>
          <w:highlight w:val="none"/>
          <w:u w:val="single"/>
          <w:lang w:bidi="ar"/>
        </w:rPr>
        <w:t>（5）承包人负责施工期间与有关市政、交通、供电、供水、环保等相关单位的联系协调工作，并承担协调费用。</w:t>
      </w:r>
    </w:p>
    <w:p w14:paraId="1541221B">
      <w:pPr>
        <w:widowControl/>
        <w:adjustRightInd w:val="0"/>
        <w:snapToGrid w:val="0"/>
        <w:spacing w:after="163" w:afterLines="50" w:line="360" w:lineRule="auto"/>
        <w:ind w:firstLine="420" w:firstLineChars="200"/>
        <w:rPr>
          <w:rFonts w:ascii="宋体" w:hAnsi="宋体" w:cs="宋体"/>
          <w:kern w:val="0"/>
          <w:szCs w:val="21"/>
          <w:highlight w:val="none"/>
          <w:u w:val="single"/>
          <w:lang w:bidi="ar"/>
        </w:rPr>
      </w:pPr>
      <w:r>
        <w:rPr>
          <w:rFonts w:hint="eastAsia" w:ascii="宋体" w:hAnsi="宋体" w:cs="宋体"/>
          <w:kern w:val="0"/>
          <w:szCs w:val="21"/>
          <w:highlight w:val="none"/>
          <w:u w:val="single"/>
          <w:lang w:bidi="ar"/>
        </w:rPr>
        <w:t>（6）需承包人办理的有关施工场地交通、水土保持、环卫和环保监督管理等手续，由承包人按相关规定办理，所发生的审批手续费、相关规费及罚款等一切费用包含在投标报价内。</w:t>
      </w:r>
    </w:p>
    <w:p w14:paraId="44232549">
      <w:pPr>
        <w:widowControl/>
        <w:adjustRightInd w:val="0"/>
        <w:snapToGrid w:val="0"/>
        <w:spacing w:after="163" w:afterLines="50" w:line="360" w:lineRule="auto"/>
        <w:ind w:firstLine="420" w:firstLineChars="200"/>
        <w:rPr>
          <w:rFonts w:ascii="宋体" w:hAnsi="宋体" w:cs="宋体"/>
          <w:kern w:val="0"/>
          <w:szCs w:val="21"/>
          <w:highlight w:val="none"/>
          <w:u w:val="single"/>
          <w:lang w:bidi="ar"/>
        </w:rPr>
      </w:pPr>
      <w:r>
        <w:rPr>
          <w:rFonts w:hint="eastAsia" w:ascii="宋体" w:hAnsi="宋体" w:cs="宋体"/>
          <w:kern w:val="0"/>
          <w:szCs w:val="21"/>
          <w:highlight w:val="none"/>
          <w:u w:val="single"/>
          <w:lang w:bidi="ar"/>
        </w:rPr>
        <w:t>（7）关于场内实施爆破作业的：①每次爆破前对影响范围内的通告义务由承包人负责。②承包人应严格按经审批合格的爆破方案及装药量实施正常爆破。③凡因爆破原因造成周边工业及民用建/构筑物损坏的费用及人、畜等伤、亡的费用均由承包人承担。</w:t>
      </w:r>
    </w:p>
    <w:p w14:paraId="747E267F">
      <w:pPr>
        <w:widowControl/>
        <w:adjustRightInd w:val="0"/>
        <w:snapToGrid w:val="0"/>
        <w:spacing w:after="163" w:afterLines="50" w:line="360" w:lineRule="auto"/>
        <w:ind w:firstLine="420" w:firstLineChars="200"/>
        <w:rPr>
          <w:rFonts w:hint="eastAsia" w:eastAsia="宋体"/>
          <w:highlight w:val="none"/>
          <w:lang w:eastAsia="zh-CN"/>
        </w:rPr>
      </w:pPr>
      <w:r>
        <w:rPr>
          <w:rFonts w:hint="eastAsia" w:ascii="宋体" w:hAnsi="宋体" w:cs="宋体"/>
          <w:kern w:val="0"/>
          <w:szCs w:val="21"/>
          <w:highlight w:val="none"/>
          <w:u w:val="single"/>
          <w:lang w:bidi="ar"/>
        </w:rPr>
        <w:t>（8）施工期间，承包人未按规定程序办理手续或未按规定要求施工等，造成地下管线和邻近建筑物、构筑物损害或安全隐患，承包人应负责修复，并承担相应的经济和法律责任</w:t>
      </w:r>
      <w:r>
        <w:rPr>
          <w:rFonts w:hint="eastAsia" w:ascii="宋体" w:hAnsi="宋体" w:cs="宋体"/>
          <w:kern w:val="0"/>
          <w:szCs w:val="21"/>
          <w:highlight w:val="none"/>
          <w:u w:val="single"/>
          <w:lang w:eastAsia="zh-CN" w:bidi="ar"/>
        </w:rPr>
        <w:t>。</w:t>
      </w:r>
    </w:p>
    <w:p w14:paraId="722163B8">
      <w:pPr>
        <w:widowControl/>
        <w:adjustRightInd w:val="0"/>
        <w:snapToGrid w:val="0"/>
        <w:spacing w:after="163" w:afterLines="50" w:line="360" w:lineRule="auto"/>
        <w:ind w:firstLine="420" w:firstLineChars="200"/>
        <w:rPr>
          <w:rFonts w:ascii="宋体" w:hAnsi="宋体" w:cs="宋体"/>
          <w:kern w:val="0"/>
          <w:szCs w:val="21"/>
          <w:u w:val="single"/>
          <w:lang w:bidi="ar"/>
        </w:rPr>
      </w:pPr>
      <w:r>
        <w:rPr>
          <w:rFonts w:hint="eastAsia" w:ascii="宋体" w:hAnsi="宋体" w:cs="宋体"/>
          <w:kern w:val="0"/>
          <w:szCs w:val="21"/>
          <w:u w:val="single"/>
          <w:lang w:bidi="ar"/>
        </w:rPr>
        <w:t>（9）承包人应负责合同工程范围内测量控制网的测量设定和管理工作。</w:t>
      </w:r>
    </w:p>
    <w:p w14:paraId="5F43F6EB">
      <w:pPr>
        <w:widowControl/>
        <w:adjustRightInd w:val="0"/>
        <w:snapToGrid w:val="0"/>
        <w:spacing w:after="163" w:afterLines="50" w:line="360" w:lineRule="auto"/>
        <w:ind w:firstLine="420" w:firstLineChars="200"/>
        <w:rPr>
          <w:rFonts w:ascii="宋体" w:hAnsi="宋体" w:cs="宋体"/>
          <w:kern w:val="0"/>
          <w:szCs w:val="21"/>
          <w:u w:val="single"/>
          <w:lang w:bidi="ar"/>
        </w:rPr>
      </w:pPr>
      <w:r>
        <w:rPr>
          <w:rFonts w:hint="eastAsia" w:ascii="宋体" w:hAnsi="宋体" w:cs="宋体"/>
          <w:kern w:val="0"/>
          <w:szCs w:val="21"/>
          <w:u w:val="single"/>
          <w:lang w:bidi="ar"/>
        </w:rPr>
        <w:t>（10）承包人应在开始施工之前对本工程进行排查，补充完善遗漏的危大工程重点部位及环节。危大工程施工前，承包人应对危大工程编制专项施工方案，对于超过一定规模的危大工程，承包人还应组织召开</w:t>
      </w:r>
      <w:ins w:id="81" w:author="瘦子" w:date="2025-04-14T16:25:34Z">
        <w:r>
          <w:rPr>
            <w:rFonts w:hint="eastAsia" w:ascii="宋体" w:hAnsi="宋体" w:cs="宋体"/>
            <w:kern w:val="0"/>
            <w:szCs w:val="21"/>
            <w:u w:val="single"/>
            <w:lang w:val="en-US" w:eastAsia="zh-CN" w:bidi="ar"/>
          </w:rPr>
          <w:t>发包人</w:t>
        </w:r>
      </w:ins>
      <w:ins w:id="82" w:author="瘦子" w:date="2025-04-14T16:25:36Z">
        <w:r>
          <w:rPr>
            <w:rFonts w:hint="eastAsia" w:ascii="宋体" w:hAnsi="宋体" w:cs="宋体"/>
            <w:kern w:val="0"/>
            <w:szCs w:val="21"/>
            <w:u w:val="single"/>
            <w:lang w:val="en-US" w:eastAsia="zh-CN" w:bidi="ar"/>
          </w:rPr>
          <w:t>、</w:t>
        </w:r>
      </w:ins>
      <w:ins w:id="83" w:author="瘦子" w:date="2025-04-14T16:25:39Z">
        <w:r>
          <w:rPr>
            <w:rFonts w:hint="eastAsia" w:ascii="宋体" w:hAnsi="宋体" w:cs="宋体"/>
            <w:kern w:val="0"/>
            <w:szCs w:val="21"/>
            <w:u w:val="single"/>
            <w:lang w:val="en-US" w:eastAsia="zh-CN" w:bidi="ar"/>
          </w:rPr>
          <w:t>监理人</w:t>
        </w:r>
      </w:ins>
      <w:ins w:id="84" w:author="瘦子" w:date="2025-04-14T16:25:42Z">
        <w:r>
          <w:rPr>
            <w:rFonts w:hint="eastAsia" w:ascii="宋体" w:hAnsi="宋体" w:cs="宋体"/>
            <w:kern w:val="0"/>
            <w:szCs w:val="21"/>
            <w:u w:val="single"/>
            <w:lang w:val="en-US" w:eastAsia="zh-CN" w:bidi="ar"/>
          </w:rPr>
          <w:t>与</w:t>
        </w:r>
      </w:ins>
      <w:r>
        <w:rPr>
          <w:rFonts w:hint="eastAsia" w:ascii="宋体" w:hAnsi="宋体" w:cs="宋体"/>
          <w:kern w:val="0"/>
          <w:szCs w:val="21"/>
          <w:u w:val="single"/>
          <w:lang w:bidi="ar"/>
        </w:rPr>
        <w:t>专家论证会对专项施工方案进行论证，</w:t>
      </w:r>
      <w:bookmarkStart w:id="1738" w:name="OLE_LINK429"/>
      <w:bookmarkStart w:id="1739" w:name="OLE_LINK430"/>
      <w:r>
        <w:rPr>
          <w:rFonts w:hint="eastAsia" w:ascii="宋体" w:hAnsi="宋体" w:cs="宋体"/>
          <w:kern w:val="0"/>
          <w:szCs w:val="21"/>
          <w:u w:val="single"/>
          <w:lang w:bidi="ar"/>
        </w:rPr>
        <w:t>专家论证等相关费用</w:t>
      </w:r>
      <w:bookmarkEnd w:id="1738"/>
      <w:bookmarkEnd w:id="1739"/>
      <w:r>
        <w:rPr>
          <w:rFonts w:hint="eastAsia" w:ascii="宋体" w:hAnsi="宋体" w:cs="宋体"/>
          <w:kern w:val="0"/>
          <w:szCs w:val="21"/>
          <w:u w:val="single"/>
          <w:lang w:bidi="ar"/>
        </w:rPr>
        <w:t>包含在投标报价中，通过后方可实施。</w:t>
      </w:r>
    </w:p>
    <w:p w14:paraId="63AE2DD9">
      <w:pPr>
        <w:widowControl/>
        <w:adjustRightInd w:val="0"/>
        <w:snapToGrid w:val="0"/>
        <w:spacing w:after="163" w:afterLines="50" w:line="360" w:lineRule="auto"/>
        <w:ind w:firstLine="420" w:firstLineChars="200"/>
        <w:rPr>
          <w:rFonts w:ascii="宋体" w:hAnsi="宋体" w:cs="宋体"/>
          <w:kern w:val="0"/>
          <w:szCs w:val="21"/>
          <w:u w:val="single"/>
          <w:lang w:bidi="ar"/>
        </w:rPr>
      </w:pPr>
      <w:r>
        <w:rPr>
          <w:rFonts w:hint="eastAsia" w:ascii="宋体" w:hAnsi="宋体" w:cs="宋体"/>
          <w:kern w:val="0"/>
          <w:szCs w:val="21"/>
          <w:u w:val="single"/>
          <w:lang w:bidi="ar"/>
        </w:rPr>
        <w:t>（11）承包人应服从发包人要求的管理模式、工作方式和工作要求，同时接受代建单位、监理人、跟审单位的管理和全程监督，配合项目结、决算的办理。</w:t>
      </w:r>
    </w:p>
    <w:p w14:paraId="2F0CC595">
      <w:pPr>
        <w:widowControl/>
        <w:adjustRightInd w:val="0"/>
        <w:snapToGrid w:val="0"/>
        <w:spacing w:after="163" w:afterLines="50" w:line="360" w:lineRule="auto"/>
        <w:ind w:firstLine="420" w:firstLineChars="200"/>
        <w:rPr>
          <w:rFonts w:ascii="宋体" w:hAnsi="宋体" w:cs="宋体"/>
          <w:kern w:val="0"/>
          <w:szCs w:val="21"/>
          <w:u w:val="single"/>
          <w:lang w:bidi="ar"/>
        </w:rPr>
      </w:pPr>
      <w:r>
        <w:rPr>
          <w:rFonts w:hint="eastAsia" w:ascii="宋体" w:hAnsi="宋体" w:cs="宋体"/>
          <w:kern w:val="0"/>
          <w:szCs w:val="21"/>
          <w:u w:val="single"/>
          <w:lang w:bidi="ar"/>
        </w:rPr>
        <w:t>（12）承包人应为本工程开立农民工工资专用账户，接受发包人的监管。</w:t>
      </w:r>
    </w:p>
    <w:p w14:paraId="315C2E8C">
      <w:pPr>
        <w:widowControl/>
        <w:adjustRightInd w:val="0"/>
        <w:snapToGrid w:val="0"/>
        <w:spacing w:after="163" w:afterLines="50" w:line="360" w:lineRule="auto"/>
        <w:ind w:firstLine="420" w:firstLineChars="200"/>
        <w:rPr>
          <w:rFonts w:ascii="宋体" w:hAnsi="宋体" w:cs="宋体"/>
          <w:kern w:val="0"/>
          <w:szCs w:val="21"/>
          <w:u w:val="single"/>
          <w:lang w:bidi="ar"/>
        </w:rPr>
      </w:pPr>
      <w:r>
        <w:rPr>
          <w:rFonts w:hint="eastAsia" w:ascii="宋体" w:hAnsi="宋体" w:cs="宋体"/>
          <w:kern w:val="0"/>
          <w:szCs w:val="21"/>
          <w:u w:val="single"/>
          <w:lang w:bidi="ar"/>
        </w:rPr>
        <w:t>（13）承包人按法律规定和合同约定采取施工安全和环境保护措施，办理工伤保险，确保工程及人员、材料、设备和设施的安全。施工期间，承包人应避免因施工危及红线范围外的邻近道路、建筑安全；应注意做好对周边建（构）筑物、绿化、设施设备、环境与生态的保护，做好围挡、监测以及安全防护，采取有效的防尘及降低噪声的措施，减小施工噪音及污水等对周边环境的影响包括对居民生活、工作、生产和经营等的影响；对不实施拆迁的建、构筑物应采取保护措施，并保证既有道路的正常通行。</w:t>
      </w:r>
    </w:p>
    <w:p w14:paraId="5F2ECCC1">
      <w:pPr>
        <w:widowControl/>
        <w:adjustRightInd w:val="0"/>
        <w:snapToGrid w:val="0"/>
        <w:spacing w:after="163" w:afterLines="50" w:line="360" w:lineRule="auto"/>
        <w:ind w:firstLine="420" w:firstLineChars="200"/>
        <w:rPr>
          <w:rFonts w:ascii="宋体" w:hAnsi="宋体" w:cs="宋体"/>
          <w:kern w:val="0"/>
          <w:szCs w:val="21"/>
          <w:u w:val="single"/>
          <w:lang w:bidi="ar"/>
        </w:rPr>
      </w:pPr>
      <w:r>
        <w:rPr>
          <w:rFonts w:hint="eastAsia" w:ascii="宋体" w:hAnsi="宋体" w:cs="宋体"/>
          <w:kern w:val="0"/>
          <w:szCs w:val="21"/>
          <w:u w:val="single"/>
          <w:lang w:bidi="ar"/>
        </w:rPr>
        <w:t>（14）承包人提交的竣工资料的内容：工程施工技术资料、工程质量保证资料、工程检验评定资料、 竣工图及其他应交资料，应符合《建设工程文件归档整理规范》（GB/T50328-2014）和重庆市有关文件规定。</w:t>
      </w:r>
    </w:p>
    <w:p w14:paraId="44626767">
      <w:pPr>
        <w:widowControl/>
        <w:adjustRightInd w:val="0"/>
        <w:snapToGrid w:val="0"/>
        <w:spacing w:after="163" w:afterLines="50" w:line="360" w:lineRule="auto"/>
        <w:ind w:firstLine="420" w:firstLineChars="200"/>
        <w:rPr>
          <w:rFonts w:ascii="宋体" w:hAnsi="宋体" w:cs="宋体"/>
          <w:kern w:val="0"/>
          <w:szCs w:val="21"/>
          <w:u w:val="single"/>
          <w:lang w:bidi="ar"/>
        </w:rPr>
      </w:pPr>
      <w:r>
        <w:rPr>
          <w:rFonts w:hint="eastAsia" w:ascii="宋体" w:hAnsi="宋体" w:cs="宋体"/>
          <w:kern w:val="0"/>
          <w:szCs w:val="21"/>
          <w:u w:val="single"/>
          <w:lang w:bidi="ar"/>
        </w:rPr>
        <w:t>（15）承包人提供最终的施工蓝图后 25 日内向发包人报送施工图总预算,并在 30 日内与监理单位、跟审单位完成工程量、单价、建筑安装工程费总价的核对工作，并得到发包人的认可。经双方核对的建筑安装工程费预算价（含甲供材）和后期变更的总价（含甲供材）须按合同约定的建安工程造价不得超过中标合同价总金额。否则应调整设计直至满足限额要求，由此增加的设计费不计取费用。</w:t>
      </w:r>
    </w:p>
    <w:p w14:paraId="0786F188">
      <w:pPr>
        <w:widowControl/>
        <w:adjustRightInd w:val="0"/>
        <w:snapToGrid w:val="0"/>
        <w:spacing w:after="163" w:afterLines="50" w:line="360" w:lineRule="auto"/>
        <w:ind w:firstLine="420" w:firstLineChars="200"/>
        <w:rPr>
          <w:rFonts w:ascii="宋体" w:hAnsi="宋体" w:cs="宋体"/>
          <w:kern w:val="0"/>
          <w:szCs w:val="21"/>
          <w:u w:val="single"/>
          <w:lang w:bidi="ar"/>
        </w:rPr>
      </w:pPr>
      <w:r>
        <w:rPr>
          <w:rFonts w:hint="eastAsia" w:ascii="宋体" w:hAnsi="宋体" w:cs="宋体"/>
          <w:kern w:val="0"/>
          <w:szCs w:val="21"/>
          <w:u w:val="single"/>
          <w:lang w:bidi="ar"/>
        </w:rPr>
        <w:t>认质认价的单价须一次性全部随施工图预算一同上报送发包人审核。若承包人不按本合同约定编制施工图预算并按时报送，或承包人不配合发包人或造价咨询单位进行预算审核，发包人有权暂停付给承 包人工程进度款直到施工图预算审核完成后再付给承包人工程进度款。若承包人未及时报送认质认价材 料，或未经发包人同意先实施再报送，由承包人承担核价争议风险。</w:t>
      </w:r>
    </w:p>
    <w:p w14:paraId="7DF65331">
      <w:pPr>
        <w:widowControl/>
        <w:adjustRightInd w:val="0"/>
        <w:snapToGrid w:val="0"/>
        <w:spacing w:after="163" w:afterLines="50" w:line="360" w:lineRule="auto"/>
        <w:ind w:firstLine="420" w:firstLineChars="200"/>
        <w:rPr>
          <w:rFonts w:hint="eastAsia" w:ascii="宋体" w:hAnsi="宋体" w:cs="宋体"/>
          <w:kern w:val="0"/>
          <w:szCs w:val="21"/>
          <w:u w:val="single"/>
          <w:lang w:bidi="ar"/>
        </w:rPr>
      </w:pPr>
      <w:r>
        <w:rPr>
          <w:rFonts w:hint="eastAsia" w:ascii="宋体" w:hAnsi="宋体" w:cs="宋体"/>
          <w:kern w:val="0"/>
          <w:szCs w:val="21"/>
          <w:u w:val="single"/>
          <w:lang w:bidi="ar"/>
        </w:rPr>
        <w:t>施工图预算的编制参照本合同竣工结算原则中相应的计价原则编制施工图预算，其中信息价中没有的材料价格，如参建各方在短期内无法达成一致核价意见，原则上以参建各方共同确认的暂估价格计入预算价，在实施过程中完成正式核价流程。</w:t>
      </w:r>
    </w:p>
    <w:p w14:paraId="1C551551">
      <w:pPr>
        <w:pStyle w:val="7"/>
      </w:pPr>
    </w:p>
    <w:p w14:paraId="221F07EB">
      <w:pPr>
        <w:widowControl/>
        <w:adjustRightInd w:val="0"/>
        <w:snapToGrid w:val="0"/>
        <w:spacing w:after="163" w:afterLines="50" w:line="360" w:lineRule="auto"/>
        <w:ind w:firstLine="420" w:firstLineChars="200"/>
        <w:rPr>
          <w:rFonts w:ascii="宋体" w:hAnsi="宋体" w:cs="宋体"/>
          <w:kern w:val="0"/>
          <w:szCs w:val="21"/>
          <w:u w:val="single"/>
          <w:lang w:bidi="ar"/>
        </w:rPr>
      </w:pPr>
      <w:r>
        <w:rPr>
          <w:rFonts w:hint="eastAsia" w:ascii="宋体" w:hAnsi="宋体" w:cs="宋体"/>
          <w:kern w:val="0"/>
          <w:szCs w:val="21"/>
          <w:u w:val="single"/>
          <w:lang w:bidi="ar"/>
        </w:rPr>
        <w:t>设计施工图预算控制原则</w:t>
      </w:r>
    </w:p>
    <w:p w14:paraId="5CDF83A9">
      <w:pPr>
        <w:widowControl/>
        <w:numPr>
          <w:ilvl w:val="0"/>
          <w:numId w:val="0"/>
        </w:numPr>
        <w:adjustRightInd w:val="0"/>
        <w:snapToGrid w:val="0"/>
        <w:spacing w:after="163" w:afterLines="50" w:line="360" w:lineRule="auto"/>
        <w:ind w:firstLine="420" w:firstLineChars="200"/>
        <w:rPr>
          <w:rFonts w:hint="eastAsia" w:ascii="宋体" w:hAnsi="宋体" w:cs="宋体"/>
          <w:kern w:val="0"/>
          <w:szCs w:val="21"/>
          <w:u w:val="single"/>
          <w:lang w:bidi="ar"/>
        </w:rPr>
      </w:pPr>
      <w:r>
        <w:rPr>
          <w:rFonts w:hint="eastAsia" w:ascii="宋体" w:hAnsi="宋体" w:eastAsia="宋体" w:cs="宋体"/>
          <w:kern w:val="0"/>
          <w:sz w:val="21"/>
          <w:szCs w:val="21"/>
          <w:lang w:val="en-US" w:eastAsia="zh-CN" w:bidi="ar"/>
        </w:rPr>
        <w:t>1）</w:t>
      </w:r>
      <w:r>
        <w:rPr>
          <w:rFonts w:hint="eastAsia" w:ascii="宋体" w:hAnsi="宋体" w:cs="宋体"/>
          <w:kern w:val="0"/>
          <w:szCs w:val="21"/>
          <w:u w:val="single"/>
          <w:lang w:bidi="ar"/>
        </w:rPr>
        <w:t>施工图设计限额（含甲供材）：承包人必须合理控制建安工程造价，进行限额设计，使建筑安装 工程费合同范围（含甲供材）的工程造价不超过建筑安装工程费合同价格（含甲供材）。同时建安工程造价不得超过中标合同价总金额。否则应调整设计直至满足限额要求，由此增加的设计费不计取费用。</w:t>
      </w:r>
    </w:p>
    <w:p w14:paraId="2FD26916">
      <w:pPr>
        <w:keepNext w:val="0"/>
        <w:keepLines w:val="0"/>
        <w:pageBreakBefore w:val="0"/>
        <w:widowControl/>
        <w:kinsoku/>
        <w:wordWrap/>
        <w:overflowPunct/>
        <w:topLinePunct w:val="0"/>
        <w:autoSpaceDE/>
        <w:autoSpaceDN/>
        <w:bidi w:val="0"/>
        <w:adjustRightInd w:val="0"/>
        <w:snapToGrid w:val="0"/>
        <w:spacing w:after="163" w:afterLines="50" w:line="360" w:lineRule="auto"/>
        <w:ind w:firstLine="420" w:firstLineChars="200"/>
        <w:textAlignment w:val="auto"/>
        <w:rPr>
          <w:rFonts w:hint="eastAsia" w:ascii="宋体" w:hAnsi="宋体" w:eastAsia="宋体" w:cs="宋体"/>
          <w:kern w:val="0"/>
          <w:sz w:val="21"/>
          <w:szCs w:val="21"/>
          <w:u w:val="single"/>
          <w:lang w:bidi="ar"/>
        </w:rPr>
      </w:pPr>
      <w:r>
        <w:rPr>
          <w:rFonts w:hint="eastAsia" w:ascii="宋体" w:hAnsi="宋体" w:cs="宋体"/>
          <w:kern w:val="0"/>
          <w:szCs w:val="21"/>
          <w:u w:val="single"/>
          <w:lang w:bidi="ar"/>
        </w:rPr>
        <w:t>（1</w:t>
      </w:r>
      <w:r>
        <w:rPr>
          <w:rFonts w:hint="eastAsia" w:ascii="宋体" w:hAnsi="宋体" w:cs="宋体"/>
          <w:kern w:val="0"/>
          <w:szCs w:val="21"/>
          <w:u w:val="single"/>
          <w:lang w:val="en-US" w:eastAsia="zh-CN" w:bidi="ar"/>
        </w:rPr>
        <w:t>6</w:t>
      </w:r>
      <w:r>
        <w:rPr>
          <w:rFonts w:hint="eastAsia" w:ascii="宋体" w:hAnsi="宋体" w:cs="宋体"/>
          <w:kern w:val="0"/>
          <w:szCs w:val="21"/>
          <w:u w:val="single"/>
          <w:lang w:bidi="ar"/>
        </w:rPr>
        <w:t>）</w:t>
      </w:r>
      <w:r>
        <w:rPr>
          <w:rFonts w:hint="eastAsia" w:ascii="宋体" w:hAnsi="宋体" w:eastAsia="宋体" w:cs="宋体"/>
          <w:kern w:val="0"/>
          <w:sz w:val="21"/>
          <w:szCs w:val="21"/>
          <w:u w:val="single"/>
          <w:lang w:bidi="ar"/>
        </w:rPr>
        <w:t>承包人应当自本合同生效之日起7个工作日内，为本工程项目开立符合中国人民银行《人民币银行结算账户管理办法》规定的专项资金监管账户。该账户须严格遵循下列监管规定：一</w:t>
      </w:r>
      <w:r>
        <w:rPr>
          <w:rFonts w:hint="eastAsia" w:ascii="宋体" w:hAnsi="宋体" w:eastAsia="宋体" w:cs="宋体"/>
          <w:kern w:val="0"/>
          <w:sz w:val="21"/>
          <w:szCs w:val="21"/>
          <w:u w:val="single"/>
          <w:lang w:eastAsia="zh-CN" w:bidi="ar"/>
        </w:rPr>
        <w:t>、</w:t>
      </w:r>
      <w:r>
        <w:rPr>
          <w:rFonts w:hint="eastAsia" w:ascii="宋体" w:hAnsi="宋体" w:eastAsia="宋体" w:cs="宋体"/>
          <w:kern w:val="0"/>
          <w:sz w:val="21"/>
          <w:szCs w:val="21"/>
          <w:u w:val="single"/>
          <w:lang w:bidi="ar"/>
        </w:rPr>
        <w:t>账户性质必须设定为专用结算账户，承包人应在账户开立后3个工作日内，向发包方提交经开户银行签章确认的开户备案回执；二</w:t>
      </w:r>
      <w:r>
        <w:rPr>
          <w:rFonts w:hint="eastAsia" w:ascii="宋体" w:hAnsi="宋体" w:eastAsia="宋体" w:cs="宋体"/>
          <w:kern w:val="0"/>
          <w:sz w:val="21"/>
          <w:szCs w:val="21"/>
          <w:u w:val="single"/>
          <w:lang w:eastAsia="zh-CN" w:bidi="ar"/>
        </w:rPr>
        <w:t>、</w:t>
      </w:r>
      <w:r>
        <w:rPr>
          <w:rFonts w:hint="eastAsia" w:ascii="宋体" w:hAnsi="宋体" w:eastAsia="宋体" w:cs="宋体"/>
          <w:kern w:val="0"/>
          <w:sz w:val="21"/>
          <w:szCs w:val="21"/>
          <w:u w:val="single"/>
          <w:lang w:bidi="ar"/>
        </w:rPr>
        <w:t>账户实行发包方与开户银行双重监管机制，覆盖资金划转、余额核查、对账管理及其他相关资金监管事项；三</w:t>
      </w:r>
      <w:r>
        <w:rPr>
          <w:rFonts w:hint="eastAsia" w:ascii="宋体" w:hAnsi="宋体" w:eastAsia="宋体" w:cs="宋体"/>
          <w:kern w:val="0"/>
          <w:sz w:val="21"/>
          <w:szCs w:val="21"/>
          <w:u w:val="single"/>
          <w:lang w:eastAsia="zh-CN" w:bidi="ar"/>
        </w:rPr>
        <w:t>、</w:t>
      </w:r>
      <w:r>
        <w:rPr>
          <w:rFonts w:hint="eastAsia" w:ascii="宋体" w:hAnsi="宋体" w:eastAsia="宋体" w:cs="宋体"/>
          <w:kern w:val="0"/>
          <w:sz w:val="21"/>
          <w:szCs w:val="21"/>
          <w:u w:val="single"/>
          <w:lang w:bidi="ar"/>
        </w:rPr>
        <w:t>承包人须于账户开立后5个工作日内，促成发包方与开户银行签订具有法律约束力的三方资金监管协议</w:t>
      </w:r>
      <w:r>
        <w:rPr>
          <w:rFonts w:hint="eastAsia" w:ascii="宋体" w:hAnsi="宋体" w:eastAsia="宋体" w:cs="宋体"/>
          <w:kern w:val="0"/>
          <w:sz w:val="21"/>
          <w:szCs w:val="21"/>
          <w:u w:val="single"/>
          <w:lang w:eastAsia="zh-CN" w:bidi="ar"/>
        </w:rPr>
        <w:t>，</w:t>
      </w:r>
      <w:r>
        <w:rPr>
          <w:rFonts w:hint="eastAsia" w:ascii="宋体" w:hAnsi="宋体" w:eastAsia="宋体" w:cs="宋体"/>
          <w:kern w:val="0"/>
          <w:sz w:val="21"/>
          <w:szCs w:val="21"/>
          <w:u w:val="single"/>
          <w:lang w:bidi="ar"/>
        </w:rPr>
        <w:t>该协议应当明确约定：专项资金使用范围</w:t>
      </w:r>
      <w:r>
        <w:rPr>
          <w:rFonts w:hint="eastAsia" w:ascii="宋体" w:hAnsi="宋体" w:eastAsia="宋体" w:cs="宋体"/>
          <w:color w:val="auto"/>
          <w:kern w:val="0"/>
          <w:sz w:val="21"/>
          <w:szCs w:val="21"/>
          <w:u w:val="single"/>
          <w:lang w:bidi="ar"/>
        </w:rPr>
        <w:t>（</w:t>
      </w:r>
      <w:r>
        <w:rPr>
          <w:rFonts w:hint="eastAsia" w:ascii="宋体" w:hAnsi="宋体" w:eastAsia="宋体" w:cs="宋体"/>
          <w:color w:val="auto"/>
          <w:kern w:val="0"/>
          <w:sz w:val="21"/>
          <w:szCs w:val="21"/>
          <w:u w:val="single"/>
          <w:lang w:val="en-US" w:eastAsia="zh-CN" w:bidi="ar"/>
        </w:rPr>
        <w:t>如</w:t>
      </w:r>
      <w:r>
        <w:rPr>
          <w:rFonts w:hint="eastAsia" w:ascii="宋体" w:hAnsi="宋体" w:eastAsia="宋体" w:cs="宋体"/>
          <w:color w:val="auto"/>
          <w:kern w:val="0"/>
          <w:sz w:val="21"/>
          <w:szCs w:val="21"/>
          <w:u w:val="single"/>
          <w:lang w:bidi="ar"/>
        </w:rPr>
        <w:t>工程材料采购、劳务费用支付、设备租赁等法定支出项目）</w:t>
      </w:r>
      <w:r>
        <w:rPr>
          <w:rFonts w:hint="eastAsia" w:ascii="宋体" w:hAnsi="宋体" w:eastAsia="宋体" w:cs="宋体"/>
          <w:kern w:val="0"/>
          <w:sz w:val="21"/>
          <w:szCs w:val="21"/>
          <w:u w:val="single"/>
          <w:lang w:bidi="ar"/>
        </w:rPr>
        <w:t>；资金支付审批权限</w:t>
      </w:r>
      <w:r>
        <w:rPr>
          <w:rFonts w:hint="eastAsia" w:ascii="宋体" w:hAnsi="宋体" w:eastAsia="宋体" w:cs="宋体"/>
          <w:color w:val="auto"/>
          <w:kern w:val="0"/>
          <w:sz w:val="21"/>
          <w:szCs w:val="21"/>
          <w:u w:val="single"/>
          <w:lang w:bidi="ar"/>
        </w:rPr>
        <w:t>（</w:t>
      </w:r>
      <w:r>
        <w:rPr>
          <w:rFonts w:hint="eastAsia" w:ascii="宋体" w:hAnsi="宋体" w:eastAsia="宋体" w:cs="宋体"/>
          <w:color w:val="auto"/>
          <w:kern w:val="0"/>
          <w:sz w:val="21"/>
          <w:szCs w:val="21"/>
          <w:u w:val="single"/>
          <w:lang w:val="en-US" w:eastAsia="zh-CN" w:bidi="ar"/>
        </w:rPr>
        <w:t>如</w:t>
      </w:r>
      <w:r>
        <w:rPr>
          <w:rFonts w:hint="eastAsia" w:ascii="宋体" w:hAnsi="宋体" w:eastAsia="宋体" w:cs="宋体"/>
          <w:color w:val="auto"/>
          <w:kern w:val="0"/>
          <w:sz w:val="21"/>
          <w:szCs w:val="21"/>
          <w:u w:val="single"/>
          <w:lang w:bidi="ar"/>
        </w:rPr>
        <w:t>单笔支付金额超过合同总价1%时须经双方指定人员共同签批）</w:t>
      </w:r>
      <w:r>
        <w:rPr>
          <w:rFonts w:hint="eastAsia" w:ascii="宋体" w:hAnsi="宋体" w:eastAsia="宋体" w:cs="宋体"/>
          <w:kern w:val="0"/>
          <w:sz w:val="21"/>
          <w:szCs w:val="21"/>
          <w:u w:val="single"/>
          <w:lang w:bidi="ar"/>
        </w:rPr>
        <w:t>；账户监管实施细则</w:t>
      </w:r>
      <w:r>
        <w:rPr>
          <w:rFonts w:hint="eastAsia" w:ascii="宋体" w:hAnsi="宋体" w:eastAsia="宋体" w:cs="宋体"/>
          <w:color w:val="auto"/>
          <w:kern w:val="0"/>
          <w:sz w:val="21"/>
          <w:szCs w:val="21"/>
          <w:u w:val="single"/>
          <w:lang w:bidi="ar"/>
        </w:rPr>
        <w:t>（</w:t>
      </w:r>
      <w:r>
        <w:rPr>
          <w:rFonts w:hint="eastAsia" w:ascii="宋体" w:hAnsi="宋体" w:eastAsia="宋体" w:cs="宋体"/>
          <w:color w:val="auto"/>
          <w:kern w:val="0"/>
          <w:sz w:val="21"/>
          <w:szCs w:val="21"/>
          <w:u w:val="single"/>
          <w:lang w:val="en-US" w:eastAsia="zh-CN" w:bidi="ar"/>
        </w:rPr>
        <w:t>如</w:t>
      </w:r>
      <w:r>
        <w:rPr>
          <w:rFonts w:hint="eastAsia" w:ascii="宋体" w:hAnsi="宋体" w:eastAsia="宋体" w:cs="宋体"/>
          <w:color w:val="auto"/>
          <w:kern w:val="0"/>
          <w:sz w:val="21"/>
          <w:szCs w:val="21"/>
          <w:u w:val="single"/>
          <w:lang w:bidi="ar"/>
        </w:rPr>
        <w:t>印章分级管理制度、异常资金流动预警机制等核心条款）</w:t>
      </w:r>
      <w:r>
        <w:rPr>
          <w:rFonts w:hint="eastAsia" w:ascii="宋体" w:hAnsi="宋体" w:eastAsia="宋体" w:cs="宋体"/>
          <w:kern w:val="0"/>
          <w:sz w:val="21"/>
          <w:szCs w:val="21"/>
          <w:u w:val="single"/>
          <w:lang w:bidi="ar"/>
        </w:rPr>
        <w:t>，且不得与本合同其他条款存在效力冲突。</w:t>
      </w:r>
    </w:p>
    <w:p w14:paraId="5FF46132">
      <w:pPr>
        <w:keepNext w:val="0"/>
        <w:keepLines w:val="0"/>
        <w:pageBreakBefore w:val="0"/>
        <w:widowControl/>
        <w:kinsoku/>
        <w:wordWrap/>
        <w:overflowPunct/>
        <w:topLinePunct w:val="0"/>
        <w:autoSpaceDE/>
        <w:autoSpaceDN/>
        <w:bidi w:val="0"/>
        <w:adjustRightInd w:val="0"/>
        <w:snapToGrid w:val="0"/>
        <w:spacing w:after="163" w:afterLines="50" w:line="360" w:lineRule="auto"/>
        <w:ind w:firstLine="420" w:firstLineChars="200"/>
        <w:textAlignment w:val="auto"/>
        <w:rPr>
          <w:ins w:id="85" w:author="龚龚龚" w:date="2025-04-18T10:16:05Z"/>
          <w:rFonts w:hint="eastAsia" w:ascii="宋体" w:hAnsi="宋体" w:eastAsia="宋体" w:cs="宋体"/>
          <w:kern w:val="0"/>
          <w:sz w:val="21"/>
          <w:szCs w:val="21"/>
          <w:u w:val="single"/>
          <w:lang w:bidi="ar"/>
        </w:rPr>
      </w:pPr>
      <w:r>
        <w:rPr>
          <w:rFonts w:hint="eastAsia" w:ascii="宋体" w:hAnsi="宋体" w:eastAsia="宋体" w:cs="宋体"/>
          <w:kern w:val="0"/>
          <w:sz w:val="21"/>
          <w:szCs w:val="21"/>
          <w:u w:val="single"/>
          <w:lang w:bidi="ar"/>
        </w:rPr>
        <w:t>三方协议经法定公证机构公证后，承包人应于协议签署后2个工作日内，向工程项目所在地建设行政主管部门办理完整备案手续。如承包人未按期完成账户开立或协议签署工作，每逾期一日应按合同总价0.5‰的标准向发包方计付违约金。</w:t>
      </w:r>
    </w:p>
    <w:p w14:paraId="1CAD9A02">
      <w:pPr>
        <w:widowControl/>
        <w:autoSpaceDE/>
        <w:autoSpaceDN/>
        <w:snapToGrid w:val="0"/>
        <w:spacing w:after="163" w:afterLines="50" w:line="360" w:lineRule="auto"/>
        <w:ind w:firstLine="420" w:firstLineChars="200"/>
        <w:rPr>
          <w:rFonts w:hint="eastAsia" w:ascii="宋体" w:hAnsi="宋体" w:eastAsia="宋体" w:cs="宋体"/>
          <w:color w:val="auto"/>
          <w:kern w:val="0"/>
          <w:szCs w:val="21"/>
          <w:u w:val="single"/>
          <w:lang w:eastAsia="zh-CN" w:bidi="ar"/>
        </w:rPr>
      </w:pPr>
      <w:ins w:id="86" w:author="龚龚龚" w:date="2025-04-18T10:16:32Z">
        <w:r>
          <w:rPr>
            <w:rFonts w:hint="eastAsia" w:ascii="宋体" w:hAnsi="宋体" w:cs="宋体"/>
            <w:color w:val="auto"/>
            <w:kern w:val="0"/>
            <w:sz w:val="21"/>
            <w:szCs w:val="21"/>
            <w:u w:val="single"/>
            <w:lang w:eastAsia="zh-CN" w:bidi="ar"/>
          </w:rPr>
          <w:t>承包人</w:t>
        </w:r>
      </w:ins>
      <w:ins w:id="87" w:author="龚龚龚" w:date="2025-04-18T10:16:25Z">
        <w:r>
          <w:rPr>
            <w:rFonts w:hint="eastAsia" w:ascii="宋体" w:hAnsi="宋体" w:cs="宋体"/>
            <w:color w:val="auto"/>
            <w:kern w:val="0"/>
            <w:sz w:val="21"/>
            <w:szCs w:val="21"/>
            <w:u w:val="single"/>
            <w:lang w:eastAsia="zh-CN" w:bidi="ar"/>
          </w:rPr>
          <w:t>需向</w:t>
        </w:r>
      </w:ins>
      <w:ins w:id="88" w:author="龚龚龚" w:date="2025-04-18T10:16:35Z">
        <w:r>
          <w:rPr>
            <w:rFonts w:hint="eastAsia" w:ascii="宋体" w:hAnsi="宋体" w:cs="宋体"/>
            <w:color w:val="auto"/>
            <w:kern w:val="0"/>
            <w:sz w:val="21"/>
            <w:szCs w:val="21"/>
            <w:u w:val="single"/>
            <w:lang w:eastAsia="zh-CN" w:bidi="ar"/>
          </w:rPr>
          <w:t>发包人</w:t>
        </w:r>
      </w:ins>
      <w:ins w:id="89" w:author="龚龚龚" w:date="2025-04-18T10:16:41Z">
        <w:r>
          <w:rPr>
            <w:rFonts w:hint="eastAsia" w:ascii="宋体" w:hAnsi="宋体" w:cs="宋体"/>
            <w:color w:val="auto"/>
            <w:kern w:val="0"/>
            <w:sz w:val="21"/>
            <w:szCs w:val="21"/>
            <w:u w:val="single"/>
            <w:lang w:eastAsia="zh-CN" w:bidi="ar"/>
          </w:rPr>
          <w:t>提供</w:t>
        </w:r>
      </w:ins>
      <w:ins w:id="90" w:author="龚龚龚" w:date="2025-04-18T10:16:46Z">
        <w:r>
          <w:rPr>
            <w:rFonts w:hint="eastAsia" w:ascii="宋体" w:hAnsi="宋体" w:cs="宋体"/>
            <w:color w:val="auto"/>
            <w:kern w:val="0"/>
            <w:sz w:val="21"/>
            <w:szCs w:val="21"/>
            <w:u w:val="single"/>
            <w:lang w:eastAsia="zh-CN" w:bidi="ar"/>
          </w:rPr>
          <w:t>：</w:t>
        </w:r>
      </w:ins>
      <w:ins w:id="91" w:author="龚龚龚" w:date="2025-04-18T10:16:52Z">
        <w:r>
          <w:rPr>
            <w:rFonts w:hint="eastAsia" w:ascii="宋体" w:hAnsi="宋体" w:cs="宋体"/>
            <w:color w:val="auto"/>
            <w:kern w:val="0"/>
            <w:sz w:val="21"/>
            <w:szCs w:val="21"/>
            <w:u w:val="single"/>
            <w:lang w:eastAsia="zh-CN" w:bidi="ar"/>
          </w:rPr>
          <w:t>监管</w:t>
        </w:r>
      </w:ins>
      <w:ins w:id="92" w:author="龚龚龚" w:date="2025-04-18T10:16:53Z">
        <w:r>
          <w:rPr>
            <w:rFonts w:hint="eastAsia" w:ascii="宋体" w:hAnsi="宋体" w:cs="宋体"/>
            <w:color w:val="auto"/>
            <w:kern w:val="0"/>
            <w:sz w:val="21"/>
            <w:szCs w:val="21"/>
            <w:u w:val="single"/>
            <w:lang w:eastAsia="zh-CN" w:bidi="ar"/>
          </w:rPr>
          <w:t>账户</w:t>
        </w:r>
      </w:ins>
      <w:ins w:id="93" w:author="龚龚龚" w:date="2025-04-18T10:16:59Z">
        <w:r>
          <w:rPr>
            <w:rFonts w:hint="eastAsia" w:ascii="宋体" w:hAnsi="宋体" w:cs="宋体"/>
            <w:color w:val="auto"/>
            <w:kern w:val="0"/>
            <w:sz w:val="21"/>
            <w:szCs w:val="21"/>
            <w:u w:val="single"/>
            <w:lang w:eastAsia="zh-CN" w:bidi="ar"/>
          </w:rPr>
          <w:t>开户</w:t>
        </w:r>
      </w:ins>
      <w:ins w:id="94" w:author="龚龚龚" w:date="2025-04-18T10:17:05Z">
        <w:r>
          <w:rPr>
            <w:rFonts w:hint="eastAsia" w:ascii="宋体" w:hAnsi="宋体" w:cs="宋体"/>
            <w:color w:val="auto"/>
            <w:kern w:val="0"/>
            <w:sz w:val="21"/>
            <w:szCs w:val="21"/>
            <w:u w:val="single"/>
            <w:lang w:eastAsia="zh-CN" w:bidi="ar"/>
          </w:rPr>
          <w:t>许可证</w:t>
        </w:r>
      </w:ins>
      <w:ins w:id="95" w:author="龚龚龚" w:date="2025-04-18T10:17:08Z">
        <w:r>
          <w:rPr>
            <w:rFonts w:hint="eastAsia" w:ascii="宋体" w:hAnsi="宋体" w:cs="宋体"/>
            <w:color w:val="auto"/>
            <w:kern w:val="0"/>
            <w:sz w:val="21"/>
            <w:szCs w:val="21"/>
            <w:u w:val="single"/>
            <w:lang w:eastAsia="zh-CN" w:bidi="ar"/>
          </w:rPr>
          <w:t>复印件</w:t>
        </w:r>
      </w:ins>
      <w:ins w:id="96" w:author="龚龚龚" w:date="2025-04-18T10:17:09Z">
        <w:r>
          <w:rPr>
            <w:rFonts w:hint="eastAsia" w:ascii="宋体" w:hAnsi="宋体" w:cs="宋体"/>
            <w:color w:val="auto"/>
            <w:kern w:val="0"/>
            <w:sz w:val="21"/>
            <w:szCs w:val="21"/>
            <w:u w:val="single"/>
            <w:lang w:eastAsia="zh-CN" w:bidi="ar"/>
          </w:rPr>
          <w:t>；</w:t>
        </w:r>
      </w:ins>
      <w:ins w:id="97" w:author="龚龚龚" w:date="2025-04-18T10:17:11Z">
        <w:r>
          <w:rPr>
            <w:rFonts w:hint="eastAsia" w:ascii="宋体" w:hAnsi="宋体" w:cs="宋体"/>
            <w:color w:val="auto"/>
            <w:kern w:val="0"/>
            <w:sz w:val="21"/>
            <w:szCs w:val="21"/>
            <w:u w:val="single"/>
            <w:lang w:eastAsia="zh-CN" w:bidi="ar"/>
          </w:rPr>
          <w:t>三方</w:t>
        </w:r>
      </w:ins>
      <w:ins w:id="98" w:author="龚龚龚" w:date="2025-04-18T10:17:13Z">
        <w:r>
          <w:rPr>
            <w:rFonts w:hint="eastAsia" w:ascii="宋体" w:hAnsi="宋体" w:cs="宋体"/>
            <w:color w:val="auto"/>
            <w:kern w:val="0"/>
            <w:sz w:val="21"/>
            <w:szCs w:val="21"/>
            <w:u w:val="single"/>
            <w:lang w:eastAsia="zh-CN" w:bidi="ar"/>
          </w:rPr>
          <w:t>监管</w:t>
        </w:r>
      </w:ins>
      <w:ins w:id="99" w:author="龚龚龚" w:date="2025-04-18T10:17:15Z">
        <w:r>
          <w:rPr>
            <w:rFonts w:hint="eastAsia" w:ascii="宋体" w:hAnsi="宋体" w:cs="宋体"/>
            <w:color w:val="auto"/>
            <w:kern w:val="0"/>
            <w:sz w:val="21"/>
            <w:szCs w:val="21"/>
            <w:u w:val="single"/>
            <w:lang w:eastAsia="zh-CN" w:bidi="ar"/>
          </w:rPr>
          <w:t>协议</w:t>
        </w:r>
      </w:ins>
      <w:ins w:id="100" w:author="龚龚龚" w:date="2025-04-18T10:17:16Z">
        <w:r>
          <w:rPr>
            <w:rFonts w:hint="eastAsia" w:ascii="宋体" w:hAnsi="宋体" w:cs="宋体"/>
            <w:color w:val="auto"/>
            <w:kern w:val="0"/>
            <w:sz w:val="21"/>
            <w:szCs w:val="21"/>
            <w:u w:val="single"/>
            <w:lang w:eastAsia="zh-CN" w:bidi="ar"/>
          </w:rPr>
          <w:t>原件</w:t>
        </w:r>
      </w:ins>
      <w:ins w:id="101" w:author="龚龚龚" w:date="2025-04-18T10:17:18Z">
        <w:r>
          <w:rPr>
            <w:rFonts w:hint="eastAsia" w:ascii="宋体" w:hAnsi="宋体" w:cs="宋体"/>
            <w:color w:val="auto"/>
            <w:kern w:val="0"/>
            <w:sz w:val="21"/>
            <w:szCs w:val="21"/>
            <w:u w:val="single"/>
            <w:lang w:eastAsia="zh-CN" w:bidi="ar"/>
          </w:rPr>
          <w:t>（</w:t>
        </w:r>
      </w:ins>
      <w:ins w:id="102" w:author="龚龚龚" w:date="2025-04-18T10:17:23Z">
        <w:r>
          <w:rPr>
            <w:rFonts w:hint="eastAsia" w:ascii="宋体" w:hAnsi="宋体" w:cs="宋体"/>
            <w:color w:val="auto"/>
            <w:kern w:val="0"/>
            <w:sz w:val="21"/>
            <w:szCs w:val="21"/>
            <w:u w:val="single"/>
            <w:lang w:eastAsia="zh-CN" w:bidi="ar"/>
          </w:rPr>
          <w:t>一</w:t>
        </w:r>
      </w:ins>
      <w:ins w:id="103" w:author="龚龚龚" w:date="2025-04-18T10:17:28Z">
        <w:r>
          <w:rPr>
            <w:rFonts w:hint="eastAsia" w:ascii="宋体" w:hAnsi="宋体" w:cs="宋体"/>
            <w:color w:val="auto"/>
            <w:kern w:val="0"/>
            <w:sz w:val="21"/>
            <w:szCs w:val="21"/>
            <w:u w:val="single"/>
            <w:lang w:eastAsia="zh-CN" w:bidi="ar"/>
          </w:rPr>
          <w:t>式</w:t>
        </w:r>
      </w:ins>
      <w:ins w:id="104" w:author="龚龚龚" w:date="2025-04-18T10:17:30Z">
        <w:r>
          <w:rPr>
            <w:rFonts w:hint="eastAsia" w:ascii="宋体" w:hAnsi="宋体" w:cs="宋体"/>
            <w:color w:val="auto"/>
            <w:kern w:val="0"/>
            <w:sz w:val="21"/>
            <w:szCs w:val="21"/>
            <w:u w:val="single"/>
            <w:lang w:eastAsia="zh-CN" w:bidi="ar"/>
          </w:rPr>
          <w:t>三份</w:t>
        </w:r>
      </w:ins>
      <w:ins w:id="105" w:author="龚龚龚" w:date="2025-04-18T10:17:18Z">
        <w:r>
          <w:rPr>
            <w:rFonts w:hint="eastAsia" w:ascii="宋体" w:hAnsi="宋体" w:cs="宋体"/>
            <w:color w:val="auto"/>
            <w:kern w:val="0"/>
            <w:sz w:val="21"/>
            <w:szCs w:val="21"/>
            <w:u w:val="single"/>
            <w:lang w:eastAsia="zh-CN" w:bidi="ar"/>
          </w:rPr>
          <w:t>）</w:t>
        </w:r>
      </w:ins>
      <w:ins w:id="106" w:author="龚龚龚" w:date="2025-04-18T10:17:34Z">
        <w:r>
          <w:rPr>
            <w:rFonts w:hint="eastAsia" w:ascii="宋体" w:hAnsi="宋体" w:cs="宋体"/>
            <w:color w:val="auto"/>
            <w:kern w:val="0"/>
            <w:sz w:val="21"/>
            <w:szCs w:val="21"/>
            <w:u w:val="single"/>
            <w:lang w:eastAsia="zh-CN" w:bidi="ar"/>
          </w:rPr>
          <w:t>；</w:t>
        </w:r>
      </w:ins>
      <w:ins w:id="107" w:author="龚龚龚" w:date="2025-04-18T10:17:37Z">
        <w:r>
          <w:rPr>
            <w:rFonts w:hint="eastAsia" w:ascii="宋体" w:hAnsi="宋体" w:cs="宋体"/>
            <w:color w:val="auto"/>
            <w:kern w:val="0"/>
            <w:sz w:val="21"/>
            <w:szCs w:val="21"/>
            <w:u w:val="single"/>
            <w:lang w:eastAsia="zh-CN" w:bidi="ar"/>
          </w:rPr>
          <w:t>银行</w:t>
        </w:r>
      </w:ins>
      <w:ins w:id="108" w:author="龚龚龚" w:date="2025-04-18T10:17:38Z">
        <w:r>
          <w:rPr>
            <w:rFonts w:hint="eastAsia" w:ascii="宋体" w:hAnsi="宋体" w:cs="宋体"/>
            <w:color w:val="auto"/>
            <w:kern w:val="0"/>
            <w:sz w:val="21"/>
            <w:szCs w:val="21"/>
            <w:u w:val="single"/>
            <w:lang w:eastAsia="zh-CN" w:bidi="ar"/>
          </w:rPr>
          <w:t>出具</w:t>
        </w:r>
      </w:ins>
      <w:ins w:id="109" w:author="龚龚龚" w:date="2025-04-18T10:17:39Z">
        <w:r>
          <w:rPr>
            <w:rFonts w:hint="eastAsia" w:ascii="宋体" w:hAnsi="宋体" w:cs="宋体"/>
            <w:color w:val="auto"/>
            <w:kern w:val="0"/>
            <w:sz w:val="21"/>
            <w:szCs w:val="21"/>
            <w:u w:val="single"/>
            <w:lang w:eastAsia="zh-CN" w:bidi="ar"/>
          </w:rPr>
          <w:t>的</w:t>
        </w:r>
      </w:ins>
      <w:ins w:id="110" w:author="龚龚龚" w:date="2025-04-18T10:17:40Z">
        <w:r>
          <w:rPr>
            <w:rFonts w:hint="eastAsia" w:ascii="宋体" w:hAnsi="宋体" w:cs="宋体"/>
            <w:color w:val="auto"/>
            <w:kern w:val="0"/>
            <w:sz w:val="21"/>
            <w:szCs w:val="21"/>
            <w:u w:val="single"/>
            <w:lang w:eastAsia="zh-CN" w:bidi="ar"/>
          </w:rPr>
          <w:t>账户</w:t>
        </w:r>
      </w:ins>
      <w:ins w:id="111" w:author="龚龚龚" w:date="2025-04-18T10:17:45Z">
        <w:r>
          <w:rPr>
            <w:rFonts w:hint="eastAsia" w:ascii="宋体" w:hAnsi="宋体" w:cs="宋体"/>
            <w:color w:val="auto"/>
            <w:kern w:val="0"/>
            <w:sz w:val="21"/>
            <w:szCs w:val="21"/>
            <w:u w:val="single"/>
            <w:lang w:eastAsia="zh-CN" w:bidi="ar"/>
          </w:rPr>
          <w:t>监管</w:t>
        </w:r>
      </w:ins>
      <w:ins w:id="112" w:author="龚龚龚" w:date="2025-04-18T10:17:48Z">
        <w:r>
          <w:rPr>
            <w:rFonts w:hint="eastAsia" w:ascii="宋体" w:hAnsi="宋体" w:cs="宋体"/>
            <w:color w:val="auto"/>
            <w:kern w:val="0"/>
            <w:sz w:val="21"/>
            <w:szCs w:val="21"/>
            <w:u w:val="single"/>
            <w:lang w:eastAsia="zh-CN" w:bidi="ar"/>
          </w:rPr>
          <w:t>承诺函</w:t>
        </w:r>
      </w:ins>
      <w:ins w:id="113" w:author="龚龚龚" w:date="2025-04-21T15:20:52Z">
        <w:r>
          <w:rPr>
            <w:rFonts w:hint="eastAsia"/>
            <w:color w:val="auto"/>
            <w:lang w:eastAsia="zh-CN"/>
          </w:rPr>
          <w:t>。</w:t>
        </w:r>
      </w:ins>
    </w:p>
    <w:p w14:paraId="1C714822">
      <w:pPr>
        <w:pStyle w:val="25"/>
        <w:numPr>
          <w:ilvl w:val="-1"/>
          <w:numId w:val="0"/>
        </w:numPr>
      </w:pPr>
    </w:p>
    <w:p w14:paraId="62A4B9E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4.2 履约担保</w:t>
      </w:r>
    </w:p>
    <w:p w14:paraId="103E825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承包人提供履约担保的方式、金额、期限：</w:t>
      </w:r>
    </w:p>
    <w:p w14:paraId="464B7FB0">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（1）承包人是否提供履约担保：</w:t>
      </w:r>
      <w:r>
        <w:rPr>
          <w:rFonts w:hint="eastAsia" w:ascii="宋体" w:hAnsi="宋体" w:cs="宋体"/>
          <w:kern w:val="0"/>
          <w:szCs w:val="21"/>
          <w:u w:val="single"/>
          <w:lang w:bidi="ar"/>
        </w:rPr>
        <w:t>提供</w:t>
      </w:r>
      <w:r>
        <w:rPr>
          <w:rFonts w:hint="eastAsia" w:ascii="宋体" w:hAnsi="宋体" w:cs="宋体"/>
          <w:kern w:val="0"/>
          <w:szCs w:val="21"/>
          <w:lang w:bidi="ar"/>
        </w:rPr>
        <w:t>。</w:t>
      </w:r>
    </w:p>
    <w:p w14:paraId="135A8694">
      <w:pPr>
        <w:widowControl/>
        <w:adjustRightInd w:val="0"/>
        <w:snapToGrid w:val="0"/>
        <w:spacing w:after="163" w:afterLines="50" w:line="360" w:lineRule="auto"/>
        <w:ind w:firstLine="420" w:firstLineChars="200"/>
        <w:rPr>
          <w:rFonts w:ascii="宋体" w:hAnsi="宋体"/>
          <w:kern w:val="0"/>
          <w:szCs w:val="21"/>
        </w:rPr>
      </w:pPr>
      <w:r>
        <w:rPr>
          <w:rFonts w:hint="eastAsia" w:ascii="宋体" w:hAnsi="宋体" w:cs="宋体"/>
          <w:kern w:val="0"/>
          <w:szCs w:val="21"/>
          <w:lang w:bidi="ar"/>
        </w:rPr>
        <w:t>（2）履约担保的方式：</w:t>
      </w:r>
      <w:r>
        <w:rPr>
          <w:rFonts w:hint="eastAsia" w:ascii="宋体" w:hAnsi="宋体"/>
          <w:kern w:val="0"/>
          <w:szCs w:val="21"/>
        </w:rPr>
        <w:t>现金或履约保函或现金+履约保函的组合，履约保函包括银行保函、保证保险和担保保函，其示范文本详见合同附件。承包人提交的履约保函应严格执行其示范文本，不得对示范文本中的实质性内容进行修改。承包人若采用现金提交履约担保的，允许使用符合《关于在全市工程建设领域全面推行工程保函工作的通知》（渝公管发〔2022〕25号）、《关于进一步规范工程建设领域工程保函示范文本的通知》（渝公管发〔2022〕26号）要求的履约保函置换。</w:t>
      </w:r>
    </w:p>
    <w:p w14:paraId="39AB7AC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kern w:val="0"/>
          <w:szCs w:val="21"/>
        </w:rPr>
        <w:t>（3）具体要求：履约保函的开立人应当是具有相应资格的银行、保险机构、融资担保公司，其信用资质、履约能力、担保能力、赔付流程、安全保密等应符合履约保函业务条件。履约保函应合法合规，符合招投标行政监督部门、行业主管部门和金融监管部门的相关规定，满足招标文件约定要求。承包人应选择在渝依法设立总部或者设有分支机构的金融机构开具履约保函（包括纸质保函或电子保函）。履约保函为纸质保函的，纸质保函应注明在重庆市辖区范围内的核验地址和核验方式，并确保该纸质保函能在开立人在渝的总部或者分支机构进行核验。承包人对所提交的履约保函的真实性、合法性、有效性负责</w:t>
      </w:r>
      <w:r>
        <w:rPr>
          <w:rFonts w:hint="eastAsia" w:ascii="宋体" w:hAnsi="宋体" w:cs="宋体"/>
          <w:kern w:val="0"/>
          <w:szCs w:val="21"/>
          <w:lang w:bidi="ar"/>
        </w:rPr>
        <w:t>。</w:t>
      </w:r>
    </w:p>
    <w:p w14:paraId="1419935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（4）履约担保的金额：</w:t>
      </w:r>
      <w:r>
        <w:rPr>
          <w:rFonts w:hint="eastAsia" w:ascii="宋体" w:hAnsi="宋体" w:cs="宋体"/>
          <w:kern w:val="0"/>
          <w:szCs w:val="21"/>
          <w:u w:val="single"/>
          <w:lang w:bidi="ar"/>
        </w:rPr>
        <w:t>中标金额的*10%*</w:t>
      </w:r>
      <w:r>
        <w:rPr>
          <w:rFonts w:hint="eastAsia" w:ascii="宋体" w:hAnsi="宋体" w:cs="宋体"/>
          <w:kern w:val="0"/>
          <w:szCs w:val="21"/>
          <w:u w:val="single"/>
          <w:lang w:val="en-US" w:eastAsia="zh-CN" w:bidi="ar"/>
        </w:rPr>
        <w:t>8</w:t>
      </w:r>
      <w:r>
        <w:rPr>
          <w:rFonts w:hint="eastAsia" w:ascii="宋体" w:hAnsi="宋体" w:cs="宋体"/>
          <w:kern w:val="0"/>
          <w:szCs w:val="21"/>
          <w:u w:val="single"/>
          <w:lang w:bidi="ar"/>
        </w:rPr>
        <w:t>0%（</w:t>
      </w:r>
      <w:r>
        <w:rPr>
          <w:rFonts w:hint="eastAsia" w:ascii="宋体" w:hAnsi="宋体" w:cs="宋体"/>
          <w:kern w:val="0"/>
          <w:szCs w:val="21"/>
          <w:u w:val="single"/>
          <w:lang w:eastAsia="zh-CN" w:bidi="ar"/>
        </w:rPr>
        <w:t>根据招标文件红名单</w:t>
      </w:r>
      <w:r>
        <w:rPr>
          <w:rFonts w:hint="eastAsia" w:ascii="宋体" w:hAnsi="宋体" w:cs="宋体"/>
          <w:kern w:val="0"/>
          <w:szCs w:val="21"/>
          <w:u w:val="single"/>
          <w:lang w:bidi="ar"/>
        </w:rPr>
        <w:t>打</w:t>
      </w:r>
      <w:r>
        <w:rPr>
          <w:rFonts w:hint="eastAsia" w:ascii="宋体" w:hAnsi="宋体" w:cs="宋体"/>
          <w:kern w:val="0"/>
          <w:szCs w:val="21"/>
          <w:u w:val="single"/>
          <w:lang w:eastAsia="zh-CN" w:bidi="ar"/>
        </w:rPr>
        <w:t>八</w:t>
      </w:r>
      <w:r>
        <w:rPr>
          <w:rFonts w:hint="eastAsia" w:ascii="宋体" w:hAnsi="宋体" w:cs="宋体"/>
          <w:kern w:val="0"/>
          <w:szCs w:val="21"/>
          <w:u w:val="single"/>
          <w:lang w:bidi="ar"/>
        </w:rPr>
        <w:t>折）</w:t>
      </w:r>
      <w:r>
        <w:rPr>
          <w:rFonts w:hint="eastAsia" w:ascii="宋体" w:hAnsi="宋体" w:cs="宋体"/>
          <w:kern w:val="0"/>
          <w:szCs w:val="21"/>
          <w:lang w:bidi="ar"/>
        </w:rPr>
        <w:t>。</w:t>
      </w:r>
    </w:p>
    <w:p w14:paraId="2F65C77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（5）履约担保的提交时间：</w:t>
      </w:r>
      <w:r>
        <w:rPr>
          <w:rFonts w:hint="eastAsia" w:ascii="宋体" w:hAnsi="宋体" w:cs="宋体"/>
          <w:kern w:val="0"/>
          <w:szCs w:val="21"/>
          <w:u w:val="single"/>
          <w:lang w:bidi="ar"/>
        </w:rPr>
        <w:t>在合同订立前，承包人按担保金额向发包人提交履约担保</w:t>
      </w:r>
      <w:r>
        <w:rPr>
          <w:rFonts w:hint="eastAsia" w:ascii="宋体" w:hAnsi="宋体" w:cs="宋体"/>
          <w:kern w:val="0"/>
          <w:szCs w:val="21"/>
          <w:lang w:bidi="ar"/>
        </w:rPr>
        <w:t>。</w:t>
      </w:r>
    </w:p>
    <w:p w14:paraId="32B0695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（6）履约担保的期限：</w:t>
      </w:r>
      <w:r>
        <w:rPr>
          <w:rFonts w:hint="eastAsia" w:ascii="宋体" w:hAnsi="宋体" w:cs="宋体"/>
          <w:kern w:val="0"/>
          <w:szCs w:val="21"/>
          <w:u w:val="single"/>
          <w:lang w:bidi="ar"/>
        </w:rPr>
        <w:t>自提交履约担保之日起至竣工验收合格之日止。如果以履约保函的形式提供担保，则应保证履约保函在项目竣工验收合格之前有效；若竣工验收合格之前，履约行保函的期限已到，则承包人应当另行出具履约保函，否则发包人有权拒绝支付工程进度款</w:t>
      </w:r>
      <w:r>
        <w:rPr>
          <w:rFonts w:hint="eastAsia" w:ascii="宋体" w:hAnsi="宋体" w:cs="宋体"/>
          <w:kern w:val="0"/>
          <w:szCs w:val="21"/>
          <w:lang w:bidi="ar"/>
        </w:rPr>
        <w:t>。</w:t>
      </w:r>
    </w:p>
    <w:p w14:paraId="299FEF1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（7）履约担保的退还时间：</w:t>
      </w:r>
      <w:r>
        <w:rPr>
          <w:rFonts w:hint="eastAsia" w:ascii="宋体" w:hAnsi="宋体" w:cs="宋体"/>
          <w:kern w:val="0"/>
          <w:szCs w:val="21"/>
          <w:u w:val="single"/>
          <w:lang w:bidi="ar"/>
        </w:rPr>
        <w:t>采用现金担保的，工程竣工验收合格后</w:t>
      </w:r>
      <w:r>
        <w:rPr>
          <w:rFonts w:ascii="宋体" w:hAnsi="宋体" w:cs="宋体"/>
          <w:kern w:val="0"/>
          <w:szCs w:val="21"/>
          <w:u w:val="single"/>
          <w:lang w:bidi="ar"/>
        </w:rPr>
        <w:t>14天内退还，</w:t>
      </w:r>
      <w:r>
        <w:rPr>
          <w:rFonts w:hint="eastAsia" w:ascii="宋体" w:hAnsi="宋体" w:cs="宋体"/>
          <w:kern w:val="0"/>
          <w:szCs w:val="21"/>
          <w:u w:val="single"/>
          <w:lang w:bidi="ar"/>
        </w:rPr>
        <w:t>采用履约保函的，工程竣工验收合格后</w:t>
      </w:r>
      <w:r>
        <w:rPr>
          <w:rFonts w:ascii="宋体" w:hAnsi="宋体" w:cs="宋体"/>
          <w:kern w:val="0"/>
          <w:szCs w:val="21"/>
          <w:u w:val="single"/>
          <w:lang w:bidi="ar"/>
        </w:rPr>
        <w:t>14天内退还</w:t>
      </w:r>
      <w:r>
        <w:rPr>
          <w:rFonts w:hint="eastAsia" w:ascii="宋体" w:hAnsi="宋体" w:cs="宋体"/>
          <w:kern w:val="0"/>
          <w:szCs w:val="21"/>
          <w:lang w:bidi="ar"/>
        </w:rPr>
        <w:t>。</w:t>
      </w:r>
    </w:p>
    <w:p w14:paraId="2BD7C76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4.3 工程总承包项目经理</w:t>
      </w:r>
    </w:p>
    <w:p w14:paraId="357E181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4.3.1 工程总承包项目经理姓名：</w:t>
      </w:r>
      <w:r>
        <w:rPr>
          <w:rFonts w:hint="eastAsia" w:ascii="宋体" w:hAnsi="宋体" w:cs="宋体"/>
          <w:kern w:val="0"/>
          <w:szCs w:val="21"/>
          <w:u w:val="single"/>
          <w:lang w:bidi="ar"/>
        </w:rPr>
        <w:t xml:space="preserve">          徐坤           </w:t>
      </w:r>
      <w:r>
        <w:rPr>
          <w:rFonts w:hint="eastAsia" w:ascii="宋体" w:hAnsi="宋体" w:cs="宋体"/>
          <w:kern w:val="0"/>
          <w:szCs w:val="21"/>
          <w:lang w:bidi="ar"/>
        </w:rPr>
        <w:t>；</w:t>
      </w:r>
    </w:p>
    <w:p w14:paraId="2BBFBAD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执业资格或职称类型：</w:t>
      </w:r>
      <w:r>
        <w:rPr>
          <w:rFonts w:hint="eastAsia" w:ascii="宋体" w:hAnsi="宋体" w:cs="宋体"/>
          <w:kern w:val="0"/>
          <w:szCs w:val="21"/>
          <w:u w:val="single"/>
          <w:lang w:bidi="ar"/>
        </w:rPr>
        <w:t xml:space="preserve">           一级建造师            </w:t>
      </w:r>
      <w:r>
        <w:rPr>
          <w:rFonts w:hint="eastAsia" w:ascii="宋体" w:hAnsi="宋体" w:cs="宋体"/>
          <w:kern w:val="0"/>
          <w:szCs w:val="21"/>
          <w:lang w:bidi="ar"/>
        </w:rPr>
        <w:t>；</w:t>
      </w:r>
    </w:p>
    <w:p w14:paraId="5EC72E6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执业资格证或职称证号码：</w:t>
      </w:r>
      <w:r>
        <w:rPr>
          <w:rFonts w:hint="eastAsia" w:ascii="宋体" w:hAnsi="宋体" w:cs="宋体"/>
          <w:kern w:val="0"/>
          <w:szCs w:val="21"/>
          <w:u w:val="single"/>
          <w:lang w:bidi="ar"/>
        </w:rPr>
        <w:t xml:space="preserve">       渝1502016201615639           </w:t>
      </w:r>
      <w:r>
        <w:rPr>
          <w:rFonts w:hint="eastAsia" w:ascii="宋体" w:hAnsi="宋体" w:cs="宋体"/>
          <w:kern w:val="0"/>
          <w:szCs w:val="21"/>
          <w:lang w:bidi="ar"/>
        </w:rPr>
        <w:t>；</w:t>
      </w:r>
    </w:p>
    <w:p w14:paraId="281A5B25">
      <w:pPr>
        <w:widowControl/>
        <w:shd w:val="clear"/>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联系电话：</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13637809609</w:t>
      </w:r>
      <w:r>
        <w:rPr>
          <w:rFonts w:hint="eastAsia" w:ascii="宋体" w:hAnsi="宋体" w:cs="宋体"/>
          <w:kern w:val="0"/>
          <w:szCs w:val="21"/>
          <w:u w:val="single"/>
          <w:lang w:bidi="ar"/>
        </w:rPr>
        <w:t xml:space="preserve">                       </w:t>
      </w:r>
      <w:r>
        <w:rPr>
          <w:rFonts w:hint="eastAsia" w:ascii="宋体" w:hAnsi="宋体" w:cs="宋体"/>
          <w:kern w:val="0"/>
          <w:szCs w:val="21"/>
          <w:lang w:bidi="ar"/>
        </w:rPr>
        <w:t>；</w:t>
      </w:r>
    </w:p>
    <w:p w14:paraId="7E677865">
      <w:pPr>
        <w:widowControl/>
        <w:shd w:val="clear"/>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电子邮箱：</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14778183@qq.com</w:t>
      </w:r>
      <w:r>
        <w:rPr>
          <w:rFonts w:hint="eastAsia" w:ascii="宋体" w:hAnsi="宋体" w:cs="宋体"/>
          <w:kern w:val="0"/>
          <w:szCs w:val="21"/>
          <w:u w:val="single"/>
          <w:lang w:bidi="ar"/>
        </w:rPr>
        <w:t xml:space="preserve">                   </w:t>
      </w:r>
      <w:r>
        <w:rPr>
          <w:rFonts w:hint="eastAsia" w:ascii="宋体" w:hAnsi="宋体" w:cs="宋体"/>
          <w:kern w:val="0"/>
          <w:szCs w:val="21"/>
          <w:lang w:bidi="ar"/>
        </w:rPr>
        <w:t>；</w:t>
      </w:r>
    </w:p>
    <w:p w14:paraId="00DDE058">
      <w:pPr>
        <w:widowControl/>
        <w:shd w:val="clear"/>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通信地址：</w:t>
      </w:r>
      <w:r>
        <w:rPr>
          <w:rFonts w:hint="eastAsia" w:ascii="宋体" w:hAnsi="宋体" w:cs="宋体"/>
          <w:kern w:val="0"/>
          <w:szCs w:val="21"/>
          <w:u w:val="single"/>
          <w:lang w:bidi="ar"/>
        </w:rPr>
        <w:t xml:space="preserve">          </w:t>
      </w:r>
      <w:r>
        <w:rPr>
          <w:rFonts w:hint="eastAsia" w:ascii="宋体" w:hAnsi="宋体" w:cs="宋体"/>
          <w:kern w:val="0"/>
          <w:szCs w:val="21"/>
          <w:u w:val="single"/>
          <w:lang w:eastAsia="zh-CN" w:bidi="ar"/>
        </w:rPr>
        <w:t>重庆市九龙坡区杨家坪西郊路</w:t>
      </w:r>
      <w:r>
        <w:rPr>
          <w:rFonts w:hint="eastAsia" w:ascii="宋体" w:hAnsi="宋体" w:cs="宋体"/>
          <w:kern w:val="0"/>
          <w:szCs w:val="21"/>
          <w:u w:val="single"/>
          <w:lang w:val="en-US" w:eastAsia="zh-CN" w:bidi="ar"/>
        </w:rPr>
        <w:t>69号</w:t>
      </w:r>
      <w:r>
        <w:rPr>
          <w:rFonts w:hint="eastAsia" w:ascii="宋体" w:hAnsi="宋体" w:cs="宋体"/>
          <w:kern w:val="0"/>
          <w:szCs w:val="21"/>
          <w:u w:val="single"/>
          <w:lang w:bidi="ar"/>
        </w:rPr>
        <w:t xml:space="preserve">          </w:t>
      </w:r>
      <w:r>
        <w:rPr>
          <w:rFonts w:hint="eastAsia" w:ascii="宋体" w:hAnsi="宋体" w:cs="宋体"/>
          <w:kern w:val="0"/>
          <w:szCs w:val="21"/>
          <w:lang w:bidi="ar"/>
        </w:rPr>
        <w:t>。</w:t>
      </w:r>
    </w:p>
    <w:p w14:paraId="0D9BF83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承包人应在本合同订立前提交与总承包项目经理签订的劳动合同及为总承包项目经理缴纳社会保险的证明，承包人未在限期内提交的，总承包项目经理无权履行职责，发包人有权要求更换总承包项目经理。</w:t>
      </w:r>
    </w:p>
    <w:p w14:paraId="0445722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4.3.2 工程总承包项目经理每月在现场的时间要求：</w:t>
      </w:r>
      <w:r>
        <w:rPr>
          <w:rFonts w:ascii="宋体" w:hAnsi="宋体" w:cs="宋体"/>
          <w:spacing w:val="-4"/>
          <w:szCs w:val="21"/>
          <w:u w:val="single"/>
        </w:rPr>
        <w:t>不少于</w:t>
      </w:r>
      <w:r>
        <w:rPr>
          <w:rFonts w:ascii="宋体" w:hAnsi="宋体" w:cs="宋体"/>
          <w:spacing w:val="-33"/>
          <w:szCs w:val="21"/>
          <w:u w:val="single"/>
        </w:rPr>
        <w:t xml:space="preserve"> </w:t>
      </w:r>
      <w:r>
        <w:rPr>
          <w:rFonts w:ascii="宋体" w:hAnsi="宋体" w:cs="宋体"/>
          <w:spacing w:val="-4"/>
          <w:szCs w:val="21"/>
          <w:u w:val="single"/>
        </w:rPr>
        <w:t>22</w:t>
      </w:r>
      <w:r>
        <w:rPr>
          <w:rFonts w:ascii="宋体" w:hAnsi="宋体" w:cs="宋体"/>
          <w:spacing w:val="-32"/>
          <w:szCs w:val="21"/>
          <w:u w:val="single"/>
        </w:rPr>
        <w:t xml:space="preserve"> </w:t>
      </w:r>
      <w:r>
        <w:rPr>
          <w:rFonts w:ascii="宋体" w:hAnsi="宋体" w:cs="宋体"/>
          <w:spacing w:val="-4"/>
          <w:szCs w:val="21"/>
          <w:u w:val="single"/>
        </w:rPr>
        <w:t>天，每天不少于</w:t>
      </w:r>
      <w:r>
        <w:rPr>
          <w:rFonts w:ascii="宋体" w:hAnsi="宋体" w:cs="宋体"/>
          <w:spacing w:val="-37"/>
          <w:szCs w:val="21"/>
          <w:u w:val="single"/>
        </w:rPr>
        <w:t xml:space="preserve"> </w:t>
      </w:r>
      <w:r>
        <w:rPr>
          <w:rFonts w:ascii="宋体" w:hAnsi="宋体" w:cs="宋体"/>
          <w:spacing w:val="-4"/>
          <w:szCs w:val="21"/>
          <w:u w:val="single"/>
        </w:rPr>
        <w:t>8</w:t>
      </w:r>
      <w:r>
        <w:rPr>
          <w:rFonts w:ascii="宋体" w:hAnsi="宋体" w:cs="宋体"/>
          <w:spacing w:val="-31"/>
          <w:szCs w:val="21"/>
          <w:u w:val="single"/>
        </w:rPr>
        <w:t xml:space="preserve"> </w:t>
      </w:r>
      <w:r>
        <w:rPr>
          <w:rFonts w:ascii="宋体" w:hAnsi="宋体" w:cs="宋体"/>
          <w:spacing w:val="-4"/>
          <w:szCs w:val="21"/>
          <w:u w:val="single"/>
        </w:rPr>
        <w:t>小时，由监理人负</w:t>
      </w:r>
      <w:r>
        <w:rPr>
          <w:rFonts w:ascii="宋体" w:hAnsi="宋体" w:cs="宋体"/>
          <w:spacing w:val="-1"/>
          <w:szCs w:val="21"/>
          <w:u w:val="single"/>
        </w:rPr>
        <w:t>责统计及打卡考勤，发包人进行检查和考核。</w:t>
      </w:r>
    </w:p>
    <w:p w14:paraId="1580392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工程总承包项目经理未经批准擅自离开施工现场的违约责任：按照第15.2款[承包人违约]约定执行。</w:t>
      </w:r>
    </w:p>
    <w:p w14:paraId="27BCDFB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4.3.3 承包人对工程总承包项目经理的授权范围:</w:t>
      </w:r>
      <w:r>
        <w:rPr>
          <w:rFonts w:hint="eastAsia" w:ascii="宋体" w:hAnsi="宋体" w:cs="宋体"/>
          <w:kern w:val="0"/>
          <w:szCs w:val="21"/>
          <w:u w:val="single"/>
          <w:lang w:bidi="ar"/>
        </w:rPr>
        <w:t>严格按《发包人要求》、现行国家设计规范、施工规范及验收规范组织设计、采购和施工，保证工程质量、进度、安全；及时向监理人、发包人报告现场情况（以承包人书面授权范围为准）</w:t>
      </w:r>
      <w:r>
        <w:rPr>
          <w:rFonts w:hint="eastAsia" w:ascii="宋体" w:hAnsi="宋体" w:cs="宋体"/>
          <w:kern w:val="0"/>
          <w:szCs w:val="21"/>
          <w:lang w:bidi="ar"/>
        </w:rPr>
        <w:t>。</w:t>
      </w:r>
    </w:p>
    <w:p w14:paraId="3067F8D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4.3.4 承包人擅自更换工程总承包项目经理的违约责任：按照第15.2款[承包人违约]约定执行。</w:t>
      </w:r>
    </w:p>
    <w:p w14:paraId="48445D8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4.3.5 承包人无正当理由拒绝更换工程总承包项目经理的违约责任:按照第15.2款[承包人违约]约定执行。</w:t>
      </w:r>
    </w:p>
    <w:p w14:paraId="3B1C5AF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4.4 承包人人员</w:t>
      </w:r>
    </w:p>
    <w:p w14:paraId="7306CED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4.4.1 人员安排</w:t>
      </w:r>
    </w:p>
    <w:p w14:paraId="6A28DF3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增加：</w:t>
      </w:r>
    </w:p>
    <w:p w14:paraId="4228FFB2">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（1）设计负责人</w:t>
      </w:r>
    </w:p>
    <w:p w14:paraId="6B65DE0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设计负责人姓名：</w:t>
      </w:r>
      <w:r>
        <w:rPr>
          <w:rFonts w:ascii="宋体" w:hAnsi="宋体" w:cs="宋体"/>
          <w:kern w:val="0"/>
          <w:szCs w:val="21"/>
          <w:u w:val="single"/>
          <w:lang w:bidi="ar"/>
        </w:rPr>
        <w:t xml:space="preserve">    </w:t>
      </w:r>
      <w:r>
        <w:rPr>
          <w:rFonts w:hint="eastAsia" w:ascii="宋体" w:hAnsi="宋体" w:cs="宋体"/>
          <w:kern w:val="0"/>
          <w:szCs w:val="21"/>
          <w:u w:val="single"/>
          <w:lang w:val="en-US" w:eastAsia="zh-CN" w:bidi="ar"/>
        </w:rPr>
        <w:t xml:space="preserve"> </w:t>
      </w:r>
      <w:r>
        <w:rPr>
          <w:rFonts w:ascii="宋体" w:hAnsi="宋体" w:cs="宋体"/>
          <w:kern w:val="0"/>
          <w:szCs w:val="21"/>
          <w:u w:val="single"/>
          <w:lang w:bidi="ar"/>
        </w:rPr>
        <w:t xml:space="preserve">      </w:t>
      </w:r>
      <w:r>
        <w:rPr>
          <w:rFonts w:hint="eastAsia" w:ascii="宋体" w:hAnsi="宋体" w:cs="宋体"/>
          <w:kern w:val="0"/>
          <w:szCs w:val="21"/>
          <w:u w:val="single"/>
          <w:lang w:bidi="ar"/>
        </w:rPr>
        <w:t>胡小燕</w:t>
      </w:r>
      <w:r>
        <w:rPr>
          <w:rFonts w:ascii="宋体" w:hAnsi="宋体" w:cs="宋体"/>
          <w:kern w:val="0"/>
          <w:szCs w:val="21"/>
          <w:u w:val="single"/>
          <w:lang w:bidi="ar"/>
        </w:rPr>
        <w:t xml:space="preserve">            </w:t>
      </w:r>
    </w:p>
    <w:p w14:paraId="690E094B">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身份证号：</w:t>
      </w:r>
      <w:r>
        <w:rPr>
          <w:rFonts w:ascii="宋体" w:hAnsi="宋体" w:cs="宋体"/>
          <w:kern w:val="0"/>
          <w:szCs w:val="21"/>
          <w:u w:val="single"/>
          <w:lang w:bidi="ar"/>
        </w:rPr>
        <w:t xml:space="preserve"> </w:t>
      </w:r>
      <w:r>
        <w:rPr>
          <w:rFonts w:hint="eastAsia" w:ascii="宋体" w:hAnsi="宋体" w:cs="宋体"/>
          <w:kern w:val="0"/>
          <w:szCs w:val="21"/>
          <w:u w:val="single"/>
          <w:lang w:val="en-US" w:eastAsia="zh-CN" w:bidi="ar"/>
        </w:rPr>
        <w:t xml:space="preserve">  21011419730726302X</w:t>
      </w:r>
      <w:r>
        <w:rPr>
          <w:rFonts w:ascii="宋体" w:hAnsi="宋体" w:cs="宋体"/>
          <w:kern w:val="0"/>
          <w:szCs w:val="21"/>
          <w:u w:val="single"/>
          <w:lang w:bidi="ar"/>
        </w:rPr>
        <w:t xml:space="preserve">               </w:t>
      </w:r>
    </w:p>
    <w:p w14:paraId="7EA5D10D">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证书名称及注册号：</w:t>
      </w:r>
      <w:r>
        <w:rPr>
          <w:rFonts w:ascii="宋体" w:hAnsi="宋体" w:cs="宋体"/>
          <w:kern w:val="0"/>
          <w:szCs w:val="21"/>
          <w:u w:val="single"/>
          <w:lang w:bidi="ar"/>
        </w:rPr>
        <w:t xml:space="preserve"> </w:t>
      </w:r>
      <w:r>
        <w:rPr>
          <w:rFonts w:hint="eastAsia" w:ascii="宋体" w:hAnsi="宋体" w:cs="宋体"/>
          <w:kern w:val="0"/>
          <w:szCs w:val="21"/>
          <w:u w:val="single"/>
          <w:lang w:val="en-US" w:eastAsia="zh-CN" w:bidi="ar"/>
        </w:rPr>
        <w:t>一级注册建筑师 20144201074</w:t>
      </w:r>
      <w:r>
        <w:rPr>
          <w:rFonts w:ascii="宋体" w:hAnsi="宋体" w:cs="宋体"/>
          <w:kern w:val="0"/>
          <w:szCs w:val="21"/>
          <w:u w:val="single"/>
          <w:lang w:bidi="ar"/>
        </w:rPr>
        <w:t xml:space="preserve">   </w:t>
      </w:r>
    </w:p>
    <w:p w14:paraId="18E34AA0">
      <w:pPr>
        <w:widowControl/>
        <w:adjustRightInd w:val="0"/>
        <w:snapToGrid w:val="0"/>
        <w:spacing w:after="163" w:afterLines="50" w:line="360" w:lineRule="auto"/>
        <w:ind w:firstLine="420" w:firstLineChars="200"/>
        <w:rPr>
          <w:rFonts w:ascii="宋体" w:hAnsi="宋体" w:cs="宋体"/>
          <w:kern w:val="0"/>
          <w:shd w:val="clear" w:fill="FFFF00"/>
        </w:rPr>
      </w:pPr>
      <w:r>
        <w:rPr>
          <w:rFonts w:hint="eastAsia" w:ascii="宋体" w:hAnsi="宋体" w:cs="宋体"/>
          <w:kern w:val="0"/>
          <w:szCs w:val="21"/>
          <w:lang w:bidi="ar"/>
        </w:rPr>
        <w:t>联系方式：</w:t>
      </w:r>
      <w:r>
        <w:rPr>
          <w:rFonts w:ascii="宋体" w:hAnsi="宋体" w:cs="宋体"/>
          <w:kern w:val="0"/>
          <w:szCs w:val="21"/>
          <w:u w:val="single"/>
          <w:shd w:val="clear"/>
          <w:lang w:bidi="ar"/>
        </w:rPr>
        <w:t xml:space="preserve">          </w:t>
      </w:r>
      <w:r>
        <w:rPr>
          <w:rFonts w:hint="eastAsia" w:ascii="宋体" w:hAnsi="宋体" w:cs="宋体"/>
          <w:kern w:val="0"/>
          <w:szCs w:val="21"/>
          <w:u w:val="single"/>
          <w:shd w:val="clear" w:fill="auto"/>
          <w:lang w:bidi="ar"/>
        </w:rPr>
        <w:t>18908180819</w:t>
      </w:r>
      <w:r>
        <w:rPr>
          <w:rFonts w:ascii="宋体" w:hAnsi="宋体" w:cs="宋体"/>
          <w:kern w:val="0"/>
          <w:szCs w:val="21"/>
          <w:u w:val="single"/>
          <w:shd w:val="clear"/>
          <w:lang w:bidi="ar"/>
        </w:rPr>
        <w:t xml:space="preserve">       </w:t>
      </w:r>
      <w:r>
        <w:rPr>
          <w:rFonts w:hint="eastAsia" w:ascii="宋体" w:hAnsi="宋体" w:cs="宋体"/>
          <w:kern w:val="0"/>
          <w:szCs w:val="21"/>
          <w:u w:val="single"/>
          <w:shd w:val="clear" w:fill="auto"/>
          <w:lang w:val="en-US" w:eastAsia="zh-CN" w:bidi="ar"/>
        </w:rPr>
        <w:t xml:space="preserve">   </w:t>
      </w:r>
      <w:r>
        <w:rPr>
          <w:rFonts w:ascii="宋体" w:hAnsi="宋体" w:cs="宋体"/>
          <w:kern w:val="0"/>
          <w:szCs w:val="21"/>
          <w:u w:val="single"/>
          <w:shd w:val="clear"/>
          <w:lang w:bidi="ar"/>
        </w:rPr>
        <w:t xml:space="preserve">       </w:t>
      </w:r>
    </w:p>
    <w:p w14:paraId="11DDFD5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设计负责人职责：负责本项目的施工图设计，负责施工图设计质量控制、进度控制、信息管理和设计现场的组织协调。</w:t>
      </w:r>
    </w:p>
    <w:p w14:paraId="5B5CF3B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设计负责人权限：执行法律法规规章、建设项目工程总承包合同和规范等文件规定的承包人应做的设计工作（以承包人书面授权范围为准）。</w:t>
      </w:r>
    </w:p>
    <w:p w14:paraId="4FCAD34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设计期间，设计负责人应按照设计需要和发包人要求提供现场服务。</w:t>
      </w:r>
    </w:p>
    <w:p w14:paraId="0918854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承包人应在本合同订立前提交与设计负责人签订的劳动合同及为设计负责人缴纳社会保险的证明，承包人未在限期内提交的，设计负责人无权履行职责，发包人有权要求更换设计负责人。</w:t>
      </w:r>
    </w:p>
    <w:p w14:paraId="12CCF617">
      <w:pPr>
        <w:widowControl/>
        <w:adjustRightInd w:val="0"/>
        <w:snapToGrid w:val="0"/>
        <w:spacing w:after="163" w:afterLines="50" w:line="360" w:lineRule="auto"/>
        <w:ind w:firstLine="420" w:firstLineChars="200"/>
        <w:rPr>
          <w:rFonts w:ascii="宋体" w:hAnsi="宋体" w:cs="宋体"/>
          <w:szCs w:val="21"/>
          <w:lang w:bidi="ar"/>
        </w:rPr>
      </w:pPr>
      <w:r>
        <w:rPr>
          <w:rFonts w:hint="eastAsia" w:ascii="宋体" w:hAnsi="宋体" w:cs="宋体"/>
          <w:kern w:val="0"/>
          <w:szCs w:val="21"/>
          <w:lang w:bidi="ar"/>
        </w:rPr>
        <w:t>（</w:t>
      </w:r>
      <w:r>
        <w:rPr>
          <w:rFonts w:ascii="宋体" w:hAnsi="宋体" w:cs="宋体"/>
          <w:kern w:val="0"/>
          <w:szCs w:val="21"/>
          <w:lang w:bidi="ar"/>
        </w:rPr>
        <w:t>2</w:t>
      </w:r>
      <w:r>
        <w:rPr>
          <w:rFonts w:hint="eastAsia" w:ascii="宋体" w:hAnsi="宋体" w:cs="宋体"/>
          <w:kern w:val="0"/>
          <w:szCs w:val="21"/>
          <w:lang w:bidi="ar"/>
        </w:rPr>
        <w:t>）采购负责人</w:t>
      </w:r>
    </w:p>
    <w:p w14:paraId="6E27C6FC">
      <w:pPr>
        <w:widowControl/>
        <w:shd w:val="clear"/>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采购负责人姓名：</w:t>
      </w:r>
      <w:r>
        <w:rPr>
          <w:rFonts w:ascii="宋体" w:hAnsi="宋体" w:cs="宋体"/>
          <w:kern w:val="0"/>
          <w:szCs w:val="21"/>
          <w:u w:val="single"/>
          <w:lang w:bidi="ar"/>
        </w:rPr>
        <w:t xml:space="preserve">             </w:t>
      </w:r>
      <w:r>
        <w:rPr>
          <w:rFonts w:hint="eastAsia" w:ascii="宋体" w:hAnsi="宋体" w:cs="宋体"/>
          <w:kern w:val="0"/>
          <w:szCs w:val="21"/>
          <w:u w:val="single"/>
          <w:lang w:val="en-US" w:eastAsia="zh-CN" w:bidi="ar"/>
        </w:rPr>
        <w:t>/</w:t>
      </w:r>
      <w:r>
        <w:rPr>
          <w:rFonts w:ascii="宋体" w:hAnsi="宋体" w:cs="宋体"/>
          <w:kern w:val="0"/>
          <w:szCs w:val="21"/>
          <w:u w:val="single"/>
          <w:lang w:bidi="ar"/>
        </w:rPr>
        <w:t xml:space="preserve">                </w:t>
      </w:r>
    </w:p>
    <w:p w14:paraId="355B2A5D">
      <w:pPr>
        <w:widowControl/>
        <w:shd w:val="clear"/>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身份证号：</w:t>
      </w:r>
      <w:r>
        <w:rPr>
          <w:rFonts w:ascii="宋体" w:hAnsi="宋体" w:cs="宋体"/>
          <w:kern w:val="0"/>
          <w:szCs w:val="21"/>
          <w:u w:val="single"/>
          <w:lang w:bidi="ar"/>
        </w:rPr>
        <w:t xml:space="preserve">                  </w:t>
      </w:r>
      <w:r>
        <w:rPr>
          <w:rFonts w:hint="eastAsia" w:ascii="宋体" w:hAnsi="宋体" w:cs="宋体"/>
          <w:kern w:val="0"/>
          <w:szCs w:val="21"/>
          <w:u w:val="single"/>
          <w:lang w:val="en-US" w:eastAsia="zh-CN" w:bidi="ar"/>
        </w:rPr>
        <w:t>/</w:t>
      </w:r>
      <w:r>
        <w:rPr>
          <w:rFonts w:ascii="宋体" w:hAnsi="宋体" w:cs="宋体"/>
          <w:kern w:val="0"/>
          <w:szCs w:val="21"/>
          <w:u w:val="single"/>
          <w:lang w:bidi="ar"/>
        </w:rPr>
        <w:t xml:space="preserve">                 </w:t>
      </w:r>
    </w:p>
    <w:p w14:paraId="501C1D45">
      <w:pPr>
        <w:widowControl/>
        <w:shd w:val="clear"/>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联系方式：</w:t>
      </w:r>
      <w:r>
        <w:rPr>
          <w:rFonts w:ascii="宋体" w:hAnsi="宋体" w:cs="宋体"/>
          <w:kern w:val="0"/>
          <w:szCs w:val="21"/>
          <w:u w:val="single"/>
          <w:lang w:bidi="ar"/>
        </w:rPr>
        <w:t xml:space="preserve">                  </w:t>
      </w:r>
      <w:r>
        <w:rPr>
          <w:rFonts w:hint="eastAsia" w:ascii="宋体" w:hAnsi="宋体" w:cs="宋体"/>
          <w:kern w:val="0"/>
          <w:szCs w:val="21"/>
          <w:u w:val="single"/>
          <w:lang w:val="en-US" w:eastAsia="zh-CN" w:bidi="ar"/>
        </w:rPr>
        <w:t>/</w:t>
      </w:r>
      <w:r>
        <w:rPr>
          <w:rFonts w:ascii="宋体" w:hAnsi="宋体" w:cs="宋体"/>
          <w:kern w:val="0"/>
          <w:szCs w:val="21"/>
          <w:u w:val="single"/>
          <w:lang w:bidi="ar"/>
        </w:rPr>
        <w:t xml:space="preserve">                  </w:t>
      </w:r>
    </w:p>
    <w:p w14:paraId="02442C1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采购负责人职责：负责本项目的专业设备材料采购，负责采购的质量控制、进度控制、信息管理和施工现场的组织协调。</w:t>
      </w:r>
    </w:p>
    <w:p w14:paraId="597AAE8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采购负责人权限：执行法律法规规章、建设项目工程总承包合同和规范等文件规定的承包人应做的采购工作（以承包人书面授权范围为准）。</w:t>
      </w:r>
    </w:p>
    <w:p w14:paraId="0E2454B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承包人应在本合同订立前提交与采购负责人签订的劳动合同及为采购负责人缴纳社会保险的证明，承包人未在限期内提交的，采购负责人无权履行职责，发包人有权要求更换采购负责人。</w:t>
      </w:r>
    </w:p>
    <w:p w14:paraId="58110EFA">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w:t>
      </w:r>
      <w:r>
        <w:rPr>
          <w:rFonts w:ascii="宋体" w:hAnsi="宋体" w:cs="宋体"/>
          <w:kern w:val="0"/>
          <w:szCs w:val="21"/>
          <w:lang w:bidi="ar"/>
        </w:rPr>
        <w:t>3</w:t>
      </w:r>
      <w:r>
        <w:rPr>
          <w:rFonts w:hint="eastAsia" w:ascii="宋体" w:hAnsi="宋体" w:cs="宋体"/>
          <w:kern w:val="0"/>
          <w:szCs w:val="21"/>
          <w:lang w:bidi="ar"/>
        </w:rPr>
        <w:t>）施工负责人</w:t>
      </w:r>
    </w:p>
    <w:p w14:paraId="1F59D76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施工负责人姓名：</w:t>
      </w:r>
      <w:r>
        <w:rPr>
          <w:rFonts w:ascii="宋体" w:hAnsi="宋体" w:cs="宋体"/>
          <w:kern w:val="0"/>
          <w:szCs w:val="21"/>
          <w:u w:val="single"/>
          <w:lang w:bidi="ar"/>
        </w:rPr>
        <w:t xml:space="preserve">         </w:t>
      </w:r>
      <w:r>
        <w:rPr>
          <w:rFonts w:hint="eastAsia" w:ascii="宋体" w:hAnsi="宋体" w:cs="宋体"/>
          <w:kern w:val="0"/>
          <w:szCs w:val="21"/>
          <w:u w:val="single"/>
          <w:lang w:bidi="ar"/>
        </w:rPr>
        <w:t>徐坤</w:t>
      </w:r>
      <w:r>
        <w:rPr>
          <w:rFonts w:ascii="宋体" w:hAnsi="宋体" w:cs="宋体"/>
          <w:kern w:val="0"/>
          <w:szCs w:val="21"/>
          <w:u w:val="single"/>
          <w:lang w:bidi="ar"/>
        </w:rPr>
        <w:t xml:space="preserve">                    </w:t>
      </w:r>
    </w:p>
    <w:p w14:paraId="12F949CE">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身份证号：</w:t>
      </w:r>
      <w:r>
        <w:rPr>
          <w:rFonts w:ascii="宋体" w:hAnsi="宋体" w:cs="宋体"/>
          <w:kern w:val="0"/>
          <w:szCs w:val="21"/>
          <w:u w:val="single"/>
          <w:lang w:bidi="ar"/>
        </w:rPr>
        <w:t xml:space="preserve">  </w:t>
      </w:r>
      <w:r>
        <w:rPr>
          <w:rFonts w:hint="eastAsia" w:ascii="宋体" w:hAnsi="宋体" w:cs="宋体"/>
          <w:kern w:val="0"/>
          <w:szCs w:val="21"/>
          <w:u w:val="single"/>
          <w:lang w:val="en-US" w:eastAsia="zh-CN" w:bidi="ar"/>
        </w:rPr>
        <w:t>320322198211040658</w:t>
      </w:r>
      <w:r>
        <w:rPr>
          <w:rFonts w:ascii="宋体" w:hAnsi="宋体" w:cs="宋体"/>
          <w:kern w:val="0"/>
          <w:szCs w:val="21"/>
          <w:u w:val="single"/>
          <w:lang w:bidi="ar"/>
        </w:rPr>
        <w:t xml:space="preserve">                   </w:t>
      </w:r>
    </w:p>
    <w:p w14:paraId="4C570671">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证书名称及注册号：</w:t>
      </w:r>
      <w:r>
        <w:rPr>
          <w:rFonts w:ascii="宋体" w:hAnsi="宋体" w:cs="宋体"/>
          <w:kern w:val="0"/>
          <w:szCs w:val="21"/>
          <w:u w:val="single"/>
          <w:lang w:bidi="ar"/>
        </w:rPr>
        <w:t xml:space="preserve"> </w:t>
      </w:r>
      <w:r>
        <w:rPr>
          <w:rFonts w:hint="eastAsia" w:ascii="宋体" w:hAnsi="宋体" w:cs="宋体"/>
          <w:kern w:val="0"/>
          <w:szCs w:val="21"/>
          <w:u w:val="single"/>
          <w:lang w:bidi="ar"/>
        </w:rPr>
        <w:t>一级建造师</w:t>
      </w:r>
      <w:r>
        <w:rPr>
          <w:rFonts w:ascii="宋体" w:hAnsi="宋体" w:cs="宋体"/>
          <w:kern w:val="0"/>
          <w:szCs w:val="21"/>
          <w:u w:val="single"/>
          <w:lang w:bidi="ar"/>
        </w:rPr>
        <w:t xml:space="preserve">  </w:t>
      </w:r>
      <w:r>
        <w:rPr>
          <w:rFonts w:hint="eastAsia" w:ascii="宋体" w:hAnsi="宋体" w:cs="宋体"/>
          <w:kern w:val="0"/>
          <w:szCs w:val="21"/>
          <w:u w:val="single"/>
          <w:lang w:bidi="ar"/>
        </w:rPr>
        <w:t>渝1502016201615639</w:t>
      </w:r>
      <w:r>
        <w:rPr>
          <w:rFonts w:ascii="宋体" w:hAnsi="宋体" w:cs="宋体"/>
          <w:kern w:val="0"/>
          <w:szCs w:val="21"/>
          <w:u w:val="single"/>
          <w:lang w:bidi="ar"/>
        </w:rPr>
        <w:t xml:space="preserve">    </w:t>
      </w:r>
    </w:p>
    <w:p w14:paraId="2590738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shd w:val="clear"/>
          <w:lang w:bidi="ar"/>
        </w:rPr>
        <w:t>联系方式：</w:t>
      </w:r>
      <w:r>
        <w:rPr>
          <w:rFonts w:ascii="宋体" w:hAnsi="宋体" w:cs="宋体"/>
          <w:kern w:val="0"/>
          <w:szCs w:val="21"/>
          <w:u w:val="single"/>
          <w:shd w:val="clear"/>
          <w:lang w:bidi="ar"/>
        </w:rPr>
        <w:t xml:space="preserve">              </w:t>
      </w:r>
      <w:r>
        <w:rPr>
          <w:rFonts w:hint="eastAsia" w:ascii="宋体" w:hAnsi="宋体" w:cs="宋体"/>
          <w:kern w:val="0"/>
          <w:szCs w:val="21"/>
          <w:u w:val="single"/>
          <w:lang w:val="en-US" w:eastAsia="zh-CN" w:bidi="ar"/>
        </w:rPr>
        <w:t>13637809609</w:t>
      </w:r>
      <w:r>
        <w:rPr>
          <w:rFonts w:ascii="宋体" w:hAnsi="宋体" w:cs="宋体"/>
          <w:kern w:val="0"/>
          <w:szCs w:val="21"/>
          <w:u w:val="single"/>
          <w:shd w:val="clear"/>
          <w:lang w:bidi="ar"/>
        </w:rPr>
        <w:t xml:space="preserve">                   </w:t>
      </w:r>
      <w:r>
        <w:rPr>
          <w:rFonts w:hint="eastAsia" w:ascii="宋体" w:hAnsi="宋体" w:cs="宋体"/>
          <w:kern w:val="0"/>
          <w:szCs w:val="21"/>
          <w:lang w:bidi="ar"/>
        </w:rPr>
        <w:t xml:space="preserve"> </w:t>
      </w:r>
    </w:p>
    <w:p w14:paraId="6606D69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施工负责人职责：负责本项目的工程施工，负责工程施工质量控制、进度控制、信息管理和施工现场的组织协调。</w:t>
      </w:r>
    </w:p>
    <w:p w14:paraId="76F2CA7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施工负责人权限：执行法律法规规章、建设项目工程总承包合同和规范等文件规定的承包人应做的施工工作（以承包人书面授权范围为准）。</w:t>
      </w:r>
    </w:p>
    <w:p w14:paraId="627E366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施工负责人每月在现场的时间要求：</w:t>
      </w:r>
      <w:r>
        <w:rPr>
          <w:rFonts w:ascii="宋体" w:hAnsi="宋体" w:cs="宋体"/>
          <w:spacing w:val="-4"/>
          <w:szCs w:val="21"/>
          <w:u w:val="single"/>
        </w:rPr>
        <w:t>不少于</w:t>
      </w:r>
      <w:r>
        <w:rPr>
          <w:rFonts w:ascii="宋体" w:hAnsi="宋体" w:cs="宋体"/>
          <w:spacing w:val="-33"/>
          <w:szCs w:val="21"/>
          <w:u w:val="single"/>
        </w:rPr>
        <w:t xml:space="preserve"> </w:t>
      </w:r>
      <w:r>
        <w:rPr>
          <w:rFonts w:ascii="宋体" w:hAnsi="宋体" w:cs="宋体"/>
          <w:spacing w:val="-4"/>
          <w:szCs w:val="21"/>
          <w:u w:val="single"/>
        </w:rPr>
        <w:t>22</w:t>
      </w:r>
      <w:r>
        <w:rPr>
          <w:rFonts w:ascii="宋体" w:hAnsi="宋体" w:cs="宋体"/>
          <w:spacing w:val="-32"/>
          <w:szCs w:val="21"/>
          <w:u w:val="single"/>
        </w:rPr>
        <w:t xml:space="preserve"> </w:t>
      </w:r>
      <w:r>
        <w:rPr>
          <w:rFonts w:ascii="宋体" w:hAnsi="宋体" w:cs="宋体"/>
          <w:spacing w:val="-4"/>
          <w:szCs w:val="21"/>
          <w:u w:val="single"/>
        </w:rPr>
        <w:t>天，每天不少于</w:t>
      </w:r>
      <w:r>
        <w:rPr>
          <w:rFonts w:ascii="宋体" w:hAnsi="宋体" w:cs="宋体"/>
          <w:spacing w:val="-37"/>
          <w:szCs w:val="21"/>
          <w:u w:val="single"/>
        </w:rPr>
        <w:t xml:space="preserve"> </w:t>
      </w:r>
      <w:r>
        <w:rPr>
          <w:rFonts w:ascii="宋体" w:hAnsi="宋体" w:cs="宋体"/>
          <w:spacing w:val="-4"/>
          <w:szCs w:val="21"/>
          <w:u w:val="single"/>
        </w:rPr>
        <w:t>8</w:t>
      </w:r>
      <w:r>
        <w:rPr>
          <w:rFonts w:ascii="宋体" w:hAnsi="宋体" w:cs="宋体"/>
          <w:spacing w:val="-31"/>
          <w:szCs w:val="21"/>
          <w:u w:val="single"/>
        </w:rPr>
        <w:t xml:space="preserve"> </w:t>
      </w:r>
      <w:r>
        <w:rPr>
          <w:rFonts w:ascii="宋体" w:hAnsi="宋体" w:cs="宋体"/>
          <w:spacing w:val="-4"/>
          <w:szCs w:val="21"/>
          <w:u w:val="single"/>
        </w:rPr>
        <w:t>小时，由监理人负</w:t>
      </w:r>
      <w:r>
        <w:rPr>
          <w:rFonts w:ascii="宋体" w:hAnsi="宋体" w:cs="宋体"/>
          <w:spacing w:val="-1"/>
          <w:szCs w:val="21"/>
          <w:u w:val="single"/>
        </w:rPr>
        <w:t>责统计及打卡考勤，发包人进行检查和考核。</w:t>
      </w:r>
    </w:p>
    <w:p w14:paraId="7793C31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承包人应在本合同订立前提交与施工负责人签订的劳动合同及为施工负责人缴纳社会保险的证明，承包人未在限期内提交的，施工负责人无权履行职责，发包人有权要求更换施工负责人。</w:t>
      </w:r>
    </w:p>
    <w:p w14:paraId="3E456075">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w:t>
      </w:r>
      <w:r>
        <w:rPr>
          <w:rFonts w:ascii="宋体" w:hAnsi="宋体" w:cs="宋体"/>
          <w:kern w:val="0"/>
          <w:szCs w:val="21"/>
          <w:lang w:bidi="ar"/>
        </w:rPr>
        <w:t>4</w:t>
      </w:r>
      <w:r>
        <w:rPr>
          <w:rFonts w:hint="eastAsia" w:ascii="宋体" w:hAnsi="宋体" w:cs="宋体"/>
          <w:kern w:val="0"/>
          <w:szCs w:val="21"/>
          <w:lang w:bidi="ar"/>
        </w:rPr>
        <w:t>）施工技术负责人</w:t>
      </w:r>
    </w:p>
    <w:p w14:paraId="50B0B21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施工技术负责人姓名：</w:t>
      </w:r>
      <w:r>
        <w:rPr>
          <w:rFonts w:ascii="宋体" w:hAnsi="宋体" w:cs="宋体"/>
          <w:kern w:val="0"/>
          <w:szCs w:val="21"/>
          <w:u w:val="single"/>
          <w:lang w:bidi="ar"/>
        </w:rPr>
        <w:t xml:space="preserve">     </w:t>
      </w:r>
      <w:r>
        <w:rPr>
          <w:rFonts w:hint="eastAsia" w:ascii="宋体" w:hAnsi="宋体" w:cs="宋体"/>
          <w:kern w:val="0"/>
          <w:szCs w:val="21"/>
          <w:u w:val="single"/>
          <w:lang w:val="en-US" w:eastAsia="zh-CN" w:bidi="ar"/>
        </w:rPr>
        <w:t>黄章建</w:t>
      </w:r>
      <w:r>
        <w:rPr>
          <w:rFonts w:ascii="宋体" w:hAnsi="宋体" w:cs="宋体"/>
          <w:kern w:val="0"/>
          <w:szCs w:val="21"/>
          <w:u w:val="single"/>
          <w:lang w:bidi="ar"/>
        </w:rPr>
        <w:t xml:space="preserve">              </w:t>
      </w:r>
    </w:p>
    <w:p w14:paraId="3C117924">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身份证号：</w:t>
      </w:r>
      <w:r>
        <w:rPr>
          <w:rFonts w:ascii="宋体" w:hAnsi="宋体" w:cs="宋体"/>
          <w:kern w:val="0"/>
          <w:szCs w:val="21"/>
          <w:u w:val="single"/>
          <w:lang w:bidi="ar"/>
        </w:rPr>
        <w:t xml:space="preserve">  </w:t>
      </w:r>
      <w:r>
        <w:rPr>
          <w:rFonts w:hint="eastAsia" w:ascii="宋体" w:hAnsi="宋体" w:cs="宋体"/>
          <w:kern w:val="0"/>
          <w:szCs w:val="21"/>
          <w:u w:val="single"/>
          <w:lang w:val="en-US" w:eastAsia="zh-CN" w:bidi="ar"/>
        </w:rPr>
        <w:t>500113198605039111</w:t>
      </w:r>
      <w:r>
        <w:rPr>
          <w:rFonts w:ascii="宋体" w:hAnsi="宋体" w:cs="宋体"/>
          <w:kern w:val="0"/>
          <w:szCs w:val="21"/>
          <w:u w:val="single"/>
          <w:lang w:bidi="ar"/>
        </w:rPr>
        <w:t xml:space="preserve">               </w:t>
      </w:r>
    </w:p>
    <w:p w14:paraId="2006B42C">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证书名称及号码：</w:t>
      </w:r>
      <w:r>
        <w:rPr>
          <w:rFonts w:ascii="宋体" w:hAnsi="宋体" w:cs="宋体"/>
          <w:kern w:val="0"/>
          <w:szCs w:val="21"/>
          <w:u w:val="single"/>
          <w:lang w:bidi="ar"/>
        </w:rPr>
        <w:t xml:space="preserve"> </w:t>
      </w:r>
      <w:r>
        <w:rPr>
          <w:rFonts w:hint="eastAsia" w:ascii="宋体" w:hAnsi="宋体" w:cs="宋体"/>
          <w:kern w:val="0"/>
          <w:szCs w:val="21"/>
          <w:u w:val="single"/>
          <w:lang w:val="en-US" w:eastAsia="zh-CN" w:bidi="ar"/>
        </w:rPr>
        <w:t>高级职称 100201002525</w:t>
      </w:r>
      <w:r>
        <w:rPr>
          <w:rFonts w:ascii="宋体" w:hAnsi="宋体" w:cs="宋体"/>
          <w:kern w:val="0"/>
          <w:szCs w:val="21"/>
          <w:u w:val="single"/>
          <w:lang w:bidi="ar"/>
        </w:rPr>
        <w:t xml:space="preserve">       </w:t>
      </w:r>
    </w:p>
    <w:p w14:paraId="01569AE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联系方式：</w:t>
      </w:r>
      <w:r>
        <w:rPr>
          <w:rFonts w:ascii="宋体" w:hAnsi="宋体" w:cs="宋体"/>
          <w:kern w:val="0"/>
          <w:szCs w:val="21"/>
          <w:u w:val="single"/>
          <w:shd w:val="clear"/>
          <w:lang w:bidi="ar"/>
        </w:rPr>
        <w:t xml:space="preserve">             </w:t>
      </w:r>
      <w:r>
        <w:rPr>
          <w:rFonts w:hint="eastAsia" w:ascii="宋体" w:hAnsi="宋体" w:cs="宋体"/>
          <w:kern w:val="0"/>
          <w:szCs w:val="21"/>
          <w:u w:val="single"/>
          <w:shd w:val="clear" w:fill="auto"/>
          <w:lang w:val="en-US" w:eastAsia="zh-CN" w:bidi="ar"/>
        </w:rPr>
        <w:t>13583588369</w:t>
      </w:r>
      <w:r>
        <w:rPr>
          <w:rFonts w:ascii="宋体" w:hAnsi="宋体" w:cs="宋体"/>
          <w:kern w:val="0"/>
          <w:szCs w:val="21"/>
          <w:u w:val="single"/>
          <w:shd w:val="clear"/>
          <w:lang w:bidi="ar"/>
        </w:rPr>
        <w:t xml:space="preserve">           </w:t>
      </w:r>
      <w:r>
        <w:rPr>
          <w:rFonts w:hint="eastAsia" w:ascii="宋体" w:hAnsi="宋体" w:cs="宋体"/>
          <w:kern w:val="0"/>
          <w:szCs w:val="21"/>
          <w:lang w:bidi="ar"/>
        </w:rPr>
        <w:t xml:space="preserve"> </w:t>
      </w:r>
    </w:p>
    <w:p w14:paraId="00EBE9C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施工技术负责人每月在现场的时间要求：</w:t>
      </w:r>
      <w:r>
        <w:rPr>
          <w:rFonts w:ascii="宋体" w:hAnsi="宋体" w:cs="宋体"/>
          <w:spacing w:val="-4"/>
          <w:szCs w:val="21"/>
          <w:u w:val="single"/>
        </w:rPr>
        <w:t>不少于</w:t>
      </w:r>
      <w:r>
        <w:rPr>
          <w:rFonts w:ascii="宋体" w:hAnsi="宋体" w:cs="宋体"/>
          <w:spacing w:val="-33"/>
          <w:szCs w:val="21"/>
          <w:u w:val="single"/>
        </w:rPr>
        <w:t xml:space="preserve"> </w:t>
      </w:r>
      <w:r>
        <w:rPr>
          <w:rFonts w:ascii="宋体" w:hAnsi="宋体" w:cs="宋体"/>
          <w:spacing w:val="-4"/>
          <w:szCs w:val="21"/>
          <w:u w:val="single"/>
        </w:rPr>
        <w:t>22</w:t>
      </w:r>
      <w:r>
        <w:rPr>
          <w:rFonts w:ascii="宋体" w:hAnsi="宋体" w:cs="宋体"/>
          <w:spacing w:val="-32"/>
          <w:szCs w:val="21"/>
          <w:u w:val="single"/>
        </w:rPr>
        <w:t xml:space="preserve"> </w:t>
      </w:r>
      <w:r>
        <w:rPr>
          <w:rFonts w:ascii="宋体" w:hAnsi="宋体" w:cs="宋体"/>
          <w:spacing w:val="-4"/>
          <w:szCs w:val="21"/>
          <w:u w:val="single"/>
        </w:rPr>
        <w:t>天，每天不少于</w:t>
      </w:r>
      <w:r>
        <w:rPr>
          <w:rFonts w:ascii="宋体" w:hAnsi="宋体" w:cs="宋体"/>
          <w:spacing w:val="-37"/>
          <w:szCs w:val="21"/>
          <w:u w:val="single"/>
        </w:rPr>
        <w:t xml:space="preserve"> </w:t>
      </w:r>
      <w:r>
        <w:rPr>
          <w:rFonts w:ascii="宋体" w:hAnsi="宋体" w:cs="宋体"/>
          <w:spacing w:val="-4"/>
          <w:szCs w:val="21"/>
          <w:u w:val="single"/>
        </w:rPr>
        <w:t>8</w:t>
      </w:r>
      <w:r>
        <w:rPr>
          <w:rFonts w:ascii="宋体" w:hAnsi="宋体" w:cs="宋体"/>
          <w:spacing w:val="-31"/>
          <w:szCs w:val="21"/>
          <w:u w:val="single"/>
        </w:rPr>
        <w:t xml:space="preserve"> </w:t>
      </w:r>
      <w:r>
        <w:rPr>
          <w:rFonts w:ascii="宋体" w:hAnsi="宋体" w:cs="宋体"/>
          <w:spacing w:val="-4"/>
          <w:szCs w:val="21"/>
          <w:u w:val="single"/>
        </w:rPr>
        <w:t>小时，由监理人负</w:t>
      </w:r>
      <w:r>
        <w:rPr>
          <w:rFonts w:ascii="宋体" w:hAnsi="宋体" w:cs="宋体"/>
          <w:spacing w:val="-1"/>
          <w:szCs w:val="21"/>
          <w:u w:val="single"/>
        </w:rPr>
        <w:t>责统计及打卡考勤，发包人进行检查和考核</w:t>
      </w:r>
      <w:r>
        <w:rPr>
          <w:rFonts w:hint="eastAsia" w:ascii="宋体" w:hAnsi="宋体" w:cs="宋体"/>
          <w:kern w:val="0"/>
          <w:szCs w:val="21"/>
          <w:lang w:bidi="ar"/>
        </w:rPr>
        <w:t>。</w:t>
      </w:r>
    </w:p>
    <w:p w14:paraId="08B98C7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承包人应在本合同订立前提交与施工技术负责人签订的劳动合同及为施工技术负责人缴纳社会保险的证明，承包人未在限期内提交的，施工技术负责人无权履行职责，发包人有权要求更换施工技术负责人。</w:t>
      </w:r>
    </w:p>
    <w:p w14:paraId="5AA4D88F">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（5）其他要求</w:t>
      </w:r>
    </w:p>
    <w:p w14:paraId="27831C0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承包人提交项目管理机构及施工现场人员安排的报告的期限：合同订立后7天内。</w:t>
      </w:r>
    </w:p>
    <w:p w14:paraId="6DE49D3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承包人提交关键人员信息及注册执业资格等证明其具备担任关键人员能力的相关文件的期限：</w:t>
      </w:r>
      <w:r>
        <w:rPr>
          <w:rFonts w:hint="eastAsia" w:ascii="宋体" w:hAnsi="宋体" w:cs="宋体"/>
          <w:kern w:val="0"/>
          <w:szCs w:val="21"/>
          <w:u w:val="single"/>
          <w:lang w:bidi="ar"/>
        </w:rPr>
        <w:t>接到中标通知书 10 个工作日内，提供项目管理班子任命文件，且任命文件须与投标文件一致。承包人关键人员须满足《房屋建筑和市政基础设施工程施工现场从业人员配备标准》DBJ50/T-157-2022）要求，同时满足招标文件及合同相关要求。</w:t>
      </w:r>
    </w:p>
    <w:p w14:paraId="55B3D50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4.4.2 关键人员更换</w:t>
      </w:r>
    </w:p>
    <w:p w14:paraId="436805F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承包人擅自更换关键人员的违约责任：</w:t>
      </w:r>
      <w:r>
        <w:rPr>
          <w:rFonts w:hint="eastAsia" w:ascii="宋体" w:hAnsi="宋体" w:cs="宋体"/>
          <w:kern w:val="0"/>
          <w:szCs w:val="21"/>
          <w:u w:val="single"/>
          <w:lang w:bidi="ar"/>
        </w:rPr>
        <w:t>按照第15.2款[承包人违约]约定执行。</w:t>
      </w:r>
    </w:p>
    <w:p w14:paraId="5E5C0EE6">
      <w:pPr>
        <w:widowControl/>
        <w:adjustRightInd w:val="0"/>
        <w:snapToGrid w:val="0"/>
        <w:spacing w:after="163" w:afterLines="50" w:line="360" w:lineRule="auto"/>
        <w:ind w:left="420" w:leftChars="200"/>
        <w:rPr>
          <w:rFonts w:ascii="宋体" w:hAnsi="宋体" w:cs="宋体"/>
          <w:kern w:val="0"/>
        </w:rPr>
      </w:pPr>
      <w:r>
        <w:rPr>
          <w:rFonts w:hint="eastAsia" w:ascii="宋体" w:hAnsi="宋体" w:cs="宋体"/>
          <w:kern w:val="0"/>
          <w:szCs w:val="21"/>
          <w:lang w:bidi="ar"/>
        </w:rPr>
        <w:t>承包人无正当理由拒绝撤换关键人员的违约责任：</w:t>
      </w:r>
      <w:bookmarkStart w:id="1740" w:name="_Hlk58838700"/>
      <w:r>
        <w:rPr>
          <w:rFonts w:hint="eastAsia" w:ascii="宋体" w:hAnsi="宋体" w:cs="宋体"/>
          <w:kern w:val="0"/>
          <w:szCs w:val="21"/>
          <w:lang w:bidi="ar"/>
        </w:rPr>
        <w:t>按照第15.2款[承包人违约]约定执行。</w:t>
      </w:r>
      <w:bookmarkEnd w:id="1740"/>
    </w:p>
    <w:p w14:paraId="11D23ED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4.4.3 现场管理关键人员在岗要求</w:t>
      </w:r>
    </w:p>
    <w:p w14:paraId="29021324">
      <w:pPr>
        <w:widowControl/>
        <w:adjustRightInd w:val="0"/>
        <w:snapToGrid w:val="0"/>
        <w:spacing w:after="163" w:afterLines="50" w:line="360" w:lineRule="auto"/>
        <w:ind w:firstLine="420" w:firstLineChars="200"/>
        <w:rPr>
          <w:rFonts w:ascii="宋体" w:hAnsi="宋体" w:cs="宋体"/>
          <w:kern w:val="0"/>
        </w:rPr>
      </w:pPr>
      <w:bookmarkStart w:id="1741" w:name="_Hlk528927718"/>
      <w:bookmarkEnd w:id="1741"/>
      <w:r>
        <w:rPr>
          <w:rFonts w:hint="eastAsia" w:ascii="宋体" w:hAnsi="宋体" w:cs="宋体"/>
          <w:kern w:val="0"/>
          <w:szCs w:val="21"/>
          <w:lang w:bidi="ar"/>
        </w:rPr>
        <w:t>承包人现场管理关键人员离开施工现场的批准要求：</w:t>
      </w:r>
      <w:r>
        <w:rPr>
          <w:rFonts w:hint="eastAsia" w:ascii="宋体" w:hAnsi="宋体" w:cs="宋体"/>
          <w:kern w:val="0"/>
          <w:szCs w:val="21"/>
          <w:u w:val="single"/>
          <w:lang w:bidi="ar"/>
        </w:rPr>
        <w:t>承包人派驻现场的管理关键人员在施工过程中如有变动，承包人应及时向监理人提交现场管理关键人员变动情况的报告。承包人更换管理关键人员时，应提前 7 天书面通知监理人，并征得发包人书面同意。通知中应当载明继任人员的职称、执业资格、项 目管理经验等资料。更换后的管理关键人员应当是承包人的正式员工，且在职称、执业资格、项目管理经验等方面不低于原施工管理人员。若在施工准备、收尾阶段、节假日期间及每天 8 小时以外时间项目正常施工，负有安全管理职责的人员(工程总承包项目经理、施工负责人、施工技术负责人、安全员)到岗总人数须能满足现场安全管理的需要，且报发包人</w:t>
      </w:r>
      <w:ins w:id="114" w:author="D" w:date="2025-04-15T09:14:55Z">
        <w:r>
          <w:rPr>
            <w:rFonts w:hint="eastAsia" w:ascii="宋体" w:hAnsi="宋体" w:cs="宋体"/>
            <w:kern w:val="0"/>
            <w:szCs w:val="21"/>
            <w:u w:val="single"/>
            <w:lang w:val="en-US" w:eastAsia="zh-CN" w:bidi="ar"/>
          </w:rPr>
          <w:t>书</w:t>
        </w:r>
      </w:ins>
      <w:ins w:id="115" w:author="D" w:date="2025-04-15T09:14:56Z">
        <w:r>
          <w:rPr>
            <w:rFonts w:hint="eastAsia" w:ascii="宋体" w:hAnsi="宋体" w:cs="宋体"/>
            <w:kern w:val="0"/>
            <w:szCs w:val="21"/>
            <w:u w:val="single"/>
            <w:lang w:val="en-US" w:eastAsia="zh-CN" w:bidi="ar"/>
          </w:rPr>
          <w:t>面</w:t>
        </w:r>
      </w:ins>
      <w:r>
        <w:rPr>
          <w:rFonts w:hint="eastAsia" w:ascii="宋体" w:hAnsi="宋体" w:cs="宋体"/>
          <w:kern w:val="0"/>
          <w:szCs w:val="21"/>
          <w:u w:val="single"/>
          <w:lang w:bidi="ar"/>
        </w:rPr>
        <w:t>审批同意。其余人员由监理人或发包人考核。</w:t>
      </w:r>
    </w:p>
    <w:p w14:paraId="5DEEC98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承包人现场管理关键人员擅自离开施工现场的违约责任：按照第15.2款[承包人违约]约定执行。</w:t>
      </w:r>
    </w:p>
    <w:p w14:paraId="682692D6">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本款补充4.4.4、4.4.5项：</w:t>
      </w:r>
    </w:p>
    <w:p w14:paraId="3682A1C6">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4.4.4 发包人有权书面通知承包人更换其认为不称职/不履职的工程总承包项目经理、设计负责人、施工负责人或施工技术负责人，通知中应当载明要求更换的理由。承包人应在接到更换通知后7天内向发包人提出书面的整改报告。发包人收到整改报告后仍要求更换的，承包人应在接到第二次更换通知的14天内进行更换，并将新任命人员的注册执业资格、职称证书、管理经验等资料书面报送发包人审核批准。继任人员继续履行合同约定的职责。</w:t>
      </w:r>
    </w:p>
    <w:p w14:paraId="3CE845C9">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若总承包项目经理、设计负责人、施工负责人或施工技术负责人出现下列情形需更换的，承包人应向发包人发出通知，经发包人</w:t>
      </w:r>
      <w:r>
        <w:rPr>
          <w:rFonts w:hint="eastAsia" w:ascii="宋体" w:hAnsi="宋体" w:cs="宋体"/>
          <w:kern w:val="0"/>
          <w:szCs w:val="21"/>
          <w:lang w:eastAsia="zh-CN" w:bidi="ar"/>
        </w:rPr>
        <w:t>基建后勤处</w:t>
      </w:r>
      <w:r>
        <w:rPr>
          <w:rFonts w:hint="eastAsia" w:ascii="宋体" w:hAnsi="宋体" w:cs="宋体"/>
          <w:kern w:val="0"/>
          <w:szCs w:val="21"/>
          <w:lang w:bidi="ar"/>
        </w:rPr>
        <w:t>集体决策同意后予以批准，并将变更信息推送给行业主管部门：</w:t>
      </w:r>
    </w:p>
    <w:p w14:paraId="7ACC99A7">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（1）死亡；</w:t>
      </w:r>
    </w:p>
    <w:p w14:paraId="02007AB8">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（2）非承包人原因导致工期延长，而致使项目经理和技术负责人达到法定退休年龄且确需退休；</w:t>
      </w:r>
    </w:p>
    <w:p w14:paraId="3846AFB1">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（3）按《职工非因工伤残或因病丧失劳动能力程度鉴定标准（试行）》规定鉴定为完全丧失劳动能力和大部分丧失劳动能力；</w:t>
      </w:r>
    </w:p>
    <w:p w14:paraId="305E0F94">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（4）非承包人原因导致中标3个月不能开工；</w:t>
      </w:r>
    </w:p>
    <w:p w14:paraId="298BB42C">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（5）被公安或者司法机关限制人身自由；</w:t>
      </w:r>
    </w:p>
    <w:p w14:paraId="57B91B49">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（6）被取消职称或者执业资格，不满足项目管理要求；</w:t>
      </w:r>
    </w:p>
    <w:p w14:paraId="39F4E740">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（7）非承包人原因导致确需变更的其它情形。</w:t>
      </w:r>
    </w:p>
    <w:p w14:paraId="2449854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4.4.5 国有资金投资项目其他主要人员变更参照《重庆市政府投资项目合同变更管理暂行办法》的规定。</w:t>
      </w:r>
    </w:p>
    <w:p w14:paraId="6B0E248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4.5 分包</w:t>
      </w:r>
    </w:p>
    <w:p w14:paraId="43C6F8C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4.5.1 一般约定</w:t>
      </w:r>
    </w:p>
    <w:p w14:paraId="01CFB0D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禁止分包的工程包括：</w:t>
      </w:r>
      <w:r>
        <w:rPr>
          <w:rFonts w:hint="eastAsia" w:ascii="宋体" w:hAnsi="宋体" w:cs="宋体"/>
          <w:kern w:val="0"/>
          <w:szCs w:val="21"/>
          <w:u w:val="single"/>
          <w:lang w:bidi="ar"/>
        </w:rPr>
        <w:t>主体结构、关键性工作等国家法律、法规禁止分包的工程的设计和施工</w:t>
      </w:r>
      <w:ins w:id="116" w:author="龚龚龚" w:date="2025-04-21T15:21:37Z">
        <w:r>
          <w:rPr>
            <w:rFonts w:hint="eastAsia" w:ascii="宋体" w:hAnsi="宋体" w:cs="宋体"/>
            <w:kern w:val="0"/>
            <w:szCs w:val="21"/>
            <w:u w:val="single"/>
            <w:lang w:eastAsia="zh-CN" w:bidi="ar"/>
          </w:rPr>
          <w:t>。</w:t>
        </w:r>
      </w:ins>
      <w:r>
        <w:rPr>
          <w:rFonts w:hint="eastAsia" w:ascii="宋体" w:hAnsi="宋体" w:cs="宋体"/>
          <w:kern w:val="0"/>
          <w:szCs w:val="21"/>
          <w:lang w:bidi="ar"/>
        </w:rPr>
        <w:t>主体结构、关键性工作的范围：国家法律、法规、规范、标准等所约束的范围。如房建工程主体结构指混凝土工程、砌体工程；关键性工作指梁、板、柱等部位。</w:t>
      </w:r>
    </w:p>
    <w:p w14:paraId="31A6817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4.5.2 分包的确定</w:t>
      </w:r>
    </w:p>
    <w:p w14:paraId="07C47E32">
      <w:pPr>
        <w:widowControl/>
        <w:adjustRightInd w:val="0"/>
        <w:snapToGrid w:val="0"/>
        <w:spacing w:after="163" w:afterLines="50" w:line="360" w:lineRule="auto"/>
        <w:ind w:firstLine="420" w:firstLineChars="200"/>
        <w:rPr>
          <w:rFonts w:hint="eastAsia" w:ascii="宋体" w:hAnsi="宋体" w:eastAsia="宋体" w:cs="宋体"/>
          <w:kern w:val="0"/>
          <w:lang w:val="en-US" w:eastAsia="zh-CN"/>
        </w:rPr>
      </w:pPr>
      <w:r>
        <w:rPr>
          <w:rFonts w:hint="eastAsia" w:ascii="宋体" w:hAnsi="宋体" w:cs="宋体"/>
          <w:kern w:val="0"/>
          <w:szCs w:val="21"/>
          <w:lang w:bidi="ar"/>
        </w:rPr>
        <w:t>允许分包的工程包括：</w:t>
      </w:r>
      <w:r>
        <w:rPr>
          <w:rFonts w:hint="eastAsia" w:ascii="宋体" w:hAnsi="宋体" w:cs="宋体"/>
          <w:kern w:val="0"/>
          <w:szCs w:val="21"/>
          <w:u w:val="single"/>
          <w:lang w:bidi="ar"/>
        </w:rPr>
        <w:t>符合《中华人民共和国建筑法》和《中华人民共和国招标投标法》的相关规定</w:t>
      </w:r>
      <w:r>
        <w:rPr>
          <w:rFonts w:hint="eastAsia" w:ascii="宋体" w:hAnsi="宋体" w:cs="宋体"/>
          <w:kern w:val="0"/>
          <w:szCs w:val="21"/>
          <w:lang w:bidi="ar"/>
        </w:rPr>
        <w:t>。</w:t>
      </w:r>
    </w:p>
    <w:p w14:paraId="5A7A02F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其他关于分包的约定：</w:t>
      </w:r>
    </w:p>
    <w:p w14:paraId="5FA5C11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严禁违法分包。违法分包一经查实，承包人的履约担保不予退还，终止合同；同时发包人有权向相关行政监管部门举报，根据《住房和城乡建设部关于印发建筑工程施工发包与承包违法行为认定查处管理办法的通知》（建市规〔2019〕1号）相关规定条执行。</w:t>
      </w:r>
    </w:p>
    <w:p w14:paraId="3E79297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在合同履行过程中实行设计、施工人员实名制管理，发包人有权核查承包人管理人员的资格证件、工程价款往来银行账户、施工单位的材料构配件、设备的发票等资料，配合相关行政主管部门加大对转包、违法分包行为的查处。</w:t>
      </w:r>
    </w:p>
    <w:p w14:paraId="3126FD2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4.5.5 分包合同价款支付</w:t>
      </w:r>
    </w:p>
    <w:p w14:paraId="6E75211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关于分包合同价款支付的约定：</w:t>
      </w:r>
      <w:r>
        <w:rPr>
          <w:rFonts w:hint="eastAsia" w:ascii="宋体" w:hAnsi="宋体" w:cs="宋体"/>
          <w:kern w:val="0"/>
          <w:szCs w:val="21"/>
          <w:u w:val="single"/>
          <w:lang w:bidi="ar"/>
        </w:rPr>
        <w:t>分包合同价款由承包人与分包人结算，未经承包人同意，发包人不得向分包人支付分包工程价款；生效法律文书要求发包人向分包人支付分包合同价款的，发包人有权从应付承包人工程款中扣除该部分款项</w:t>
      </w:r>
      <w:r>
        <w:rPr>
          <w:rFonts w:hint="eastAsia" w:ascii="宋体" w:hAnsi="宋体" w:cs="宋体"/>
          <w:kern w:val="0"/>
          <w:szCs w:val="21"/>
          <w:lang w:bidi="ar"/>
        </w:rPr>
        <w:t>。</w:t>
      </w:r>
    </w:p>
    <w:p w14:paraId="5C5F97A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4.6 联合体</w:t>
      </w:r>
    </w:p>
    <w:p w14:paraId="1D6AF04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w:t>
      </w:r>
      <w:r>
        <w:rPr>
          <w:rFonts w:ascii="宋体" w:hAnsi="宋体" w:cs="宋体"/>
          <w:kern w:val="0"/>
          <w:szCs w:val="21"/>
          <w:lang w:bidi="ar"/>
        </w:rPr>
        <w:t xml:space="preserve">.6.2 </w:t>
      </w:r>
      <w:r>
        <w:rPr>
          <w:rFonts w:hint="eastAsia" w:ascii="宋体" w:hAnsi="宋体" w:cs="宋体"/>
          <w:kern w:val="0"/>
          <w:szCs w:val="21"/>
          <w:lang w:bidi="ar"/>
        </w:rPr>
        <w:t>联合体各成员的分工、费用收取、发票开具等事项：由</w:t>
      </w:r>
      <w:r>
        <w:rPr>
          <w:rFonts w:hint="eastAsia" w:ascii="宋体" w:hAnsi="宋体" w:cs="宋体"/>
          <w:kern w:val="0"/>
          <w:szCs w:val="21"/>
          <w:u w:val="single"/>
          <w:lang w:bidi="ar"/>
        </w:rPr>
        <w:t>联合体各成员在联合体协议中约定</w:t>
      </w:r>
      <w:r>
        <w:rPr>
          <w:rFonts w:hint="eastAsia" w:ascii="宋体" w:hAnsi="宋体" w:cs="宋体"/>
          <w:kern w:val="0"/>
          <w:szCs w:val="21"/>
          <w:lang w:bidi="ar"/>
        </w:rPr>
        <w:t>。</w:t>
      </w:r>
    </w:p>
    <w:p w14:paraId="6A56F1F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4.7 承包人现场查勘</w:t>
      </w:r>
    </w:p>
    <w:p w14:paraId="7A9CDB8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w:t>
      </w:r>
      <w:r>
        <w:rPr>
          <w:rFonts w:ascii="宋体" w:hAnsi="宋体" w:cs="宋体"/>
          <w:kern w:val="0"/>
          <w:szCs w:val="21"/>
          <w:lang w:bidi="ar"/>
        </w:rPr>
        <w:t xml:space="preserve">.7.1 </w:t>
      </w:r>
      <w:r>
        <w:rPr>
          <w:rFonts w:hint="eastAsia" w:ascii="宋体" w:hAnsi="宋体" w:cs="宋体"/>
          <w:kern w:val="0"/>
          <w:szCs w:val="21"/>
          <w:lang w:bidi="ar"/>
        </w:rPr>
        <w:t>双方当事人对现场查勘的责任承担的约定：</w:t>
      </w:r>
      <w:r>
        <w:rPr>
          <w:rFonts w:hint="eastAsia" w:ascii="宋体" w:hAnsi="宋体" w:cs="宋体"/>
          <w:kern w:val="0"/>
          <w:szCs w:val="21"/>
          <w:u w:val="single"/>
          <w:lang w:bidi="ar"/>
        </w:rPr>
        <w:t>发包人负责提供有关的资料，承包人在施工之前需自行踏勘现场并复核发包人提供的现场有关资料。如因承包人未踏勘、踏勘不清晰或未复核，而造成施工现场损失，由承包人独立承担。</w:t>
      </w:r>
      <w:r>
        <w:rPr>
          <w:rFonts w:hint="eastAsia" w:ascii="宋体" w:hAnsi="宋体" w:cs="宋体"/>
          <w:kern w:val="0"/>
          <w:szCs w:val="21"/>
          <w:lang w:bidi="ar"/>
        </w:rPr>
        <w:t>。</w:t>
      </w:r>
    </w:p>
    <w:p w14:paraId="62FC117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4.8 不可预见的困难</w:t>
      </w:r>
    </w:p>
    <w:p w14:paraId="674C61C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不可预见的困难包括：</w:t>
      </w:r>
      <w:r>
        <w:rPr>
          <w:rFonts w:hint="eastAsia" w:ascii="宋体" w:hAnsi="宋体" w:cs="宋体"/>
          <w:kern w:val="0"/>
          <w:szCs w:val="21"/>
          <w:u w:val="single"/>
          <w:lang w:bidi="ar"/>
        </w:rPr>
        <w:t xml:space="preserve">    按通用合同条件执行    </w:t>
      </w:r>
      <w:r>
        <w:rPr>
          <w:rFonts w:hint="eastAsia" w:ascii="宋体" w:hAnsi="宋体" w:cs="宋体"/>
          <w:kern w:val="0"/>
          <w:szCs w:val="21"/>
          <w:lang w:bidi="ar"/>
        </w:rPr>
        <w:t>。</w:t>
      </w:r>
    </w:p>
    <w:p w14:paraId="0205ECA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4.9 工程质量管理</w:t>
      </w:r>
    </w:p>
    <w:p w14:paraId="6C599FEE">
      <w:pPr>
        <w:widowControl/>
        <w:adjustRightInd w:val="0"/>
        <w:snapToGrid w:val="0"/>
        <w:spacing w:after="163" w:afterLines="50" w:line="360" w:lineRule="auto"/>
        <w:ind w:firstLine="420" w:firstLineChars="200"/>
        <w:rPr>
          <w:rFonts w:ascii="宋体" w:hAnsi="宋体" w:cs="宋体"/>
          <w:kern w:val="0"/>
          <w:u w:val="single"/>
        </w:rPr>
      </w:pPr>
      <w:bookmarkStart w:id="1742" w:name="_Toc20171878"/>
      <w:bookmarkEnd w:id="1742"/>
      <w:bookmarkStart w:id="1743" w:name="_Toc31459"/>
      <w:bookmarkStart w:id="1744" w:name="_Toc22635"/>
      <w:r>
        <w:rPr>
          <w:rFonts w:hint="eastAsia" w:ascii="宋体" w:hAnsi="宋体" w:cs="宋体"/>
          <w:kern w:val="0"/>
          <w:szCs w:val="21"/>
          <w:lang w:bidi="ar"/>
        </w:rPr>
        <w:t>工程质量的特殊标准或要求：</w:t>
      </w:r>
      <w:r>
        <w:rPr>
          <w:rFonts w:hint="eastAsia" w:ascii="宋体" w:hAnsi="宋体" w:cs="宋体"/>
          <w:kern w:val="0"/>
          <w:szCs w:val="21"/>
          <w:u w:val="single"/>
          <w:lang w:bidi="ar"/>
        </w:rPr>
        <w:t>在工程建设中，参建各方应严格执行以下规定（包括但不限于）：</w:t>
      </w:r>
    </w:p>
    <w:p w14:paraId="6821ED56">
      <w:pPr>
        <w:widowControl/>
        <w:adjustRightInd w:val="0"/>
        <w:snapToGrid w:val="0"/>
        <w:spacing w:after="163" w:afterLines="50" w:line="360" w:lineRule="auto"/>
        <w:ind w:firstLine="420" w:firstLineChars="200"/>
        <w:rPr>
          <w:rFonts w:ascii="宋体" w:hAnsi="宋体" w:cs="宋体"/>
          <w:kern w:val="0"/>
          <w:u w:val="single"/>
        </w:rPr>
      </w:pPr>
      <w:r>
        <w:rPr>
          <w:rFonts w:hint="eastAsia" w:ascii="宋体" w:hAnsi="宋体" w:cs="宋体"/>
          <w:kern w:val="0"/>
          <w:szCs w:val="21"/>
          <w:u w:val="single"/>
          <w:lang w:bidi="ar"/>
        </w:rPr>
        <w:t>（1）《建筑工程施工质量验收统一标准》（GB50300-2013）；</w:t>
      </w:r>
    </w:p>
    <w:p w14:paraId="46B466A3">
      <w:pPr>
        <w:widowControl/>
        <w:adjustRightInd w:val="0"/>
        <w:snapToGrid w:val="0"/>
        <w:spacing w:after="163" w:afterLines="50" w:line="360" w:lineRule="auto"/>
        <w:ind w:firstLine="420" w:firstLineChars="200"/>
        <w:rPr>
          <w:rFonts w:ascii="宋体" w:hAnsi="宋体" w:cs="宋体"/>
          <w:kern w:val="0"/>
          <w:u w:val="single"/>
        </w:rPr>
      </w:pPr>
      <w:r>
        <w:rPr>
          <w:rFonts w:hint="eastAsia" w:ascii="宋体" w:hAnsi="宋体" w:cs="宋体"/>
          <w:kern w:val="0"/>
          <w:szCs w:val="21"/>
          <w:u w:val="single"/>
          <w:lang w:bidi="ar"/>
        </w:rPr>
        <w:t>（2）《住房城乡建设部关于印发工程质量安全提升行动方案的通知》（建质〔2017〕57）；</w:t>
      </w:r>
    </w:p>
    <w:p w14:paraId="3EA8F4EC">
      <w:pPr>
        <w:widowControl/>
        <w:adjustRightInd w:val="0"/>
        <w:snapToGrid w:val="0"/>
        <w:spacing w:after="163" w:afterLines="50" w:line="360" w:lineRule="auto"/>
        <w:ind w:firstLine="420" w:firstLineChars="200"/>
        <w:rPr>
          <w:rFonts w:ascii="宋体" w:hAnsi="宋体" w:cs="宋体"/>
          <w:kern w:val="0"/>
          <w:u w:val="single"/>
        </w:rPr>
      </w:pPr>
      <w:r>
        <w:rPr>
          <w:rFonts w:hint="eastAsia" w:ascii="宋体" w:hAnsi="宋体" w:cs="宋体"/>
          <w:kern w:val="0"/>
          <w:szCs w:val="21"/>
          <w:u w:val="single"/>
          <w:lang w:bidi="ar"/>
        </w:rPr>
        <w:t>（3）《房屋建筑和市政基础设施工程竣工验收规定》（建质〔2013〕171）；</w:t>
      </w:r>
    </w:p>
    <w:p w14:paraId="093C3E02">
      <w:pPr>
        <w:widowControl/>
        <w:adjustRightInd w:val="0"/>
        <w:snapToGrid w:val="0"/>
        <w:spacing w:after="163" w:afterLines="50" w:line="360" w:lineRule="auto"/>
        <w:ind w:firstLine="420" w:firstLineChars="200"/>
        <w:rPr>
          <w:rFonts w:ascii="宋体" w:hAnsi="宋体" w:cs="宋体"/>
          <w:kern w:val="0"/>
          <w:u w:val="single"/>
        </w:rPr>
      </w:pPr>
      <w:r>
        <w:rPr>
          <w:rFonts w:hint="eastAsia" w:ascii="宋体" w:hAnsi="宋体" w:cs="宋体"/>
          <w:kern w:val="0"/>
          <w:szCs w:val="21"/>
          <w:u w:val="single"/>
          <w:lang w:bidi="ar"/>
        </w:rPr>
        <w:t>（4）《建设部关于贯彻执行建筑工程勘察设计及施工质量验收规范若干问题的通知》（建标〔2002〕212号）；</w:t>
      </w:r>
    </w:p>
    <w:p w14:paraId="124A7540">
      <w:pPr>
        <w:widowControl/>
        <w:adjustRightInd w:val="0"/>
        <w:snapToGrid w:val="0"/>
        <w:spacing w:after="163" w:afterLines="50" w:line="360" w:lineRule="auto"/>
        <w:ind w:firstLine="420" w:firstLineChars="200"/>
        <w:rPr>
          <w:rFonts w:ascii="宋体" w:hAnsi="宋体" w:cs="宋体"/>
          <w:kern w:val="0"/>
          <w:u w:val="single"/>
        </w:rPr>
      </w:pPr>
      <w:r>
        <w:rPr>
          <w:rFonts w:hint="eastAsia" w:ascii="宋体" w:hAnsi="宋体" w:cs="宋体"/>
          <w:kern w:val="0"/>
          <w:szCs w:val="21"/>
          <w:u w:val="single"/>
          <w:lang w:bidi="ar"/>
        </w:rPr>
        <w:t>（5）《重庆市住房和城乡建设委员会关于印发&lt;重庆市房屋建筑和市政基础设施工程质量常见问题防治要点（2019年版）&gt;的通知》（渝建〔2019〕198号）；</w:t>
      </w:r>
    </w:p>
    <w:p w14:paraId="6ACB7EA3">
      <w:pPr>
        <w:widowControl/>
        <w:adjustRightInd w:val="0"/>
        <w:snapToGrid w:val="0"/>
        <w:spacing w:after="163" w:afterLines="50" w:line="360" w:lineRule="auto"/>
        <w:ind w:firstLine="420" w:firstLineChars="200"/>
        <w:rPr>
          <w:rFonts w:ascii="宋体" w:hAnsi="宋体" w:cs="宋体"/>
          <w:kern w:val="0"/>
          <w:u w:val="single"/>
        </w:rPr>
      </w:pPr>
      <w:r>
        <w:rPr>
          <w:rFonts w:hint="eastAsia" w:ascii="宋体" w:hAnsi="宋体" w:cs="宋体"/>
          <w:kern w:val="0"/>
          <w:szCs w:val="21"/>
          <w:u w:val="single"/>
          <w:lang w:bidi="ar"/>
        </w:rPr>
        <w:t>（6）《关于印发&lt;重庆市房屋建筑和市政基础设施工程预拌商品砂浆应用推进工作方案&gt;的通知》（渝建〔2018〕375号）；</w:t>
      </w:r>
    </w:p>
    <w:p w14:paraId="1B569757">
      <w:pPr>
        <w:widowControl/>
        <w:adjustRightInd w:val="0"/>
        <w:snapToGrid w:val="0"/>
        <w:spacing w:after="163" w:afterLines="50" w:line="360" w:lineRule="auto"/>
        <w:ind w:firstLine="420" w:firstLineChars="200"/>
        <w:rPr>
          <w:rFonts w:ascii="宋体" w:hAnsi="宋体" w:cs="宋体"/>
          <w:kern w:val="0"/>
          <w:u w:val="single"/>
        </w:rPr>
      </w:pPr>
      <w:r>
        <w:rPr>
          <w:rFonts w:hint="eastAsia" w:ascii="宋体" w:hAnsi="宋体" w:cs="宋体"/>
          <w:kern w:val="0"/>
          <w:szCs w:val="21"/>
          <w:u w:val="single"/>
          <w:lang w:bidi="ar"/>
        </w:rPr>
        <w:t>（7）《重庆市城乡建设委员会关于印发2018年房屋建筑和市政基础设施工程质量要点的通知》（渝建〔2018〕94号）；</w:t>
      </w:r>
    </w:p>
    <w:p w14:paraId="6B3FD78D">
      <w:pPr>
        <w:widowControl/>
        <w:adjustRightInd w:val="0"/>
        <w:snapToGrid w:val="0"/>
        <w:spacing w:after="163" w:afterLines="50" w:line="360" w:lineRule="auto"/>
        <w:ind w:firstLine="420" w:firstLineChars="200"/>
        <w:rPr>
          <w:rFonts w:ascii="宋体" w:hAnsi="宋体" w:cs="宋体"/>
          <w:kern w:val="0"/>
          <w:u w:val="single"/>
        </w:rPr>
      </w:pPr>
      <w:r>
        <w:rPr>
          <w:rFonts w:hint="eastAsia" w:ascii="宋体" w:hAnsi="宋体" w:cs="宋体"/>
          <w:kern w:val="0"/>
          <w:szCs w:val="21"/>
          <w:u w:val="single"/>
          <w:lang w:bidi="ar"/>
        </w:rPr>
        <w:t>（8）《重庆市城乡建设委员会关于进一步推广应用预拌商品砂浆的通知》（渝建〔2016〕318号）；</w:t>
      </w:r>
    </w:p>
    <w:p w14:paraId="738FA452">
      <w:pPr>
        <w:widowControl/>
        <w:adjustRightInd w:val="0"/>
        <w:snapToGrid w:val="0"/>
        <w:spacing w:after="163" w:afterLines="50" w:line="360" w:lineRule="auto"/>
        <w:ind w:firstLine="420" w:firstLineChars="200"/>
        <w:rPr>
          <w:rFonts w:ascii="宋体" w:hAnsi="宋体" w:cs="宋体"/>
          <w:kern w:val="0"/>
          <w:u w:val="single"/>
        </w:rPr>
      </w:pPr>
      <w:r>
        <w:rPr>
          <w:rFonts w:hint="eastAsia" w:ascii="宋体" w:hAnsi="宋体" w:cs="宋体"/>
          <w:kern w:val="0"/>
          <w:szCs w:val="21"/>
          <w:u w:val="single"/>
          <w:lang w:bidi="ar"/>
        </w:rPr>
        <w:t>（9）《重庆市建设委员会关于发布&lt;建筑工程施工质量验收规范用表（建筑节能分部工程）&gt;和&lt;建设工程技术用表（建筑节能工程）&gt;的通知》（渝建发〔2008〕76号）；</w:t>
      </w:r>
    </w:p>
    <w:p w14:paraId="6DC2A19E">
      <w:pPr>
        <w:widowControl/>
        <w:adjustRightInd w:val="0"/>
        <w:snapToGrid w:val="0"/>
        <w:spacing w:after="163" w:afterLines="50" w:line="360" w:lineRule="auto"/>
        <w:ind w:firstLine="420" w:firstLineChars="200"/>
        <w:rPr>
          <w:rFonts w:ascii="宋体" w:hAnsi="宋体" w:cs="宋体"/>
          <w:kern w:val="0"/>
          <w:u w:val="single"/>
        </w:rPr>
      </w:pPr>
      <w:r>
        <w:rPr>
          <w:rFonts w:hint="eastAsia" w:ascii="宋体" w:hAnsi="宋体" w:cs="宋体"/>
          <w:kern w:val="0"/>
          <w:szCs w:val="21"/>
          <w:u w:val="single"/>
          <w:lang w:bidi="ar"/>
        </w:rPr>
        <w:t>（10）国家和本市现行有关建设工程质量验收标准、规范和要求；</w:t>
      </w:r>
    </w:p>
    <w:p w14:paraId="4DAF565B">
      <w:pPr>
        <w:widowControl/>
        <w:adjustRightInd w:val="0"/>
        <w:snapToGrid w:val="0"/>
        <w:spacing w:after="163" w:afterLines="50" w:line="360" w:lineRule="auto"/>
        <w:ind w:firstLine="420" w:firstLineChars="200"/>
        <w:rPr>
          <w:rFonts w:ascii="宋体" w:hAnsi="宋体" w:cs="宋体"/>
          <w:kern w:val="0"/>
          <w:szCs w:val="21"/>
          <w:u w:val="single"/>
          <w:lang w:bidi="ar"/>
        </w:rPr>
      </w:pPr>
      <w:r>
        <w:rPr>
          <w:rFonts w:hint="eastAsia" w:ascii="宋体" w:hAnsi="宋体" w:cs="宋体"/>
          <w:kern w:val="0"/>
          <w:szCs w:val="21"/>
          <w:u w:val="single"/>
          <w:lang w:bidi="ar"/>
        </w:rPr>
        <w:t>（11） 《重庆市房屋建筑和市政基础设施工程竣工联合验收管理办法的通知》（渝建【2018】467 号）；</w:t>
      </w:r>
    </w:p>
    <w:p w14:paraId="7A07B131">
      <w:pPr>
        <w:widowControl/>
        <w:adjustRightInd w:val="0"/>
        <w:snapToGrid w:val="0"/>
        <w:spacing w:after="163" w:afterLines="50" w:line="360" w:lineRule="auto"/>
        <w:ind w:firstLine="420" w:firstLineChars="200"/>
        <w:rPr>
          <w:rFonts w:ascii="宋体" w:hAnsi="宋体" w:cs="宋体"/>
          <w:kern w:val="0"/>
          <w:szCs w:val="21"/>
          <w:u w:val="single"/>
          <w:lang w:bidi="ar"/>
        </w:rPr>
      </w:pPr>
      <w:r>
        <w:rPr>
          <w:rFonts w:hint="eastAsia" w:ascii="宋体" w:hAnsi="宋体" w:cs="宋体"/>
          <w:kern w:val="0"/>
          <w:szCs w:val="21"/>
          <w:u w:val="single"/>
          <w:lang w:bidi="ar"/>
        </w:rPr>
        <w:t>（12）其他涉及本工程建设所须执行的现行规定、标准、规范等。</w:t>
      </w:r>
    </w:p>
    <w:p w14:paraId="568F95B0">
      <w:pPr>
        <w:widowControl/>
        <w:adjustRightInd w:val="0"/>
        <w:snapToGrid w:val="0"/>
        <w:spacing w:after="163" w:afterLines="50" w:line="360" w:lineRule="auto"/>
        <w:ind w:firstLine="420" w:firstLineChars="200"/>
        <w:rPr>
          <w:rFonts w:ascii="宋体" w:hAnsi="宋体" w:cs="宋体"/>
          <w:kern w:val="0"/>
          <w:szCs w:val="21"/>
          <w:u w:val="single"/>
          <w:lang w:bidi="ar"/>
        </w:rPr>
      </w:pPr>
      <w:r>
        <w:rPr>
          <w:rFonts w:hint="eastAsia" w:ascii="宋体" w:hAnsi="宋体" w:cs="宋体"/>
          <w:kern w:val="0"/>
          <w:szCs w:val="21"/>
          <w:u w:val="single"/>
          <w:lang w:bidi="ar"/>
        </w:rPr>
        <w:t>承包人、监理人和发包人在工程建设中，应严格执行国家及重庆市现行标准，如上述标准及规范要求有出入则以较严格者为准。</w:t>
      </w:r>
    </w:p>
    <w:p w14:paraId="6A760905">
      <w:pPr>
        <w:widowControl/>
        <w:adjustRightInd w:val="0"/>
        <w:snapToGrid w:val="0"/>
        <w:spacing w:after="163" w:afterLines="50" w:line="360" w:lineRule="auto"/>
        <w:outlineLvl w:val="1"/>
        <w:rPr>
          <w:rFonts w:ascii="宋体" w:hAnsi="宋体" w:cs="Times"/>
          <w:kern w:val="0"/>
        </w:rPr>
      </w:pPr>
      <w:r>
        <w:rPr>
          <w:rFonts w:hint="eastAsia" w:ascii="宋体" w:hAnsi="宋体" w:cs="Times"/>
          <w:kern w:val="0"/>
          <w:szCs w:val="21"/>
          <w:lang w:bidi="ar"/>
        </w:rPr>
        <w:t>第5条 设计</w:t>
      </w:r>
      <w:bookmarkEnd w:id="1743"/>
      <w:bookmarkEnd w:id="1744"/>
      <w:r>
        <w:rPr>
          <w:rFonts w:hint="eastAsia" w:ascii="宋体" w:hAnsi="宋体" w:cs="Times"/>
          <w:kern w:val="0"/>
          <w:szCs w:val="21"/>
          <w:lang w:bidi="ar"/>
        </w:rPr>
        <w:t xml:space="preserve"> </w:t>
      </w:r>
    </w:p>
    <w:p w14:paraId="53D017E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 xml:space="preserve">5.2 </w:t>
      </w:r>
      <w:r>
        <w:rPr>
          <w:rFonts w:hint="eastAsia" w:ascii="宋体" w:hAnsi="宋体" w:cs="宋体"/>
          <w:szCs w:val="21"/>
          <w:lang w:bidi="ar"/>
        </w:rPr>
        <w:t>承包人文件</w:t>
      </w:r>
      <w:r>
        <w:rPr>
          <w:rFonts w:hint="eastAsia" w:ascii="宋体" w:hAnsi="宋体" w:cs="宋体"/>
          <w:kern w:val="0"/>
          <w:szCs w:val="21"/>
          <w:lang w:bidi="ar"/>
        </w:rPr>
        <w:t>审查</w:t>
      </w:r>
    </w:p>
    <w:p w14:paraId="2160E9E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5.2.1</w:t>
      </w:r>
      <w:r>
        <w:rPr>
          <w:rFonts w:ascii="宋体" w:hAnsi="宋体" w:cs="宋体"/>
          <w:kern w:val="0"/>
          <w:szCs w:val="21"/>
          <w:lang w:bidi="ar"/>
        </w:rPr>
        <w:t xml:space="preserve"> </w:t>
      </w:r>
      <w:r>
        <w:rPr>
          <w:rFonts w:hint="eastAsia" w:ascii="宋体" w:hAnsi="宋体" w:cs="宋体"/>
          <w:szCs w:val="21"/>
          <w:lang w:bidi="ar"/>
        </w:rPr>
        <w:t>承包人</w:t>
      </w:r>
      <w:r>
        <w:rPr>
          <w:rFonts w:hint="eastAsia" w:ascii="宋体" w:hAnsi="宋体" w:cs="宋体"/>
          <w:kern w:val="0"/>
          <w:szCs w:val="21"/>
          <w:lang w:bidi="ar"/>
        </w:rPr>
        <w:t>文件审查的期限：</w:t>
      </w:r>
      <w:r>
        <w:rPr>
          <w:rFonts w:hint="eastAsia" w:ascii="宋体" w:hAnsi="宋体" w:cs="宋体"/>
          <w:kern w:val="0"/>
          <w:szCs w:val="21"/>
          <w:u w:val="single"/>
          <w:lang w:bidi="ar"/>
        </w:rPr>
        <w:t>自监理人收到承包人文件以及承包人的通知之日起，发包人对承包人文件审查期不超过21天</w:t>
      </w:r>
      <w:r>
        <w:rPr>
          <w:rFonts w:hint="eastAsia" w:ascii="宋体" w:hAnsi="宋体" w:cs="宋体"/>
          <w:kern w:val="0"/>
          <w:szCs w:val="21"/>
          <w:lang w:bidi="ar"/>
        </w:rPr>
        <w:t>。</w:t>
      </w:r>
    </w:p>
    <w:p w14:paraId="6DFD0390">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5.2.</w:t>
      </w:r>
      <w:r>
        <w:rPr>
          <w:rFonts w:ascii="宋体" w:hAnsi="宋体" w:cs="宋体"/>
          <w:kern w:val="0"/>
          <w:szCs w:val="21"/>
          <w:lang w:bidi="ar"/>
        </w:rPr>
        <w:t xml:space="preserve">2 </w:t>
      </w:r>
      <w:r>
        <w:rPr>
          <w:rFonts w:hint="eastAsia" w:ascii="宋体" w:hAnsi="宋体" w:cs="宋体"/>
          <w:kern w:val="0"/>
          <w:szCs w:val="21"/>
          <w:lang w:bidi="ar"/>
        </w:rPr>
        <w:t>审查会议的审查形式和时间安排为：</w:t>
      </w:r>
      <w:r>
        <w:rPr>
          <w:rFonts w:ascii="宋体" w:hAnsi="宋体" w:cs="宋体"/>
          <w:spacing w:val="-1"/>
          <w:szCs w:val="21"/>
          <w:u w:val="single"/>
        </w:rPr>
        <w:t>以发包人（或监理人）通知时间为准</w:t>
      </w:r>
      <w:r>
        <w:rPr>
          <w:rFonts w:hint="eastAsia" w:ascii="宋体" w:hAnsi="宋体" w:cs="宋体"/>
          <w:kern w:val="0"/>
          <w:szCs w:val="21"/>
          <w:lang w:bidi="ar"/>
        </w:rPr>
        <w:t>，审查会议的相关费用由</w:t>
      </w:r>
      <w:r>
        <w:rPr>
          <w:rFonts w:hint="eastAsia" w:ascii="宋体" w:hAnsi="宋体" w:cs="宋体"/>
          <w:kern w:val="0"/>
          <w:szCs w:val="21"/>
          <w:u w:val="single"/>
          <w:lang w:bidi="ar"/>
        </w:rPr>
        <w:t xml:space="preserve"> 承包人</w:t>
      </w:r>
      <w:r>
        <w:rPr>
          <w:rFonts w:hint="eastAsia" w:ascii="宋体" w:hAnsi="宋体" w:cs="宋体"/>
          <w:kern w:val="0"/>
          <w:szCs w:val="21"/>
          <w:lang w:bidi="ar"/>
        </w:rPr>
        <w:t>承担。</w:t>
      </w:r>
    </w:p>
    <w:p w14:paraId="5CC48099">
      <w:pPr>
        <w:widowControl/>
        <w:adjustRightInd w:val="0"/>
        <w:snapToGrid w:val="0"/>
        <w:spacing w:after="163" w:afterLines="50" w:line="360" w:lineRule="auto"/>
        <w:ind w:firstLine="420" w:firstLineChars="200"/>
        <w:rPr>
          <w:lang w:bidi="ar"/>
        </w:rPr>
      </w:pPr>
      <w:r>
        <w:rPr>
          <w:rFonts w:ascii="宋体" w:hAnsi="宋体" w:cs="宋体"/>
          <w:kern w:val="0"/>
          <w:szCs w:val="21"/>
          <w:lang w:bidi="ar"/>
        </w:rPr>
        <w:t>5.2.3</w:t>
      </w:r>
      <w:r>
        <w:rPr>
          <w:lang w:bidi="ar"/>
        </w:rPr>
        <w:t xml:space="preserve"> </w:t>
      </w:r>
      <w:r>
        <w:rPr>
          <w:rFonts w:hint="eastAsia"/>
          <w:lang w:bidi="ar"/>
        </w:rPr>
        <w:t>关于第三方审查单位的约定：</w:t>
      </w:r>
      <w:r>
        <w:rPr>
          <w:rFonts w:ascii="宋体" w:hAnsi="宋体" w:cs="宋体"/>
          <w:szCs w:val="21"/>
          <w:u w:val="single"/>
        </w:rPr>
        <w:t>以发包人与第</w:t>
      </w:r>
      <w:r>
        <w:rPr>
          <w:rFonts w:ascii="宋体" w:hAnsi="宋体" w:cs="宋体"/>
          <w:spacing w:val="-1"/>
          <w:szCs w:val="21"/>
          <w:u w:val="single"/>
        </w:rPr>
        <w:t>三方审查单位签订的合同为准</w:t>
      </w:r>
      <w:r>
        <w:rPr>
          <w:rFonts w:hint="eastAsia"/>
          <w:lang w:bidi="ar"/>
        </w:rPr>
        <w:t>。</w:t>
      </w:r>
    </w:p>
    <w:p w14:paraId="5946CB1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5.3 培训</w:t>
      </w:r>
    </w:p>
    <w:p w14:paraId="18D1BF4B">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培训的时长为满足主管部门和发包人相关要求，承包人应为培训提供的人员、设施和其他必要条件为满足主管部门和发包人相关要求。</w:t>
      </w:r>
    </w:p>
    <w:p w14:paraId="71B00B7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5.4 竣工文件</w:t>
      </w:r>
    </w:p>
    <w:p w14:paraId="08FDADF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5.4.1 承包人提交的竣工文件的内容：工程施工技术资料、工程质量保证资料、工程检验评定资料、竣工图及其他应交资料，应符合《建设工程文件归档整理规范》（GB/T50328-2014）和重庆市有关文件规定。</w:t>
      </w:r>
    </w:p>
    <w:p w14:paraId="078A525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承包人需要提交的竣工文件套数：完整竣工文件一式</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5</w:t>
      </w:r>
      <w:r>
        <w:rPr>
          <w:rFonts w:hint="eastAsia" w:ascii="宋体" w:hAnsi="宋体" w:cs="宋体"/>
          <w:kern w:val="0"/>
          <w:szCs w:val="21"/>
          <w:u w:val="single"/>
          <w:lang w:bidi="ar"/>
        </w:rPr>
        <w:t xml:space="preserve">  </w:t>
      </w:r>
      <w:r>
        <w:rPr>
          <w:rFonts w:hint="eastAsia" w:ascii="宋体" w:hAnsi="宋体" w:cs="宋体"/>
          <w:kern w:val="0"/>
          <w:szCs w:val="21"/>
          <w:lang w:bidi="ar"/>
        </w:rPr>
        <w:t>套（含纸质版竣工图</w:t>
      </w:r>
      <w:r>
        <w:rPr>
          <w:rFonts w:hint="eastAsia" w:ascii="宋体" w:hAnsi="宋体" w:cs="宋体"/>
          <w:kern w:val="0"/>
          <w:szCs w:val="21"/>
          <w:lang w:eastAsia="zh-CN" w:bidi="ar"/>
        </w:rPr>
        <w:t>、</w:t>
      </w:r>
      <w:r>
        <w:rPr>
          <w:rFonts w:hint="eastAsia" w:ascii="宋体" w:hAnsi="宋体" w:cs="宋体"/>
          <w:kern w:val="0"/>
          <w:szCs w:val="21"/>
          <w:lang w:bidi="ar"/>
        </w:rPr>
        <w:t>电子版竣工图</w:t>
      </w:r>
      <w:r>
        <w:rPr>
          <w:rFonts w:hint="eastAsia" w:ascii="宋体" w:hAnsi="宋体" w:cs="宋体"/>
          <w:kern w:val="0"/>
          <w:szCs w:val="21"/>
          <w:lang w:val="en-US" w:eastAsia="zh-CN" w:bidi="ar"/>
        </w:rPr>
        <w:t>各五</w:t>
      </w:r>
      <w:r>
        <w:rPr>
          <w:rFonts w:hint="eastAsia" w:ascii="宋体" w:hAnsi="宋体" w:cs="宋体"/>
          <w:kern w:val="0"/>
          <w:szCs w:val="21"/>
          <w:lang w:bidi="ar"/>
        </w:rPr>
        <w:t>套）。</w:t>
      </w:r>
    </w:p>
    <w:p w14:paraId="0421695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承包人提交的竣工文件的费用承担：由承包人承担。</w:t>
      </w:r>
    </w:p>
    <w:p w14:paraId="0B1C29A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承包人提交的竣工文件移交时间：工程竣工验收合格后</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1</w:t>
      </w:r>
      <w:r>
        <w:rPr>
          <w:rFonts w:hint="eastAsia" w:ascii="宋体" w:hAnsi="宋体" w:cs="宋体"/>
          <w:kern w:val="0"/>
          <w:szCs w:val="21"/>
          <w:u w:val="single"/>
          <w:lang w:bidi="ar"/>
        </w:rPr>
        <w:t xml:space="preserve"> </w:t>
      </w:r>
      <w:r>
        <w:rPr>
          <w:rFonts w:hint="eastAsia" w:ascii="宋体" w:hAnsi="宋体" w:cs="宋体"/>
          <w:kern w:val="0"/>
          <w:szCs w:val="21"/>
          <w:lang w:bidi="ar"/>
        </w:rPr>
        <w:t>个月内移交给发包人。</w:t>
      </w:r>
    </w:p>
    <w:p w14:paraId="7BACE80D">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承包人提交的竣工文件形式要求：完整的书面文件及电子文档。</w:t>
      </w:r>
    </w:p>
    <w:p w14:paraId="7BB4426B">
      <w:pPr>
        <w:widowControl/>
        <w:adjustRightInd w:val="0"/>
        <w:snapToGrid w:val="0"/>
        <w:spacing w:after="163" w:afterLines="50" w:line="360" w:lineRule="auto"/>
        <w:ind w:firstLine="420" w:firstLineChars="200"/>
        <w:rPr>
          <w:lang w:bidi="ar"/>
        </w:rPr>
      </w:pPr>
      <w:r>
        <w:rPr>
          <w:rFonts w:ascii="宋体" w:hAnsi="宋体" w:cs="宋体"/>
          <w:kern w:val="0"/>
          <w:szCs w:val="21"/>
          <w:lang w:bidi="ar"/>
        </w:rPr>
        <w:t>5.4.3</w:t>
      </w:r>
      <w:r>
        <w:rPr>
          <w:lang w:bidi="ar"/>
        </w:rPr>
        <w:t xml:space="preserve"> </w:t>
      </w:r>
      <w:r>
        <w:rPr>
          <w:rFonts w:hint="eastAsia"/>
          <w:lang w:bidi="ar"/>
        </w:rPr>
        <w:t>关于竣工文件的其他约定：</w:t>
      </w:r>
      <w:r>
        <w:rPr>
          <w:rFonts w:hint="eastAsia"/>
          <w:u w:val="single"/>
          <w:lang w:bidi="ar"/>
        </w:rPr>
        <w:t>满足主管部门和发包人相关要求</w:t>
      </w:r>
      <w:r>
        <w:rPr>
          <w:rFonts w:hint="eastAsia"/>
          <w:lang w:bidi="ar"/>
        </w:rPr>
        <w:t>。</w:t>
      </w:r>
    </w:p>
    <w:p w14:paraId="5D49EF7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5.5 操作和维修手册</w:t>
      </w:r>
    </w:p>
    <w:p w14:paraId="5C80A08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5.5.</w:t>
      </w:r>
      <w:r>
        <w:rPr>
          <w:rFonts w:ascii="宋体" w:hAnsi="宋体" w:cs="宋体"/>
          <w:kern w:val="0"/>
          <w:szCs w:val="21"/>
          <w:lang w:bidi="ar"/>
        </w:rPr>
        <w:t>3</w:t>
      </w:r>
      <w:r>
        <w:rPr>
          <w:rFonts w:hint="eastAsia" w:ascii="宋体" w:hAnsi="宋体" w:cs="宋体"/>
          <w:kern w:val="0"/>
          <w:szCs w:val="21"/>
          <w:lang w:bidi="ar"/>
        </w:rPr>
        <w:t xml:space="preserve"> 对最终操作和维修手册的约定</w:t>
      </w:r>
      <w:r>
        <w:rPr>
          <w:rFonts w:hint="eastAsia"/>
          <w:u w:val="single"/>
          <w:lang w:bidi="ar"/>
        </w:rPr>
        <w:t>满足主管部门和发包人相关要求</w:t>
      </w:r>
      <w:r>
        <w:rPr>
          <w:rFonts w:hint="eastAsia" w:ascii="宋体" w:hAnsi="宋体" w:cs="宋体"/>
          <w:kern w:val="0"/>
          <w:szCs w:val="21"/>
          <w:lang w:bidi="ar"/>
        </w:rPr>
        <w:t>。</w:t>
      </w:r>
    </w:p>
    <w:p w14:paraId="5F350022">
      <w:pPr>
        <w:widowControl/>
        <w:adjustRightInd w:val="0"/>
        <w:snapToGrid w:val="0"/>
        <w:spacing w:after="163" w:afterLines="50" w:line="360" w:lineRule="auto"/>
        <w:outlineLvl w:val="1"/>
        <w:rPr>
          <w:rFonts w:ascii="宋体" w:hAnsi="宋体" w:cs="Times"/>
          <w:kern w:val="0"/>
        </w:rPr>
      </w:pPr>
      <w:bookmarkStart w:id="1745" w:name="_Toc20171879"/>
      <w:bookmarkEnd w:id="1745"/>
      <w:bookmarkStart w:id="1746" w:name="_Toc3359"/>
      <w:bookmarkStart w:id="1747" w:name="_Toc18090"/>
      <w:r>
        <w:rPr>
          <w:rFonts w:hint="eastAsia" w:ascii="宋体" w:hAnsi="宋体" w:cs="Times"/>
          <w:kern w:val="0"/>
          <w:szCs w:val="21"/>
          <w:lang w:bidi="ar"/>
        </w:rPr>
        <w:t>第6条 材料、工程设备</w:t>
      </w:r>
      <w:bookmarkEnd w:id="1746"/>
      <w:bookmarkEnd w:id="1747"/>
    </w:p>
    <w:p w14:paraId="684310B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6.1 实施方法</w:t>
      </w:r>
    </w:p>
    <w:p w14:paraId="378D0F4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双方当事人约定的实施方法、设备、设施和材料：</w:t>
      </w:r>
      <w:r>
        <w:rPr>
          <w:rFonts w:hint="eastAsia" w:ascii="宋体" w:hAnsi="宋体" w:cs="宋体"/>
          <w:kern w:val="0"/>
          <w:szCs w:val="21"/>
          <w:u w:val="single"/>
          <w:lang w:bidi="ar"/>
        </w:rPr>
        <w:t>按通用合同条件执行</w:t>
      </w:r>
      <w:r>
        <w:rPr>
          <w:rFonts w:hint="eastAsia" w:ascii="宋体" w:hAnsi="宋体" w:cs="宋体"/>
          <w:kern w:val="0"/>
          <w:szCs w:val="21"/>
          <w:lang w:bidi="ar"/>
        </w:rPr>
        <w:t>。</w:t>
      </w:r>
    </w:p>
    <w:p w14:paraId="47FD436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6.2 材料和工程设备</w:t>
      </w:r>
    </w:p>
    <w:p w14:paraId="171E9B6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6.2.1 发包人提供的材料和工程设备</w:t>
      </w:r>
    </w:p>
    <w:p w14:paraId="29D9E275">
      <w:pPr>
        <w:widowControl/>
        <w:adjustRightInd w:val="0"/>
        <w:snapToGrid w:val="0"/>
        <w:spacing w:after="163" w:afterLines="50" w:line="360" w:lineRule="auto"/>
        <w:ind w:firstLine="420" w:firstLineChars="200"/>
        <w:rPr>
          <w:rFonts w:hint="eastAsia" w:ascii="宋体" w:hAnsi="宋体" w:cs="宋体"/>
          <w:kern w:val="0"/>
          <w:szCs w:val="21"/>
          <w:u w:val="single"/>
          <w:lang w:bidi="ar"/>
        </w:rPr>
      </w:pPr>
      <w:r>
        <w:rPr>
          <w:rFonts w:hint="eastAsia" w:ascii="宋体" w:hAnsi="宋体" w:cs="宋体"/>
          <w:kern w:val="0"/>
          <w:szCs w:val="21"/>
          <w:u w:val="single"/>
          <w:lang w:bidi="ar"/>
        </w:rPr>
        <w:t>发包人应提供甲供材料的明细表，结算时按经监理人、承包人共同确认的供应数量乘以招标时甲供材料暂定价格，在支付工程款时扣除。</w:t>
      </w:r>
    </w:p>
    <w:p w14:paraId="78E8B19C">
      <w:pPr>
        <w:widowControl/>
        <w:numPr>
          <w:ilvl w:val="0"/>
          <w:numId w:val="2"/>
        </w:numPr>
        <w:adjustRightInd w:val="0"/>
        <w:snapToGrid w:val="0"/>
        <w:spacing w:after="163" w:afterLines="50" w:line="360" w:lineRule="auto"/>
        <w:ind w:firstLine="420" w:firstLineChars="200"/>
        <w:rPr>
          <w:rFonts w:hint="eastAsia" w:ascii="宋体" w:hAnsi="宋体" w:eastAsia="宋体" w:cs="宋体"/>
          <w:b w:val="0"/>
          <w:bCs w:val="0"/>
          <w:kern w:val="0"/>
          <w:sz w:val="21"/>
          <w:szCs w:val="21"/>
          <w:u w:val="single"/>
          <w:lang w:val="en-US" w:eastAsia="zh-CN" w:bidi="ar"/>
        </w:rPr>
      </w:pPr>
      <w:r>
        <w:rPr>
          <w:rFonts w:hint="eastAsia" w:ascii="宋体" w:hAnsi="宋体" w:eastAsia="宋体" w:cs="宋体"/>
          <w:b w:val="0"/>
          <w:bCs w:val="0"/>
          <w:kern w:val="0"/>
          <w:sz w:val="21"/>
          <w:szCs w:val="21"/>
          <w:u w:val="single"/>
          <w:lang w:val="en-US" w:eastAsia="zh-CN" w:bidi="ar"/>
        </w:rPr>
        <w:t>本工程所需材料由承包人负责采购供应。同类材料及成品、半成品和设备原则上采用同一厂家品牌。</w:t>
      </w:r>
      <w:r>
        <w:rPr>
          <w:rFonts w:hint="eastAsia" w:ascii="宋体" w:hAnsi="宋体" w:eastAsia="宋体" w:cs="宋体"/>
          <w:b w:val="0"/>
          <w:bCs w:val="0"/>
          <w:kern w:val="0"/>
          <w:sz w:val="21"/>
          <w:szCs w:val="21"/>
          <w:u w:val="single"/>
          <w:lang w:val="en-US" w:eastAsia="zh-CN" w:bidi="ar"/>
        </w:rPr>
        <w:br w:type="textWrapping"/>
      </w:r>
      <w:r>
        <w:rPr>
          <w:rFonts w:hint="eastAsia" w:ascii="宋体" w:hAnsi="宋体" w:cs="宋体"/>
          <w:b w:val="0"/>
          <w:bCs w:val="0"/>
          <w:kern w:val="0"/>
          <w:sz w:val="21"/>
          <w:szCs w:val="21"/>
          <w:u w:val="none"/>
          <w:lang w:val="en-US" w:eastAsia="zh-CN" w:bidi="ar"/>
        </w:rPr>
        <w:t xml:space="preserve">    </w:t>
      </w:r>
      <w:r>
        <w:rPr>
          <w:rFonts w:hint="eastAsia" w:ascii="宋体" w:hAnsi="宋体" w:eastAsia="宋体" w:cs="宋体"/>
          <w:b w:val="0"/>
          <w:bCs w:val="0"/>
          <w:kern w:val="0"/>
          <w:sz w:val="21"/>
          <w:szCs w:val="21"/>
          <w:u w:val="single"/>
          <w:lang w:val="en-US" w:eastAsia="zh-CN" w:bidi="ar"/>
        </w:rPr>
        <w:t>（2）承包人负责自行采购的所有材料，应在满足工程总进度条件下，按合同工期的节点工期要求在采购前30日内将拟采购材料、设备厂家（发包人可直接推荐厂家参与竞争）的技术参数、品牌、质量等级、使用业绩等符合现行相关规范指标和设计要求以书面形式提交发包人，发包人收到承包人的书面报告后14日内予以选择确认，经发包人认质、封样后承包人方可采购进场。</w:t>
      </w:r>
      <w:r>
        <w:rPr>
          <w:rFonts w:hint="eastAsia" w:ascii="宋体" w:hAnsi="宋体" w:eastAsia="宋体" w:cs="宋体"/>
          <w:b w:val="0"/>
          <w:bCs w:val="0"/>
          <w:kern w:val="0"/>
          <w:sz w:val="21"/>
          <w:szCs w:val="21"/>
          <w:u w:val="single"/>
          <w:lang w:val="en-US" w:eastAsia="zh-CN" w:bidi="ar"/>
        </w:rPr>
        <w:br w:type="textWrapping"/>
      </w:r>
      <w:r>
        <w:rPr>
          <w:rFonts w:hint="eastAsia" w:ascii="宋体" w:hAnsi="宋体" w:cs="宋体"/>
          <w:b w:val="0"/>
          <w:bCs w:val="0"/>
          <w:kern w:val="0"/>
          <w:sz w:val="21"/>
          <w:szCs w:val="21"/>
          <w:u w:val="none"/>
          <w:lang w:val="en-US" w:eastAsia="zh-CN" w:bidi="ar"/>
        </w:rPr>
        <w:t xml:space="preserve">   </w:t>
      </w:r>
      <w:r>
        <w:rPr>
          <w:rFonts w:hint="eastAsia" w:ascii="宋体" w:hAnsi="宋体" w:eastAsia="宋体" w:cs="宋体"/>
          <w:b w:val="0"/>
          <w:bCs w:val="0"/>
          <w:kern w:val="0"/>
          <w:sz w:val="21"/>
          <w:szCs w:val="21"/>
          <w:u w:val="single"/>
          <w:lang w:val="en-US" w:eastAsia="zh-CN" w:bidi="ar"/>
        </w:rPr>
        <w:t>（3）承包人所采购的材料（成品、半成品、材料、设备等）必须符合国家规范标准及设计图集中对材料的质量要求，并提供相应合格证明材料、质保书等。材料进场时，必须通知发包人及现场监理工程师对该材料进行验收，采购的材料到货后，要求附有有效的产品合格证、质保单及有关检测报告，并经发包人指定的代表进行验收，按规定需送检验测试的，必须测试合格后方可使用。达不到质量要求的材料承包人必须立即更换，对二次更换达不到质量要求的材料，承包人须承担该批材料总价值（以承包人的材料单价或发包人修正确认的价格计算）的20%违约金，由此造成的工期延误由承包人承担。若承包人使用不符合设计要求或不合格的材料、设备施工，一经发现，</w:t>
      </w:r>
      <w:r>
        <w:rPr>
          <w:rFonts w:hint="eastAsia" w:ascii="宋体" w:hAnsi="宋体" w:cs="宋体"/>
          <w:b w:val="0"/>
          <w:bCs w:val="0"/>
          <w:kern w:val="0"/>
          <w:sz w:val="21"/>
          <w:szCs w:val="21"/>
          <w:u w:val="single"/>
          <w:lang w:val="en-US" w:eastAsia="zh-CN" w:bidi="ar"/>
        </w:rPr>
        <w:t>代建</w:t>
      </w:r>
      <w:r>
        <w:rPr>
          <w:rFonts w:hint="eastAsia" w:ascii="宋体" w:hAnsi="宋体" w:eastAsia="宋体" w:cs="宋体"/>
          <w:b w:val="0"/>
          <w:bCs w:val="0"/>
          <w:kern w:val="0"/>
          <w:sz w:val="21"/>
          <w:szCs w:val="21"/>
          <w:u w:val="single"/>
          <w:lang w:val="en-US" w:eastAsia="zh-CN" w:bidi="ar"/>
        </w:rPr>
        <w:t>单位或发包人（项目管理、监理人）有权制止使用，甚至停工、返工或终止合同。无论</w:t>
      </w:r>
      <w:r>
        <w:rPr>
          <w:rFonts w:hint="eastAsia" w:ascii="宋体" w:hAnsi="宋体" w:cs="宋体"/>
          <w:b w:val="0"/>
          <w:bCs w:val="0"/>
          <w:kern w:val="0"/>
          <w:sz w:val="21"/>
          <w:szCs w:val="21"/>
          <w:u w:val="single"/>
          <w:lang w:val="en-US" w:eastAsia="zh-CN" w:bidi="ar"/>
        </w:rPr>
        <w:t>代建</w:t>
      </w:r>
      <w:r>
        <w:rPr>
          <w:rFonts w:hint="eastAsia" w:ascii="宋体" w:hAnsi="宋体" w:eastAsia="宋体" w:cs="宋体"/>
          <w:b w:val="0"/>
          <w:bCs w:val="0"/>
          <w:kern w:val="0"/>
          <w:sz w:val="21"/>
          <w:szCs w:val="21"/>
          <w:u w:val="single"/>
          <w:lang w:val="en-US" w:eastAsia="zh-CN" w:bidi="ar"/>
        </w:rPr>
        <w:t>单位及发包人（项目管理、监理人）是否发现和制止，因使用不符合设计要求或不合格材料、设备施工所引起的一切责任均由承包人自负。</w:t>
      </w:r>
      <w:r>
        <w:rPr>
          <w:rFonts w:hint="eastAsia" w:ascii="宋体" w:hAnsi="宋体" w:eastAsia="宋体" w:cs="宋体"/>
          <w:b w:val="0"/>
          <w:bCs w:val="0"/>
          <w:kern w:val="0"/>
          <w:sz w:val="21"/>
          <w:szCs w:val="21"/>
          <w:u w:val="single"/>
          <w:lang w:val="en-US" w:eastAsia="zh-CN" w:bidi="ar"/>
        </w:rPr>
        <w:br w:type="textWrapping"/>
      </w:r>
      <w:r>
        <w:rPr>
          <w:rFonts w:hint="eastAsia" w:ascii="宋体" w:hAnsi="宋体" w:cs="宋体"/>
          <w:b w:val="0"/>
          <w:bCs w:val="0"/>
          <w:kern w:val="0"/>
          <w:sz w:val="21"/>
          <w:szCs w:val="21"/>
          <w:u w:val="none"/>
          <w:lang w:val="en-US" w:eastAsia="zh-CN" w:bidi="ar"/>
        </w:rPr>
        <w:t xml:space="preserve">   </w:t>
      </w:r>
      <w:r>
        <w:rPr>
          <w:rFonts w:hint="eastAsia" w:ascii="宋体" w:hAnsi="宋体" w:eastAsia="宋体" w:cs="宋体"/>
          <w:b w:val="0"/>
          <w:bCs w:val="0"/>
          <w:kern w:val="0"/>
          <w:sz w:val="21"/>
          <w:szCs w:val="21"/>
          <w:u w:val="single"/>
          <w:lang w:val="en-US" w:eastAsia="zh-CN" w:bidi="ar"/>
        </w:rPr>
        <w:t>（4）承包人采购的材料、设备质量达不到约定的质量标准，发包人有权要求承包人在接到发包人书面意见后三个工作日内重新报送设备、材料品牌，发包人确认使用后，但不调整该类材料价格，在</w:t>
      </w:r>
      <w:r>
        <w:rPr>
          <w:rFonts w:hint="eastAsia" w:ascii="宋体" w:hAnsi="宋体" w:cs="宋体"/>
          <w:b w:val="0"/>
          <w:bCs w:val="0"/>
          <w:kern w:val="0"/>
          <w:sz w:val="21"/>
          <w:szCs w:val="21"/>
          <w:u w:val="single"/>
          <w:lang w:val="en-US" w:eastAsia="zh-CN" w:bidi="ar"/>
        </w:rPr>
        <w:t>代建</w:t>
      </w:r>
      <w:r>
        <w:rPr>
          <w:rFonts w:hint="eastAsia" w:ascii="宋体" w:hAnsi="宋体" w:eastAsia="宋体" w:cs="宋体"/>
          <w:b w:val="0"/>
          <w:bCs w:val="0"/>
          <w:kern w:val="0"/>
          <w:sz w:val="21"/>
          <w:szCs w:val="21"/>
          <w:u w:val="single"/>
          <w:lang w:val="en-US" w:eastAsia="zh-CN" w:bidi="ar"/>
        </w:rPr>
        <w:t>单位（项目管理、监理人）或发包人要求对二次更换，仍未采购达到约定的合格质量标准，发包人可以自行采购（甲供），发包人将以自行采购（甲供）价格（价款）及相关费用从承包人的结算价中扣除。</w:t>
      </w:r>
      <w:r>
        <w:rPr>
          <w:rFonts w:hint="eastAsia" w:ascii="宋体" w:hAnsi="宋体" w:eastAsia="宋体" w:cs="宋体"/>
          <w:b w:val="0"/>
          <w:bCs w:val="0"/>
          <w:kern w:val="0"/>
          <w:sz w:val="21"/>
          <w:szCs w:val="21"/>
          <w:u w:val="single"/>
          <w:lang w:val="en-US" w:eastAsia="zh-CN" w:bidi="ar"/>
        </w:rPr>
        <w:br w:type="textWrapping"/>
      </w:r>
      <w:r>
        <w:rPr>
          <w:rFonts w:hint="eastAsia" w:ascii="宋体" w:hAnsi="宋体" w:cs="宋体"/>
          <w:b w:val="0"/>
          <w:bCs w:val="0"/>
          <w:kern w:val="0"/>
          <w:sz w:val="21"/>
          <w:szCs w:val="21"/>
          <w:u w:val="none"/>
          <w:lang w:val="en-US" w:eastAsia="zh-CN" w:bidi="ar"/>
        </w:rPr>
        <w:t xml:space="preserve">   </w:t>
      </w:r>
      <w:r>
        <w:rPr>
          <w:rFonts w:hint="eastAsia" w:ascii="宋体" w:hAnsi="宋体" w:eastAsia="宋体" w:cs="宋体"/>
          <w:b w:val="0"/>
          <w:bCs w:val="0"/>
          <w:kern w:val="0"/>
          <w:sz w:val="21"/>
          <w:szCs w:val="21"/>
          <w:u w:val="single"/>
          <w:lang w:val="en-US" w:eastAsia="zh-CN" w:bidi="ar"/>
        </w:rPr>
        <w:t>（5）工程施工过程中新增材料、设备的采购，承包人应在满足工程总进度及合同工期的前提下，按要求在采购前30日向</w:t>
      </w:r>
      <w:r>
        <w:rPr>
          <w:rFonts w:hint="eastAsia" w:ascii="宋体" w:hAnsi="宋体" w:cs="宋体"/>
          <w:b w:val="0"/>
          <w:bCs w:val="0"/>
          <w:kern w:val="0"/>
          <w:sz w:val="21"/>
          <w:szCs w:val="21"/>
          <w:u w:val="single"/>
          <w:lang w:val="en-US" w:eastAsia="zh-CN" w:bidi="ar"/>
        </w:rPr>
        <w:t>代建</w:t>
      </w:r>
      <w:r>
        <w:rPr>
          <w:rFonts w:hint="eastAsia" w:ascii="宋体" w:hAnsi="宋体" w:eastAsia="宋体" w:cs="宋体"/>
          <w:b w:val="0"/>
          <w:bCs w:val="0"/>
          <w:kern w:val="0"/>
          <w:sz w:val="21"/>
          <w:szCs w:val="21"/>
          <w:u w:val="single"/>
          <w:lang w:val="en-US" w:eastAsia="zh-CN" w:bidi="ar"/>
        </w:rPr>
        <w:t>单位、发包人报送不少于3家材料、设备的厂家、技术参数、品牌、质量等级、价格等资料供发包人选择（当发包人认为承包人提供的材料、设备厂家缺乏竞争性，发包人有权要求增加供应商参与竞价比选，或直接按相关规定采购），由</w:t>
      </w:r>
      <w:r>
        <w:rPr>
          <w:rFonts w:hint="eastAsia" w:ascii="宋体" w:hAnsi="宋体" w:cs="宋体"/>
          <w:b w:val="0"/>
          <w:bCs w:val="0"/>
          <w:kern w:val="0"/>
          <w:sz w:val="21"/>
          <w:szCs w:val="21"/>
          <w:u w:val="single"/>
          <w:lang w:val="en-US" w:eastAsia="zh-CN" w:bidi="ar"/>
        </w:rPr>
        <w:t>代建</w:t>
      </w:r>
      <w:r>
        <w:rPr>
          <w:rFonts w:hint="eastAsia" w:ascii="宋体" w:hAnsi="宋体" w:eastAsia="宋体" w:cs="宋体"/>
          <w:b w:val="0"/>
          <w:bCs w:val="0"/>
          <w:kern w:val="0"/>
          <w:sz w:val="21"/>
          <w:szCs w:val="21"/>
          <w:u w:val="single"/>
          <w:lang w:val="en-US" w:eastAsia="zh-CN" w:bidi="ar"/>
        </w:rPr>
        <w:t>单位、发包人根据市场行情认质核价（核定的材料、设备单价为不含税价），结算时按核定价格结算。如承包人对核定的材料、设备价格不接受，应在5日内书面通知发包人，否则发包人按此价格进行结算，承包人不得再提出任何异议；如</w:t>
      </w:r>
      <w:r>
        <w:rPr>
          <w:rFonts w:hint="eastAsia" w:ascii="宋体" w:hAnsi="宋体" w:cs="宋体"/>
          <w:b w:val="0"/>
          <w:bCs w:val="0"/>
          <w:kern w:val="0"/>
          <w:sz w:val="21"/>
          <w:szCs w:val="21"/>
          <w:u w:val="single"/>
          <w:lang w:val="en-US" w:eastAsia="zh-CN" w:bidi="ar"/>
        </w:rPr>
        <w:t>代建</w:t>
      </w:r>
      <w:r>
        <w:rPr>
          <w:rFonts w:hint="eastAsia" w:ascii="宋体" w:hAnsi="宋体" w:eastAsia="宋体" w:cs="宋体"/>
          <w:b w:val="0"/>
          <w:bCs w:val="0"/>
          <w:kern w:val="0"/>
          <w:sz w:val="21"/>
          <w:szCs w:val="21"/>
          <w:u w:val="single"/>
          <w:lang w:val="en-US" w:eastAsia="zh-CN" w:bidi="ar"/>
        </w:rPr>
        <w:t>单位、发包人证实核定的材料、设备价格在市场上可以购买，并通知承包人，承包人拒绝购买，发包人有权将该种材料、设备改为发包人直接按相关规定采购供货，并且由此造成的工期延误</w:t>
      </w:r>
      <w:r>
        <w:rPr>
          <w:rFonts w:hint="eastAsia" w:ascii="宋体" w:hAnsi="宋体" w:cs="宋体"/>
          <w:b w:val="0"/>
          <w:bCs w:val="0"/>
          <w:kern w:val="0"/>
          <w:sz w:val="21"/>
          <w:szCs w:val="21"/>
          <w:u w:val="single"/>
          <w:lang w:val="en-US" w:eastAsia="zh-CN" w:bidi="ar"/>
        </w:rPr>
        <w:t>及经济损失</w:t>
      </w:r>
      <w:r>
        <w:rPr>
          <w:rFonts w:hint="eastAsia" w:ascii="宋体" w:hAnsi="宋体" w:eastAsia="宋体" w:cs="宋体"/>
          <w:b w:val="0"/>
          <w:bCs w:val="0"/>
          <w:kern w:val="0"/>
          <w:sz w:val="21"/>
          <w:szCs w:val="21"/>
          <w:u w:val="single"/>
          <w:lang w:val="en-US" w:eastAsia="zh-CN" w:bidi="ar"/>
        </w:rPr>
        <w:t>由承包人负责。</w:t>
      </w:r>
    </w:p>
    <w:p w14:paraId="0EDA3493">
      <w:pPr>
        <w:widowControl/>
        <w:numPr>
          <w:ilvl w:val="0"/>
          <w:numId w:val="0"/>
        </w:numPr>
        <w:adjustRightInd w:val="0"/>
        <w:snapToGrid w:val="0"/>
        <w:spacing w:after="163" w:afterLines="50" w:line="360" w:lineRule="auto"/>
        <w:ind w:firstLine="420" w:firstLineChars="200"/>
        <w:rPr>
          <w:rFonts w:hint="eastAsia" w:ascii="宋体" w:hAnsi="宋体" w:eastAsia="宋体" w:cs="宋体"/>
          <w:b w:val="0"/>
          <w:bCs w:val="0"/>
          <w:kern w:val="0"/>
          <w:sz w:val="21"/>
          <w:szCs w:val="21"/>
          <w:u w:val="single"/>
          <w:lang w:val="en-US" w:eastAsia="zh-CN" w:bidi="ar"/>
        </w:rPr>
      </w:pPr>
      <w:r>
        <w:rPr>
          <w:rFonts w:hint="eastAsia" w:ascii="宋体" w:hAnsi="宋体" w:eastAsia="宋体" w:cs="宋体"/>
          <w:b w:val="0"/>
          <w:bCs w:val="0"/>
          <w:kern w:val="0"/>
          <w:sz w:val="21"/>
          <w:szCs w:val="21"/>
          <w:u w:val="single"/>
          <w:lang w:val="en-US" w:eastAsia="zh-CN" w:bidi="ar"/>
        </w:rPr>
        <w:t>（6）工程施工过程中合同暂估价材料、设备的采购，承包人应在满足工程总进度及合同工期的前提下，按要求在采购前30日向</w:t>
      </w:r>
      <w:r>
        <w:rPr>
          <w:rFonts w:hint="eastAsia" w:ascii="宋体" w:hAnsi="宋体" w:cs="宋体"/>
          <w:b w:val="0"/>
          <w:bCs w:val="0"/>
          <w:kern w:val="0"/>
          <w:sz w:val="21"/>
          <w:szCs w:val="21"/>
          <w:u w:val="single"/>
          <w:lang w:val="en-US" w:eastAsia="zh-CN" w:bidi="ar"/>
        </w:rPr>
        <w:t>代建</w:t>
      </w:r>
      <w:r>
        <w:rPr>
          <w:rFonts w:hint="eastAsia" w:ascii="宋体" w:hAnsi="宋体" w:eastAsia="宋体" w:cs="宋体"/>
          <w:b w:val="0"/>
          <w:bCs w:val="0"/>
          <w:kern w:val="0"/>
          <w:sz w:val="21"/>
          <w:szCs w:val="21"/>
          <w:u w:val="single"/>
          <w:lang w:val="en-US" w:eastAsia="zh-CN" w:bidi="ar"/>
        </w:rPr>
        <w:t>单位、发包人报送不少于3家材料、设备的厂家、技术参数、品牌、质量等级、价格等资料供发包人选择（当发包人认为承包人提供的材料、设备厂家缺乏竞争性，发包人有权要求增加供应商参与竞价比选，或直接按相关规定采购），由</w:t>
      </w:r>
      <w:r>
        <w:rPr>
          <w:rFonts w:hint="eastAsia" w:ascii="宋体" w:hAnsi="宋体" w:cs="宋体"/>
          <w:b w:val="0"/>
          <w:bCs w:val="0"/>
          <w:kern w:val="0"/>
          <w:sz w:val="21"/>
          <w:szCs w:val="21"/>
          <w:u w:val="single"/>
          <w:lang w:val="en-US" w:eastAsia="zh-CN" w:bidi="ar"/>
        </w:rPr>
        <w:t>代建</w:t>
      </w:r>
      <w:r>
        <w:rPr>
          <w:rFonts w:hint="eastAsia" w:ascii="宋体" w:hAnsi="宋体" w:eastAsia="宋体" w:cs="宋体"/>
          <w:b w:val="0"/>
          <w:bCs w:val="0"/>
          <w:kern w:val="0"/>
          <w:sz w:val="21"/>
          <w:szCs w:val="21"/>
          <w:u w:val="single"/>
          <w:lang w:val="en-US" w:eastAsia="zh-CN" w:bidi="ar"/>
        </w:rPr>
        <w:t>单位、发包人根据市场行情认质核价（核定的材料、设备单价为不含税价），结算时按实调整价差（即：材料、设备暂估价与审核价之间的价格差），该价差除税金外不再计取其他任何费用。如承包人对核定的材料、设备价格不接受，须在5日内书面通知发包人，否则发包人按此价格进行结算，承包人不得再提出任何异议；如</w:t>
      </w:r>
      <w:r>
        <w:rPr>
          <w:rFonts w:hint="eastAsia" w:ascii="宋体" w:hAnsi="宋体" w:cs="宋体"/>
          <w:b w:val="0"/>
          <w:bCs w:val="0"/>
          <w:kern w:val="0"/>
          <w:sz w:val="21"/>
          <w:szCs w:val="21"/>
          <w:u w:val="single"/>
          <w:lang w:val="en-US" w:eastAsia="zh-CN" w:bidi="ar"/>
        </w:rPr>
        <w:t>代建</w:t>
      </w:r>
      <w:r>
        <w:rPr>
          <w:rFonts w:hint="eastAsia" w:ascii="宋体" w:hAnsi="宋体" w:eastAsia="宋体" w:cs="宋体"/>
          <w:b w:val="0"/>
          <w:bCs w:val="0"/>
          <w:kern w:val="0"/>
          <w:sz w:val="21"/>
          <w:szCs w:val="21"/>
          <w:u w:val="single"/>
          <w:lang w:val="en-US" w:eastAsia="zh-CN" w:bidi="ar"/>
        </w:rPr>
        <w:t>单位、发包人证实核定的材料、设备价格在市场上可以购买，并通知承包人，承包人拒绝购买，发包人有权将该种材料、设备改为发包人直接按相关规定采购供货，结算时扣除该种材料、设备暂估价，并按该种材料、设备采购合同价格从结算价中扣除，由此造成的工期延误</w:t>
      </w:r>
      <w:r>
        <w:rPr>
          <w:rFonts w:hint="eastAsia" w:ascii="宋体" w:hAnsi="宋体" w:cs="宋体"/>
          <w:b w:val="0"/>
          <w:bCs w:val="0"/>
          <w:kern w:val="0"/>
          <w:sz w:val="21"/>
          <w:szCs w:val="21"/>
          <w:u w:val="single"/>
          <w:lang w:val="en-US" w:eastAsia="zh-CN" w:bidi="ar"/>
        </w:rPr>
        <w:t>及经济损失</w:t>
      </w:r>
      <w:r>
        <w:rPr>
          <w:rFonts w:hint="eastAsia" w:ascii="宋体" w:hAnsi="宋体" w:eastAsia="宋体" w:cs="宋体"/>
          <w:b w:val="0"/>
          <w:bCs w:val="0"/>
          <w:kern w:val="0"/>
          <w:sz w:val="21"/>
          <w:szCs w:val="21"/>
          <w:u w:val="single"/>
          <w:lang w:val="en-US" w:eastAsia="zh-CN" w:bidi="ar"/>
        </w:rPr>
        <w:t>由承包人负责。</w:t>
      </w:r>
    </w:p>
    <w:p w14:paraId="708A4569">
      <w:pPr>
        <w:widowControl/>
        <w:numPr>
          <w:ilvl w:val="0"/>
          <w:numId w:val="0"/>
        </w:numPr>
        <w:adjustRightInd w:val="0"/>
        <w:snapToGrid w:val="0"/>
        <w:spacing w:after="163" w:afterLines="50" w:line="360" w:lineRule="auto"/>
        <w:ind w:firstLine="420" w:firstLineChars="200"/>
      </w:pPr>
      <w:r>
        <w:rPr>
          <w:rFonts w:hint="eastAsia" w:ascii="宋体" w:hAnsi="宋体" w:eastAsia="宋体" w:cs="宋体"/>
          <w:b w:val="0"/>
          <w:bCs w:val="0"/>
          <w:kern w:val="0"/>
          <w:sz w:val="21"/>
          <w:szCs w:val="21"/>
          <w:u w:val="single"/>
          <w:lang w:val="en-US" w:eastAsia="zh-CN" w:bidi="ar"/>
        </w:rPr>
        <w:t>（7）发包人核定价格并通知承包人后，承包人未及时购买，此后材料价格因市场原因涨价的责任由承包人承担。</w:t>
      </w:r>
      <w:r>
        <w:rPr>
          <w:rFonts w:hint="eastAsia" w:ascii="宋体" w:hAnsi="宋体" w:eastAsia="宋体" w:cs="宋体"/>
          <w:b w:val="0"/>
          <w:bCs w:val="0"/>
          <w:kern w:val="0"/>
          <w:sz w:val="21"/>
          <w:szCs w:val="21"/>
          <w:u w:val="single"/>
          <w:lang w:val="en-US" w:eastAsia="zh-CN" w:bidi="ar"/>
        </w:rPr>
        <w:br w:type="textWrapping"/>
      </w:r>
      <w:r>
        <w:rPr>
          <w:rFonts w:hint="eastAsia" w:ascii="宋体" w:hAnsi="宋体" w:cs="宋体"/>
          <w:b w:val="0"/>
          <w:bCs w:val="0"/>
          <w:kern w:val="0"/>
          <w:sz w:val="21"/>
          <w:szCs w:val="21"/>
          <w:u w:val="none"/>
          <w:lang w:val="en-US" w:eastAsia="zh-CN" w:bidi="ar"/>
        </w:rPr>
        <w:t xml:space="preserve">   </w:t>
      </w:r>
      <w:r>
        <w:rPr>
          <w:rFonts w:hint="eastAsia" w:ascii="宋体" w:hAnsi="宋体" w:eastAsia="宋体" w:cs="宋体"/>
          <w:b w:val="0"/>
          <w:bCs w:val="0"/>
          <w:kern w:val="0"/>
          <w:sz w:val="21"/>
          <w:szCs w:val="21"/>
          <w:u w:val="single"/>
          <w:lang w:val="en-US" w:eastAsia="zh-CN" w:bidi="ar"/>
        </w:rPr>
        <w:t>（8）使用不合格材料和不允许使用的材料，所产生的后果由承包人承担全部责任。</w:t>
      </w:r>
    </w:p>
    <w:p w14:paraId="028FC95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发包人提供的材料和工程设备验收后，由</w:t>
      </w:r>
      <w:r>
        <w:rPr>
          <w:rFonts w:hint="eastAsia" w:ascii="宋体" w:hAnsi="宋体" w:cs="宋体"/>
          <w:kern w:val="0"/>
          <w:szCs w:val="21"/>
          <w:u w:val="single"/>
          <w:lang w:bidi="ar"/>
        </w:rPr>
        <w:t>承包人</w:t>
      </w:r>
      <w:r>
        <w:rPr>
          <w:rFonts w:hint="eastAsia" w:ascii="宋体" w:hAnsi="宋体" w:cs="宋体"/>
          <w:kern w:val="0"/>
          <w:szCs w:val="21"/>
          <w:lang w:bidi="ar"/>
        </w:rPr>
        <w:t>负责接收、运输和保管。</w:t>
      </w:r>
    </w:p>
    <w:p w14:paraId="631B0EA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发包人按约定的内容提供材料设备并对提供的材料设备质量负责，承包人按施工规范和检测规范对一切进场材料进行质量检验，承包人有权退回检验不合格的材料；承包人对投入使用的材料质量负责。</w:t>
      </w:r>
    </w:p>
    <w:p w14:paraId="01A02FD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6.2.2 承包人提供的材料和工程设备</w:t>
      </w:r>
    </w:p>
    <w:p w14:paraId="3B8907D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材料和工程设备的类别、估算数量：</w:t>
      </w:r>
      <w:r>
        <w:rPr>
          <w:rFonts w:ascii="宋体" w:hAnsi="宋体" w:cs="宋体"/>
          <w:kern w:val="0"/>
          <w:u w:val="single"/>
        </w:rPr>
        <w:t>由承包人自行采购，承包人采购材料设备必须经监理人和发包人批准。</w:t>
      </w:r>
    </w:p>
    <w:p w14:paraId="2803F16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竣工后试验的生产性材料的类别或（和）清单：</w:t>
      </w:r>
      <w:r>
        <w:rPr>
          <w:rFonts w:hint="eastAsia" w:ascii="宋体" w:hAnsi="宋体" w:cs="宋体"/>
          <w:kern w:val="0"/>
          <w:szCs w:val="21"/>
          <w:u w:val="single"/>
          <w:lang w:bidi="ar"/>
        </w:rPr>
        <w:t xml:space="preserve">          /          </w:t>
      </w:r>
      <w:r>
        <w:rPr>
          <w:rFonts w:hint="eastAsia" w:ascii="宋体" w:hAnsi="宋体" w:cs="宋体"/>
          <w:kern w:val="0"/>
          <w:szCs w:val="21"/>
          <w:lang w:bidi="ar"/>
        </w:rPr>
        <w:t>。</w:t>
      </w:r>
    </w:p>
    <w:p w14:paraId="1AA4C6E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由承包人自行采购。承包人采购材料设备必须经监理人和发包人批准，结算时由监理人和发包人按招标文件规定审核的数量和合同约定价格计算。</w:t>
      </w:r>
    </w:p>
    <w:p w14:paraId="7605AC0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6.2.3材料和工程设备的保管</w:t>
      </w:r>
    </w:p>
    <w:p w14:paraId="08A877C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发包人供应的材料和工程设备的保管费用由</w:t>
      </w:r>
      <w:r>
        <w:rPr>
          <w:rFonts w:hint="eastAsia" w:ascii="宋体" w:hAnsi="宋体" w:cs="宋体"/>
          <w:kern w:val="0"/>
          <w:szCs w:val="21"/>
          <w:u w:val="single"/>
          <w:lang w:bidi="ar"/>
        </w:rPr>
        <w:t xml:space="preserve"> 承包人 </w:t>
      </w:r>
      <w:r>
        <w:rPr>
          <w:rFonts w:hint="eastAsia" w:ascii="宋体" w:hAnsi="宋体" w:cs="宋体"/>
          <w:kern w:val="0"/>
          <w:szCs w:val="21"/>
          <w:lang w:bidi="ar"/>
        </w:rPr>
        <w:t>承担。</w:t>
      </w:r>
    </w:p>
    <w:p w14:paraId="7207CDF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承包人提交保管、维护方案的时间：材料和工程设备到货</w:t>
      </w:r>
      <w:r>
        <w:rPr>
          <w:rFonts w:hint="eastAsia" w:ascii="宋体" w:hAnsi="宋体" w:cs="宋体"/>
          <w:kern w:val="0"/>
          <w:szCs w:val="21"/>
          <w:u w:val="single"/>
          <w:lang w:bidi="ar"/>
        </w:rPr>
        <w:t>7天前</w:t>
      </w:r>
      <w:r>
        <w:rPr>
          <w:rFonts w:hint="eastAsia" w:ascii="宋体" w:hAnsi="宋体" w:cs="宋体"/>
          <w:kern w:val="0"/>
          <w:szCs w:val="21"/>
          <w:lang w:bidi="ar"/>
        </w:rPr>
        <w:t>。</w:t>
      </w:r>
    </w:p>
    <w:p w14:paraId="4614990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发包人提供的库房、堆场、设施和设备：</w:t>
      </w:r>
      <w:r>
        <w:rPr>
          <w:rFonts w:hint="eastAsia" w:ascii="宋体" w:hAnsi="宋体" w:cs="宋体"/>
          <w:kern w:val="0"/>
          <w:szCs w:val="21"/>
          <w:u w:val="single"/>
          <w:lang w:bidi="ar"/>
        </w:rPr>
        <w:t xml:space="preserve"> 发包人不提供，由承包人自行解决并承担费用 </w:t>
      </w:r>
      <w:r>
        <w:rPr>
          <w:rFonts w:hint="eastAsia" w:ascii="宋体" w:hAnsi="宋体" w:cs="宋体"/>
          <w:kern w:val="0"/>
          <w:szCs w:val="21"/>
          <w:lang w:bidi="ar"/>
        </w:rPr>
        <w:t>。</w:t>
      </w:r>
    </w:p>
    <w:p w14:paraId="152873B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本款补充6.2.4项：</w:t>
      </w:r>
    </w:p>
    <w:p w14:paraId="7176D45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6.2.4承包人选择的材料和工程设备满足下列要求：</w:t>
      </w:r>
    </w:p>
    <w:p w14:paraId="75E26713">
      <w:pPr>
        <w:widowControl/>
        <w:adjustRightInd w:val="0"/>
        <w:snapToGrid w:val="0"/>
        <w:spacing w:after="163" w:afterLines="50" w:line="360" w:lineRule="auto"/>
        <w:ind w:firstLine="416" w:firstLineChars="200"/>
        <w:rPr>
          <w:rFonts w:ascii="宋体" w:hAnsi="宋体" w:cs="宋体"/>
          <w:spacing w:val="-1"/>
          <w:szCs w:val="21"/>
        </w:rPr>
      </w:pPr>
      <w:r>
        <w:rPr>
          <w:rFonts w:ascii="宋体" w:hAnsi="宋体" w:cs="宋体"/>
          <w:spacing w:val="-1"/>
          <w:szCs w:val="21"/>
        </w:rPr>
        <w:t>（1）承包人选择的材料和设备供应商应满足下列条件：品牌约定为方便承包人把握材料技术标准，不具指定或唯一表示意思，承包人应参照采购相当于或高于所列品牌技术标准的材料，若所采购材料不在上述品牌范围内应满足质量技术参数要求，且得到监理、发包方共同确认后方能使用；推荐品牌不得有串通、哄抬市场正常价格的行为，一经发现，将取消品牌推荐资格，纳入黑名单。</w:t>
      </w:r>
    </w:p>
    <w:p w14:paraId="5DBAFEF9">
      <w:pPr>
        <w:widowControl/>
        <w:adjustRightInd w:val="0"/>
        <w:snapToGrid w:val="0"/>
        <w:spacing w:after="163" w:afterLines="50" w:line="360" w:lineRule="auto"/>
        <w:ind w:firstLine="416" w:firstLineChars="200"/>
        <w:rPr>
          <w:rFonts w:ascii="宋体" w:hAnsi="宋体" w:cs="宋体"/>
          <w:spacing w:val="-1"/>
          <w:szCs w:val="21"/>
        </w:rPr>
      </w:pPr>
      <w:r>
        <w:rPr>
          <w:rFonts w:ascii="宋体" w:hAnsi="宋体" w:cs="宋体"/>
          <w:spacing w:val="-1"/>
          <w:szCs w:val="21"/>
        </w:rPr>
        <w:tab/>
      </w:r>
      <w:r>
        <w:rPr>
          <w:rFonts w:ascii="宋体" w:hAnsi="宋体" w:cs="宋体"/>
          <w:spacing w:val="-1"/>
          <w:szCs w:val="21"/>
        </w:rPr>
        <w:t>（2）承包人采购的材料与设计或标准要求不符时，承包人应按发包人和监理人要求的时间运出施工场地，并重新采购符合要求的产品，并承担由此发生的费用，因此延误的工期不予顺延。</w:t>
      </w:r>
    </w:p>
    <w:p w14:paraId="1D551165">
      <w:pPr>
        <w:widowControl/>
        <w:adjustRightInd w:val="0"/>
        <w:snapToGrid w:val="0"/>
        <w:spacing w:after="163" w:afterLines="50" w:line="360" w:lineRule="auto"/>
        <w:ind w:firstLine="416" w:firstLineChars="200"/>
        <w:rPr>
          <w:rFonts w:ascii="宋体" w:hAnsi="宋体" w:cs="宋体"/>
          <w:spacing w:val="-1"/>
          <w:szCs w:val="21"/>
        </w:rPr>
      </w:pPr>
      <w:r>
        <w:rPr>
          <w:rFonts w:ascii="宋体" w:hAnsi="宋体" w:cs="宋体"/>
          <w:spacing w:val="-1"/>
          <w:szCs w:val="21"/>
        </w:rPr>
        <w:tab/>
      </w:r>
      <w:r>
        <w:rPr>
          <w:rFonts w:ascii="宋体" w:hAnsi="宋体" w:cs="宋体"/>
          <w:spacing w:val="-1"/>
          <w:szCs w:val="21"/>
        </w:rPr>
        <w:t>（3）承包人采购的材料在使用前，应按发包人和监理人的要求进行检验或试验，不合格的不得使用。</w:t>
      </w:r>
    </w:p>
    <w:p w14:paraId="221D0D52">
      <w:pPr>
        <w:widowControl/>
        <w:adjustRightInd w:val="0"/>
        <w:snapToGrid w:val="0"/>
        <w:spacing w:after="163" w:afterLines="50" w:line="360" w:lineRule="auto"/>
        <w:ind w:firstLine="416" w:firstLineChars="200"/>
        <w:rPr>
          <w:rFonts w:ascii="宋体" w:hAnsi="宋体" w:cs="宋体"/>
          <w:spacing w:val="-1"/>
          <w:szCs w:val="21"/>
        </w:rPr>
      </w:pPr>
      <w:r>
        <w:rPr>
          <w:rFonts w:ascii="宋体" w:hAnsi="宋体" w:cs="宋体"/>
          <w:spacing w:val="-1"/>
          <w:szCs w:val="21"/>
        </w:rPr>
        <w:tab/>
      </w:r>
      <w:r>
        <w:rPr>
          <w:rFonts w:ascii="宋体" w:hAnsi="宋体" w:cs="宋体"/>
          <w:spacing w:val="-1"/>
          <w:szCs w:val="21"/>
        </w:rPr>
        <w:t>（4）发包人和监理发现承包人采购使用不符合设计或标准要求的材料时，应要求由承包人负责修复、拆除或重新采购，并承担发生的费用，延误的工期不予顺延。</w:t>
      </w:r>
    </w:p>
    <w:p w14:paraId="416A651F">
      <w:pPr>
        <w:widowControl/>
        <w:adjustRightInd w:val="0"/>
        <w:snapToGrid w:val="0"/>
        <w:spacing w:after="163" w:afterLines="50" w:line="360" w:lineRule="auto"/>
        <w:ind w:firstLine="416" w:firstLineChars="200"/>
        <w:rPr>
          <w:rFonts w:ascii="宋体" w:hAnsi="宋体" w:cs="宋体"/>
          <w:spacing w:val="-1"/>
          <w:szCs w:val="21"/>
        </w:rPr>
      </w:pPr>
      <w:r>
        <w:rPr>
          <w:rFonts w:ascii="宋体" w:hAnsi="宋体" w:cs="宋体"/>
          <w:spacing w:val="-1"/>
          <w:szCs w:val="21"/>
        </w:rPr>
        <w:tab/>
      </w:r>
      <w:r>
        <w:rPr>
          <w:rFonts w:ascii="宋体" w:hAnsi="宋体" w:cs="宋体"/>
          <w:spacing w:val="-1"/>
          <w:szCs w:val="21"/>
        </w:rPr>
        <w:t>（5）水稳层、砼及沥青砼采用商品供应方式，不允许现场自拌。</w:t>
      </w:r>
    </w:p>
    <w:p w14:paraId="156E8885">
      <w:pPr>
        <w:widowControl/>
        <w:adjustRightInd w:val="0"/>
        <w:snapToGrid w:val="0"/>
        <w:spacing w:after="163" w:afterLines="50" w:line="360" w:lineRule="auto"/>
        <w:ind w:firstLine="416" w:firstLineChars="200"/>
        <w:rPr>
          <w:rFonts w:ascii="宋体" w:hAnsi="宋体" w:cs="宋体"/>
          <w:spacing w:val="-1"/>
          <w:szCs w:val="21"/>
        </w:rPr>
      </w:pPr>
      <w:r>
        <w:rPr>
          <w:rFonts w:ascii="宋体" w:hAnsi="宋体" w:cs="宋体"/>
          <w:spacing w:val="-1"/>
          <w:szCs w:val="21"/>
        </w:rPr>
        <w:tab/>
      </w:r>
      <w:r>
        <w:rPr>
          <w:rFonts w:ascii="宋体" w:hAnsi="宋体" w:cs="宋体"/>
          <w:spacing w:val="-1"/>
          <w:szCs w:val="21"/>
        </w:rPr>
        <w:t>（6）工程使用的半成品及预制构件均采用工厂机制构件，不允许现场预制。</w:t>
      </w:r>
    </w:p>
    <w:p w14:paraId="1BFCAC6F">
      <w:pPr>
        <w:widowControl/>
        <w:adjustRightInd w:val="0"/>
        <w:snapToGrid w:val="0"/>
        <w:spacing w:after="163" w:afterLines="50" w:line="360" w:lineRule="auto"/>
        <w:ind w:firstLine="416" w:firstLineChars="200"/>
        <w:rPr>
          <w:rFonts w:ascii="宋体" w:hAnsi="宋体" w:cs="宋体"/>
          <w:spacing w:val="-1"/>
          <w:szCs w:val="21"/>
        </w:rPr>
      </w:pPr>
      <w:r>
        <w:rPr>
          <w:rFonts w:ascii="宋体" w:hAnsi="宋体" w:cs="宋体"/>
          <w:spacing w:val="-1"/>
          <w:szCs w:val="21"/>
        </w:rPr>
        <w:t>（7）材料和设备认质核价约定：</w:t>
      </w:r>
    </w:p>
    <w:p w14:paraId="3FA31A45">
      <w:pPr>
        <w:widowControl/>
        <w:adjustRightInd w:val="0"/>
        <w:snapToGrid w:val="0"/>
        <w:spacing w:after="163" w:afterLines="50" w:line="360" w:lineRule="auto"/>
        <w:ind w:firstLine="416" w:firstLineChars="200"/>
        <w:rPr>
          <w:rFonts w:ascii="宋体" w:hAnsi="宋体" w:cs="宋体"/>
          <w:spacing w:val="-1"/>
          <w:szCs w:val="21"/>
        </w:rPr>
      </w:pPr>
      <w:r>
        <w:rPr>
          <w:rFonts w:ascii="宋体" w:hAnsi="宋体" w:cs="宋体"/>
          <w:spacing w:val="-1"/>
          <w:szCs w:val="21"/>
        </w:rPr>
        <w:t>A.本项目的材料、设备在采购前承包人应将所采购材料、设备的厂家、技术参数、品牌质量等级等指标以书面形式通知发包人，发包人收到承包人的书面报告后予以认质、封样后承包人方可采购进场；若有特殊原因需更改，必须事先书面征得发包人的同意并由发包人审核是否重新核价等。因发包人原因要求更改材料和设备参考品牌，发包人予以重新核价，承包人应无条件接受；若承包人不接受，发包人有权更改材料供应方式或承包范围。认质核价原则按如下执行：</w:t>
      </w:r>
    </w:p>
    <w:p w14:paraId="65DDA9D1">
      <w:pPr>
        <w:widowControl/>
        <w:adjustRightInd w:val="0"/>
        <w:snapToGrid w:val="0"/>
        <w:spacing w:after="163" w:afterLines="50" w:line="360" w:lineRule="auto"/>
        <w:ind w:firstLine="416" w:firstLineChars="200"/>
        <w:rPr>
          <w:rFonts w:ascii="宋体" w:hAnsi="宋体" w:cs="宋体"/>
          <w:spacing w:val="-1"/>
          <w:szCs w:val="21"/>
        </w:rPr>
      </w:pPr>
      <w:r>
        <w:rPr>
          <w:rFonts w:ascii="宋体" w:hAnsi="宋体" w:cs="宋体"/>
          <w:spacing w:val="-1"/>
          <w:szCs w:val="21"/>
        </w:rPr>
        <w:t>a.若因各种原因需要核定价格的材料、设备，承包人采购前书面提供核价单和至少三个品牌报价，并报</w:t>
      </w:r>
      <w:r>
        <w:rPr>
          <w:rFonts w:hint="eastAsia" w:ascii="宋体" w:hAnsi="宋体" w:cs="宋体"/>
          <w:b w:val="0"/>
          <w:bCs w:val="0"/>
          <w:kern w:val="0"/>
          <w:sz w:val="21"/>
          <w:szCs w:val="21"/>
          <w:u w:val="single"/>
          <w:lang w:val="en-US" w:eastAsia="zh-CN" w:bidi="ar"/>
        </w:rPr>
        <w:t>代建</w:t>
      </w:r>
      <w:r>
        <w:rPr>
          <w:rFonts w:hint="eastAsia" w:ascii="宋体" w:hAnsi="宋体" w:eastAsia="宋体" w:cs="宋体"/>
          <w:b w:val="0"/>
          <w:bCs w:val="0"/>
          <w:kern w:val="0"/>
          <w:sz w:val="21"/>
          <w:szCs w:val="21"/>
          <w:u w:val="single"/>
          <w:lang w:val="en-US" w:eastAsia="zh-CN" w:bidi="ar"/>
        </w:rPr>
        <w:t>单位、发包人</w:t>
      </w:r>
      <w:r>
        <w:rPr>
          <w:rFonts w:ascii="宋体" w:hAnsi="宋体" w:cs="宋体"/>
          <w:spacing w:val="-1"/>
          <w:szCs w:val="21"/>
        </w:rPr>
        <w:t>、监理人认质核价。</w:t>
      </w:r>
      <w:r>
        <w:rPr>
          <w:rFonts w:hint="eastAsia" w:ascii="宋体" w:hAnsi="宋体" w:cs="宋体"/>
          <w:b w:val="0"/>
          <w:bCs w:val="0"/>
          <w:kern w:val="0"/>
          <w:sz w:val="21"/>
          <w:szCs w:val="21"/>
          <w:u w:val="single"/>
          <w:lang w:val="en-US" w:eastAsia="zh-CN" w:bidi="ar"/>
        </w:rPr>
        <w:t>代建</w:t>
      </w:r>
      <w:r>
        <w:rPr>
          <w:rFonts w:hint="eastAsia" w:ascii="宋体" w:hAnsi="宋体" w:eastAsia="宋体" w:cs="宋体"/>
          <w:b w:val="0"/>
          <w:bCs w:val="0"/>
          <w:kern w:val="0"/>
          <w:sz w:val="21"/>
          <w:szCs w:val="21"/>
          <w:u w:val="single"/>
          <w:lang w:val="en-US" w:eastAsia="zh-CN" w:bidi="ar"/>
        </w:rPr>
        <w:t>单位、发包人</w:t>
      </w:r>
      <w:r>
        <w:rPr>
          <w:rFonts w:ascii="宋体" w:hAnsi="宋体" w:cs="宋体"/>
          <w:spacing w:val="-1"/>
          <w:szCs w:val="21"/>
        </w:rPr>
        <w:t>、监理人在收到书面核价资料后 20 工作日内进行审核，经</w:t>
      </w:r>
      <w:r>
        <w:rPr>
          <w:rFonts w:hint="eastAsia" w:ascii="宋体" w:hAnsi="宋体" w:cs="宋体"/>
          <w:b w:val="0"/>
          <w:bCs w:val="0"/>
          <w:kern w:val="0"/>
          <w:sz w:val="21"/>
          <w:szCs w:val="21"/>
          <w:u w:val="single"/>
          <w:lang w:val="en-US" w:eastAsia="zh-CN" w:bidi="ar"/>
        </w:rPr>
        <w:t>代建</w:t>
      </w:r>
      <w:r>
        <w:rPr>
          <w:rFonts w:hint="eastAsia" w:ascii="宋体" w:hAnsi="宋体" w:eastAsia="宋体" w:cs="宋体"/>
          <w:b w:val="0"/>
          <w:bCs w:val="0"/>
          <w:kern w:val="0"/>
          <w:sz w:val="21"/>
          <w:szCs w:val="21"/>
          <w:u w:val="single"/>
          <w:lang w:val="en-US" w:eastAsia="zh-CN" w:bidi="ar"/>
        </w:rPr>
        <w:t>单位、发包人</w:t>
      </w:r>
      <w:r>
        <w:rPr>
          <w:rFonts w:ascii="宋体" w:hAnsi="宋体" w:cs="宋体"/>
          <w:spacing w:val="-1"/>
          <w:szCs w:val="21"/>
        </w:rPr>
        <w:t>、监理人确定并审核同意后方可采购、施工。若因承包人在材料核价表中未将相关材料的品牌、生产厂家、技术参数、报价、使用部位、数量等描述清楚，由此造成无法审核，或核价有误、或审核时间滞后等问题，此责任应由承包人承担；</w:t>
      </w:r>
      <w:r>
        <w:rPr>
          <w:rFonts w:hint="eastAsia" w:ascii="宋体" w:hAnsi="宋体" w:cs="宋体"/>
          <w:b w:val="0"/>
          <w:bCs w:val="0"/>
          <w:kern w:val="0"/>
          <w:sz w:val="21"/>
          <w:szCs w:val="21"/>
          <w:u w:val="single"/>
          <w:lang w:val="en-US" w:eastAsia="zh-CN" w:bidi="ar"/>
        </w:rPr>
        <w:t>代建</w:t>
      </w:r>
      <w:r>
        <w:rPr>
          <w:rFonts w:hint="eastAsia" w:ascii="宋体" w:hAnsi="宋体" w:eastAsia="宋体" w:cs="宋体"/>
          <w:b w:val="0"/>
          <w:bCs w:val="0"/>
          <w:kern w:val="0"/>
          <w:sz w:val="21"/>
          <w:szCs w:val="21"/>
          <w:u w:val="single"/>
          <w:lang w:val="en-US" w:eastAsia="zh-CN" w:bidi="ar"/>
        </w:rPr>
        <w:t>单位、发包人</w:t>
      </w:r>
      <w:r>
        <w:rPr>
          <w:rFonts w:ascii="宋体" w:hAnsi="宋体" w:cs="宋体"/>
          <w:spacing w:val="-1"/>
          <w:szCs w:val="21"/>
        </w:rPr>
        <w:t>、监理人在规定的时间内完成材料价格审核并将资料返还承包人，发包人核价均按照现款现货方式进行核定，承包人不得以资金利息等缘由拒绝此价格。承包人在接到经发包人签字确认的材料价复印件后,3 日内未提出异议，视为承包人认可发包人所核定价格，发包人将以签字盖章的材料价格表发给承包人。</w:t>
      </w:r>
    </w:p>
    <w:p w14:paraId="4525321A">
      <w:pPr>
        <w:widowControl/>
        <w:adjustRightInd w:val="0"/>
        <w:snapToGrid w:val="0"/>
        <w:spacing w:after="163" w:afterLines="50" w:line="360" w:lineRule="auto"/>
        <w:ind w:firstLine="416" w:firstLineChars="200"/>
        <w:rPr>
          <w:rFonts w:ascii="宋体" w:hAnsi="宋体" w:cs="宋体"/>
          <w:spacing w:val="-1"/>
          <w:szCs w:val="21"/>
        </w:rPr>
      </w:pPr>
      <w:r>
        <w:rPr>
          <w:rFonts w:ascii="宋体" w:hAnsi="宋体" w:cs="宋体"/>
          <w:spacing w:val="-1"/>
          <w:szCs w:val="21"/>
        </w:rPr>
        <w:t>b.对需要认质核价的材料若承包人在</w:t>
      </w:r>
      <w:r>
        <w:rPr>
          <w:rFonts w:hint="eastAsia" w:ascii="宋体" w:hAnsi="宋体" w:cs="宋体"/>
          <w:b w:val="0"/>
          <w:bCs w:val="0"/>
          <w:kern w:val="0"/>
          <w:sz w:val="21"/>
          <w:szCs w:val="21"/>
          <w:u w:val="single"/>
          <w:lang w:val="en-US" w:eastAsia="zh-CN" w:bidi="ar"/>
        </w:rPr>
        <w:t>代建</w:t>
      </w:r>
      <w:r>
        <w:rPr>
          <w:rFonts w:hint="eastAsia" w:ascii="宋体" w:hAnsi="宋体" w:eastAsia="宋体" w:cs="宋体"/>
          <w:b w:val="0"/>
          <w:bCs w:val="0"/>
          <w:kern w:val="0"/>
          <w:sz w:val="21"/>
          <w:szCs w:val="21"/>
          <w:u w:val="single"/>
          <w:lang w:val="en-US" w:eastAsia="zh-CN" w:bidi="ar"/>
        </w:rPr>
        <w:t>单位、发包人</w:t>
      </w:r>
      <w:r>
        <w:rPr>
          <w:rFonts w:ascii="宋体" w:hAnsi="宋体" w:cs="宋体"/>
          <w:spacing w:val="-1"/>
          <w:szCs w:val="21"/>
        </w:rPr>
        <w:t>、监理人核价后 5个工作日内，承包人拒绝签字确认核定的价格或拒绝按核定的价格采购的，则该种材料或设备改为第三方供货，发包人收取承包人该类材料或设备费总价款的 20%作为违约金，并按发包人实际支付的货款从承包人的进度款中扣除，同时并不解除承包人对工程质量保修责任。</w:t>
      </w:r>
    </w:p>
    <w:p w14:paraId="78E45E3A">
      <w:pPr>
        <w:widowControl/>
        <w:adjustRightInd w:val="0"/>
        <w:snapToGrid w:val="0"/>
        <w:spacing w:after="163" w:afterLines="50" w:line="360" w:lineRule="auto"/>
        <w:ind w:firstLine="416" w:firstLineChars="200"/>
        <w:rPr>
          <w:rFonts w:ascii="宋体" w:hAnsi="宋体" w:cs="宋体"/>
          <w:spacing w:val="-1"/>
          <w:szCs w:val="21"/>
        </w:rPr>
      </w:pPr>
      <w:r>
        <w:rPr>
          <w:rFonts w:ascii="宋体" w:hAnsi="宋体" w:cs="宋体"/>
          <w:spacing w:val="-1"/>
          <w:szCs w:val="21"/>
        </w:rPr>
        <w:t>B.承包人设计的材料和设备参数若有指代性或唯一性的，发包人有权要求设计人调整材料、设备参数或更换为具有同性能的通用的中档水平的、且可询价的材料和设备品牌。</w:t>
      </w:r>
    </w:p>
    <w:p w14:paraId="33A632CB">
      <w:pPr>
        <w:widowControl/>
        <w:adjustRightInd w:val="0"/>
        <w:snapToGrid w:val="0"/>
        <w:spacing w:after="163" w:afterLines="50" w:line="360" w:lineRule="auto"/>
        <w:ind w:firstLine="416" w:firstLineChars="200"/>
        <w:rPr>
          <w:rFonts w:ascii="宋体" w:hAnsi="宋体" w:cs="宋体"/>
          <w:spacing w:val="-1"/>
          <w:szCs w:val="21"/>
        </w:rPr>
      </w:pPr>
      <w:r>
        <w:rPr>
          <w:rFonts w:ascii="宋体" w:hAnsi="宋体" w:cs="宋体"/>
          <w:spacing w:val="-1"/>
          <w:szCs w:val="21"/>
        </w:rPr>
        <w:t>C. 需认质核价的材料和设备品牌若难以询价或已被垄断的，发包人有权更换具有同性能的通用的中档水平的、且可询价的材料和设备品牌。</w:t>
      </w:r>
    </w:p>
    <w:p w14:paraId="6BA4AD09">
      <w:pPr>
        <w:widowControl/>
        <w:adjustRightInd w:val="0"/>
        <w:snapToGrid w:val="0"/>
        <w:spacing w:after="163" w:afterLines="50" w:line="360" w:lineRule="auto"/>
        <w:ind w:firstLine="416" w:firstLineChars="200"/>
        <w:rPr>
          <w:rFonts w:ascii="宋体" w:hAnsi="宋体" w:cs="宋体"/>
          <w:spacing w:val="-1"/>
          <w:szCs w:val="21"/>
        </w:rPr>
      </w:pPr>
      <w:r>
        <w:rPr>
          <w:rFonts w:ascii="宋体" w:hAnsi="宋体" w:cs="宋体"/>
          <w:spacing w:val="-1"/>
          <w:szCs w:val="21"/>
        </w:rPr>
        <w:t>D.承包人不得以本合同约定的计价原则中“材料基价参与下浮”为理由要求发包人高于市场行情核价或拒绝确认核定的价格，若因此原因导致的工期延误等违约损失则由承包人自行承担。</w:t>
      </w:r>
    </w:p>
    <w:p w14:paraId="5C6CC7F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6.3 样品</w:t>
      </w:r>
    </w:p>
    <w:p w14:paraId="6473EB7D">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6</w:t>
      </w:r>
      <w:r>
        <w:rPr>
          <w:rFonts w:ascii="宋体" w:hAnsi="宋体" w:cs="宋体"/>
          <w:kern w:val="0"/>
          <w:szCs w:val="21"/>
          <w:lang w:bidi="ar"/>
        </w:rPr>
        <w:t xml:space="preserve">.3.1 </w:t>
      </w:r>
      <w:r>
        <w:rPr>
          <w:rFonts w:hint="eastAsia" w:ascii="宋体" w:hAnsi="宋体" w:cs="宋体"/>
          <w:kern w:val="0"/>
          <w:szCs w:val="21"/>
          <w:lang w:bidi="ar"/>
        </w:rPr>
        <w:t>样品的报送与封存</w:t>
      </w:r>
    </w:p>
    <w:p w14:paraId="093BB25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需要承包人报送样品的材料或工程设备，样品的种类、名称、规格、数量要求：</w:t>
      </w:r>
      <w:r>
        <w:rPr>
          <w:rFonts w:hint="eastAsia" w:ascii="宋体" w:hAnsi="宋体" w:cs="宋体"/>
          <w:kern w:val="0"/>
          <w:szCs w:val="21"/>
          <w:u w:val="single"/>
          <w:lang w:bidi="ar"/>
        </w:rPr>
        <w:t>涉及影响外观效果的材料，承包人提供样品以发包人确定的为准，具体以开工后以发包人确定的为准</w:t>
      </w:r>
      <w:r>
        <w:rPr>
          <w:rFonts w:hint="eastAsia" w:ascii="宋体" w:hAnsi="宋体" w:cs="宋体"/>
          <w:kern w:val="0"/>
          <w:szCs w:val="21"/>
          <w:lang w:bidi="ar"/>
        </w:rPr>
        <w:t>。</w:t>
      </w:r>
    </w:p>
    <w:p w14:paraId="5442454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6.4 质量检查</w:t>
      </w:r>
    </w:p>
    <w:p w14:paraId="0BDF28C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6.4.1 工程质量要求</w:t>
      </w:r>
    </w:p>
    <w:p w14:paraId="492A9DD7">
      <w:pPr>
        <w:widowControl/>
        <w:adjustRightInd w:val="0"/>
        <w:snapToGrid w:val="0"/>
        <w:spacing w:after="163" w:afterLines="50" w:line="360" w:lineRule="auto"/>
        <w:ind w:firstLine="420" w:firstLineChars="200"/>
        <w:rPr>
          <w:rFonts w:ascii="宋体" w:hAnsi="宋体" w:cs="宋体"/>
          <w:color w:val="auto"/>
          <w:kern w:val="0"/>
        </w:rPr>
      </w:pPr>
      <w:r>
        <w:rPr>
          <w:rFonts w:hint="eastAsia" w:ascii="宋体" w:hAnsi="宋体" w:cs="宋体"/>
          <w:color w:val="auto"/>
          <w:kern w:val="0"/>
          <w:szCs w:val="21"/>
          <w:lang w:bidi="ar"/>
        </w:rPr>
        <w:t>（1）设计的质量要求：</w:t>
      </w:r>
      <w:r>
        <w:rPr>
          <w:rFonts w:hint="eastAsia" w:ascii="宋体" w:hAnsi="宋体" w:cs="宋体"/>
          <w:color w:val="auto"/>
          <w:kern w:val="0"/>
          <w:szCs w:val="21"/>
          <w:u w:val="single"/>
          <w:lang w:bidi="ar"/>
        </w:rPr>
        <w:t>设计按照国家技术规范、标准、规程及重庆市相关设计规定，设计深度达到国家及重庆市设计文件编制深度要求，并结合现场实际能指导施工，确保施工按施工验收规范一次性验收合格</w:t>
      </w:r>
      <w:ins w:id="117" w:author="龚龚龚" w:date="2025-04-21T15:28:58Z">
        <w:r>
          <w:rPr>
            <w:rFonts w:hint="eastAsia" w:ascii="宋体" w:hAnsi="宋体" w:cs="宋体"/>
            <w:color w:val="auto"/>
            <w:kern w:val="0"/>
            <w:szCs w:val="21"/>
            <w:u w:val="single"/>
            <w:lang w:eastAsia="zh-CN" w:bidi="ar"/>
          </w:rPr>
          <w:t>。</w:t>
        </w:r>
      </w:ins>
    </w:p>
    <w:p w14:paraId="49E5788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（2）专业设备材料的质量要求：</w:t>
      </w:r>
      <w:r>
        <w:rPr>
          <w:rFonts w:hint="eastAsia" w:ascii="宋体" w:hAnsi="宋体" w:cs="宋体"/>
          <w:kern w:val="0"/>
          <w:szCs w:val="21"/>
          <w:u w:val="single"/>
          <w:lang w:bidi="ar"/>
        </w:rPr>
        <w:t>专业设备材料符合国家和重庆市现行有关材料质量验收规范要求，并达到合格标准</w:t>
      </w:r>
    </w:p>
    <w:p w14:paraId="79212C8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（3）工程施工的质量要求：</w:t>
      </w:r>
      <w:r>
        <w:rPr>
          <w:rFonts w:ascii="宋体" w:hAnsi="宋体" w:cs="宋体"/>
          <w:spacing w:val="-2"/>
          <w:szCs w:val="21"/>
          <w:u w:val="single"/>
        </w:rPr>
        <w:t>工程质量符合强制性质量标准，符合国家和重庆市现行有关施工质量验</w:t>
      </w:r>
      <w:r>
        <w:rPr>
          <w:rFonts w:ascii="宋体" w:hAnsi="宋体" w:cs="宋体"/>
          <w:szCs w:val="21"/>
        </w:rPr>
        <w:t xml:space="preserve"> </w:t>
      </w:r>
      <w:r>
        <w:rPr>
          <w:rFonts w:ascii="宋体" w:hAnsi="宋体" w:cs="宋体"/>
          <w:szCs w:val="21"/>
          <w:u w:val="single"/>
        </w:rPr>
        <w:t>收规范要求，并达到合格标准</w:t>
      </w:r>
      <w:r>
        <w:rPr>
          <w:rFonts w:hint="eastAsia" w:ascii="宋体" w:hAnsi="宋体" w:cs="宋体"/>
          <w:kern w:val="0"/>
          <w:szCs w:val="21"/>
          <w:lang w:bidi="ar"/>
        </w:rPr>
        <w:t>。强制性质量标准有（包括但不限于）：</w:t>
      </w:r>
      <w:r>
        <w:rPr>
          <w:rFonts w:hint="eastAsia" w:ascii="宋体" w:hAnsi="宋体" w:cs="宋体"/>
          <w:kern w:val="0"/>
          <w:szCs w:val="21"/>
          <w:u w:val="single"/>
          <w:lang w:bidi="ar"/>
        </w:rPr>
        <w:t>附属绿化达到国家现行有关园林绿化景观工程施工质量验收规范和标准的要求，并一次性验收合格</w:t>
      </w:r>
      <w:r>
        <w:rPr>
          <w:rFonts w:hint="eastAsia" w:ascii="宋体" w:hAnsi="宋体" w:cs="宋体"/>
          <w:kern w:val="0"/>
          <w:szCs w:val="21"/>
          <w:lang w:bidi="ar"/>
        </w:rPr>
        <w:t>。</w:t>
      </w:r>
    </w:p>
    <w:p w14:paraId="7417C3C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6.4.2 质量检查</w:t>
      </w:r>
    </w:p>
    <w:p w14:paraId="1F12C44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除通用合同条件已列明的质量检查的地点外，发包人有权进行质量检查的其他地点：</w:t>
      </w:r>
      <w:r>
        <w:rPr>
          <w:rFonts w:hint="eastAsia" w:ascii="宋体" w:hAnsi="宋体" w:cs="宋体"/>
          <w:kern w:val="0"/>
          <w:szCs w:val="21"/>
          <w:u w:val="single"/>
          <w:lang w:bidi="ar"/>
        </w:rPr>
        <w:t>以发包人在本工程项目实施中的最终通知为准</w:t>
      </w:r>
      <w:r>
        <w:rPr>
          <w:rFonts w:hint="eastAsia" w:ascii="宋体" w:hAnsi="宋体" w:cs="宋体"/>
          <w:kern w:val="0"/>
          <w:szCs w:val="21"/>
          <w:lang w:bidi="ar"/>
        </w:rPr>
        <w:t>。</w:t>
      </w:r>
    </w:p>
    <w:p w14:paraId="1E40E91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6.4.3 隐蔽工程检查</w:t>
      </w:r>
    </w:p>
    <w:p w14:paraId="2C694FE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工程隐蔽部位经承包人自检确认具备覆盖条件的，承包人应在共同检查前</w:t>
      </w:r>
      <w:r>
        <w:rPr>
          <w:rFonts w:hint="eastAsia" w:ascii="宋体" w:hAnsi="宋体" w:cs="宋体"/>
          <w:kern w:val="0"/>
          <w:szCs w:val="21"/>
          <w:u w:val="single"/>
          <w:lang w:bidi="ar"/>
        </w:rPr>
        <w:t xml:space="preserve"> 48  </w:t>
      </w:r>
      <w:r>
        <w:rPr>
          <w:rFonts w:hint="eastAsia" w:ascii="宋体" w:hAnsi="宋体" w:cs="宋体"/>
          <w:kern w:val="0"/>
          <w:szCs w:val="21"/>
          <w:lang w:bidi="ar"/>
        </w:rPr>
        <w:t>小时书面通知监理人检查，通知中应载明隐蔽检查的内容、时间和地点，并应附有自检记录和必要的检查资料。</w:t>
      </w:r>
    </w:p>
    <w:p w14:paraId="4EE2AEE5">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关于隐蔽工程和中间验收的特别约定：</w:t>
      </w:r>
      <w:r>
        <w:rPr>
          <w:rFonts w:hint="eastAsia" w:ascii="宋体" w:hAnsi="宋体" w:cs="宋体"/>
          <w:kern w:val="0"/>
          <w:szCs w:val="21"/>
          <w:u w:val="single"/>
          <w:lang w:bidi="ar"/>
        </w:rPr>
        <w:t>按相关法规、规范标准、强制性条文、设计文件、监理细则及经审批的施工组织设计和专项方案要求执行。</w:t>
      </w:r>
      <w:r>
        <w:rPr>
          <w:rFonts w:hint="eastAsia" w:ascii="宋体" w:hAnsi="宋体" w:cs="宋体"/>
          <w:kern w:val="0"/>
          <w:szCs w:val="21"/>
          <w:lang w:bidi="ar"/>
        </w:rPr>
        <w:t xml:space="preserve">(1)对未经监理人员验收或验收不合格的工序，监理人员应拒绝签认，并要求承包人严禁进入下一道工序的施工。 </w:t>
      </w:r>
    </w:p>
    <w:p w14:paraId="2205BA26">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 xml:space="preserve">(2)发包人及上级监督机构将不定期抽查监理单位对“重点部位、关键工序”实施旁站监理情况。 </w:t>
      </w:r>
    </w:p>
    <w:p w14:paraId="0966143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根据规定及相关要求，工程的隐蔽程序为：①施工单位自检合格——②报验申请——③监理检查验收——④验收合格——⑤同意进入下一道工序——⑥施工单位通知发包人及建设工程质量监督机构——⑦现场检查或随机巡查或不检查。程序①~⑤为工程隐蔽的基本程序，⑥为法定程序，⑦由监督人员根据隐蔽部位的重要性、施工质量情况，采用现场检查或随机巡查等方式，检查人员施工质量， 并视情提出相应的处理意见。监督抽查的同时还要抽查监理的旁站记录。所以，监理人员在监理过程中，除了要按照基本程序，完成隐蔽前的质量检查外，还要监督施工单位完成法定程序的工作，同时做好各个程序监理记录。</w:t>
      </w:r>
    </w:p>
    <w:p w14:paraId="33F8BAD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6.5 由承包人试验和检验</w:t>
      </w:r>
    </w:p>
    <w:p w14:paraId="404CB1AE">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6</w:t>
      </w:r>
      <w:r>
        <w:rPr>
          <w:rFonts w:ascii="宋体" w:hAnsi="宋体" w:cs="宋体"/>
          <w:kern w:val="0"/>
          <w:szCs w:val="21"/>
          <w:lang w:bidi="ar"/>
        </w:rPr>
        <w:t xml:space="preserve">.5.1 </w:t>
      </w:r>
      <w:r>
        <w:rPr>
          <w:rFonts w:hint="eastAsia" w:ascii="宋体" w:hAnsi="宋体" w:cs="宋体"/>
          <w:kern w:val="0"/>
          <w:szCs w:val="21"/>
          <w:lang w:bidi="ar"/>
        </w:rPr>
        <w:t>试验设备与试验人员</w:t>
      </w:r>
    </w:p>
    <w:p w14:paraId="5CA3556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试验的内容、时间和地点：</w:t>
      </w:r>
      <w:r>
        <w:rPr>
          <w:rFonts w:hint="eastAsia" w:ascii="宋体" w:hAnsi="宋体" w:cs="宋体"/>
          <w:kern w:val="0"/>
          <w:szCs w:val="21"/>
          <w:u w:val="single"/>
          <w:lang w:bidi="ar"/>
        </w:rPr>
        <w:t>满足工程设计、施工的需要。</w:t>
      </w:r>
    </w:p>
    <w:p w14:paraId="4575C5E0">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试验所需要的试验设备、取样装置、试验场所和试验条件：</w:t>
      </w:r>
      <w:r>
        <w:rPr>
          <w:rFonts w:hint="eastAsia" w:ascii="宋体" w:hAnsi="宋体" w:cs="宋体"/>
          <w:kern w:val="0"/>
          <w:szCs w:val="21"/>
          <w:u w:val="single"/>
          <w:lang w:bidi="ar"/>
        </w:rPr>
        <w:t>满足国家、行业和重庆市的要求及工程设计、施工的需要，由承包人负责配置，费用已包含在投标报价中。</w:t>
      </w:r>
    </w:p>
    <w:p w14:paraId="54B8354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本款补充6.5.5～6.5.9项：</w:t>
      </w:r>
    </w:p>
    <w:p w14:paraId="42F67C6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6.5.5一般检验试验</w:t>
      </w:r>
    </w:p>
    <w:p w14:paraId="0B1619F7">
      <w:pPr>
        <w:widowControl/>
        <w:adjustRightInd w:val="0"/>
        <w:snapToGrid w:val="0"/>
        <w:spacing w:after="163" w:afterLines="50" w:line="360" w:lineRule="auto"/>
        <w:ind w:firstLine="420" w:firstLineChars="200"/>
        <w:rPr>
          <w:rFonts w:ascii="宋体" w:hAnsi="宋体" w:cs="宋体"/>
          <w:kern w:val="0"/>
          <w:highlight w:val="none"/>
        </w:rPr>
      </w:pPr>
      <w:r>
        <w:rPr>
          <w:rFonts w:hint="eastAsia" w:ascii="宋体" w:hAnsi="宋体" w:cs="宋体"/>
          <w:kern w:val="0"/>
          <w:szCs w:val="21"/>
          <w:highlight w:val="none"/>
          <w:lang w:bidi="ar"/>
        </w:rPr>
        <w:t>根据《建设工程质量检测管理办法》（建设部令第141号）、关于实施《建设工程质量检测管理办法》有关问题的通知（建质〔2009〕25号）、《重庆市建设工程质量检测管理规定》（渝建发〔2009〕123号）、《关于加强我市建设工程质量检测委托管理的通知》（渝建〔2015〕420号）和有关施工规范、验收标准及施工图的规定或要求，对工程材料、构件、建筑安装物、半成品、成品进行的一般质量鉴定、检测和试验，</w:t>
      </w:r>
      <w:bookmarkStart w:id="1748" w:name="OLE_LINK445"/>
      <w:bookmarkStart w:id="1749" w:name="OLE_LINK446"/>
      <w:r>
        <w:rPr>
          <w:rFonts w:hint="eastAsia" w:ascii="宋体" w:hAnsi="宋体" w:cs="宋体"/>
          <w:kern w:val="0"/>
          <w:szCs w:val="21"/>
          <w:highlight w:val="none"/>
          <w:lang w:bidi="ar"/>
        </w:rPr>
        <w:t>由发包人委托的第三方检测试验机构实施，所发生的鉴定、检测和试验费用，</w:t>
      </w:r>
      <w:r>
        <w:rPr>
          <w:rFonts w:hint="eastAsia" w:ascii="宋体" w:hAnsi="宋体" w:cs="宋体"/>
          <w:kern w:val="0"/>
          <w:szCs w:val="21"/>
          <w:highlight w:val="none"/>
          <w:lang w:eastAsia="zh-CN" w:bidi="ar"/>
        </w:rPr>
        <w:t>由承包人承担，</w:t>
      </w:r>
      <w:r>
        <w:rPr>
          <w:rFonts w:hint="eastAsia" w:ascii="宋体" w:hAnsi="宋体" w:cs="宋体"/>
          <w:kern w:val="0"/>
          <w:sz w:val="21"/>
          <w:szCs w:val="21"/>
          <w:highlight w:val="none"/>
          <w:lang w:val="en-US" w:eastAsia="zh-CN" w:bidi="ar"/>
        </w:rPr>
        <w:t>包含在合同总价格中</w:t>
      </w:r>
      <w:r>
        <w:rPr>
          <w:rFonts w:hint="eastAsia" w:ascii="宋体" w:hAnsi="宋体" w:cs="宋体"/>
          <w:kern w:val="0"/>
          <w:szCs w:val="21"/>
          <w:highlight w:val="none"/>
          <w:lang w:bidi="ar"/>
        </w:rPr>
        <w:t>。</w:t>
      </w:r>
    </w:p>
    <w:bookmarkEnd w:id="1748"/>
    <w:bookmarkEnd w:id="1749"/>
    <w:p w14:paraId="2971C6A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实施前，由发包人、承包人和第三方检测试验机构订立三方合同，第三方检测试验机构分别向承包人和发包人出具相应的检测试验报告。根据渝建〔2015〕420号文和有关施工规范、验收标准及施工图的规定或要求，所做的上述检测试验所需的试件取样、制作、送检，试件制作需要提供的材料以及检测、试验的配合工作由承包人负责完成并承担由此产生的所有相关费用。</w:t>
      </w:r>
    </w:p>
    <w:p w14:paraId="2A64486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6.5.6特殊检验试验</w:t>
      </w:r>
    </w:p>
    <w:p w14:paraId="6D7AF3C1">
      <w:pPr>
        <w:widowControl/>
        <w:adjustRightInd w:val="0"/>
        <w:snapToGrid w:val="0"/>
        <w:spacing w:after="163" w:afterLines="50" w:line="360" w:lineRule="auto"/>
        <w:ind w:firstLine="420" w:firstLineChars="200"/>
        <w:rPr>
          <w:rFonts w:ascii="宋体" w:hAnsi="宋体" w:cs="宋体"/>
          <w:kern w:val="0"/>
          <w:highlight w:val="none"/>
        </w:rPr>
      </w:pPr>
      <w:r>
        <w:rPr>
          <w:rFonts w:hint="eastAsia" w:ascii="宋体" w:hAnsi="宋体" w:cs="宋体"/>
          <w:kern w:val="0"/>
          <w:szCs w:val="21"/>
          <w:highlight w:val="none"/>
          <w:lang w:bidi="ar"/>
        </w:rPr>
        <w:t>（1）除“施工措施的检测、试验”外，包括但不限于路基弯沉值试验、路面承载力试验、桥梁荷载试验、锚固试验、桩基检测、锚杆抗拔检验、锚索预应力检测、外墙面砖抗粘接试验、室内有害物质检测、门窗 （幕墙）三性检测、石材放射性检测、石膏板阻燃检测、挡土墙抗渗试验、保温层隔热检测等（根据项目实际情况增减）设计施工规范及其他法律法规规范规定的特殊检验试验项目，根据渝建〔2015〕420号文的规定，均由发包人委托相应的第三方检测试验机构进行检测，所发生的特殊检验试验费，</w:t>
      </w:r>
      <w:r>
        <w:rPr>
          <w:rFonts w:hint="eastAsia" w:ascii="宋体" w:hAnsi="宋体" w:cs="宋体"/>
          <w:kern w:val="0"/>
          <w:szCs w:val="21"/>
          <w:highlight w:val="none"/>
          <w:lang w:eastAsia="zh-CN" w:bidi="ar"/>
        </w:rPr>
        <w:t>由承包人承担，</w:t>
      </w:r>
      <w:r>
        <w:rPr>
          <w:rFonts w:hint="eastAsia" w:ascii="宋体" w:hAnsi="宋体" w:cs="宋体"/>
          <w:kern w:val="0"/>
          <w:sz w:val="21"/>
          <w:szCs w:val="21"/>
          <w:highlight w:val="none"/>
          <w:lang w:val="en-US" w:eastAsia="zh-CN" w:bidi="ar"/>
        </w:rPr>
        <w:t>包含在合同总价格中</w:t>
      </w:r>
      <w:r>
        <w:rPr>
          <w:rFonts w:hint="eastAsia" w:ascii="宋体" w:hAnsi="宋体" w:cs="宋体"/>
          <w:kern w:val="0"/>
          <w:szCs w:val="21"/>
          <w:highlight w:val="none"/>
          <w:lang w:bidi="ar"/>
        </w:rPr>
        <w:t>。</w:t>
      </w:r>
    </w:p>
    <w:p w14:paraId="64BB60E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发包人委托的第三方检测试验机构检测试验的试件所需的材料、取样、送检及相关配合工作由承包人负责完成并承担由此产生的所有相关费用。</w:t>
      </w:r>
    </w:p>
    <w:p w14:paraId="218C638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（2）施工措施的检测、试验：因施工措施需要而做的相关检测、试验由承包人负责实施，其费用由承包人承担。</w:t>
      </w:r>
    </w:p>
    <w:p w14:paraId="41F5B8DF">
      <w:pPr>
        <w:widowControl/>
        <w:adjustRightInd w:val="0"/>
        <w:snapToGrid w:val="0"/>
        <w:spacing w:after="163" w:afterLines="50" w:line="360" w:lineRule="auto"/>
        <w:ind w:firstLine="420" w:firstLineChars="200"/>
        <w:rPr>
          <w:rFonts w:ascii="宋体" w:hAnsi="宋体" w:cs="宋体"/>
          <w:kern w:val="0"/>
          <w:highlight w:val="yellow"/>
        </w:rPr>
      </w:pPr>
      <w:r>
        <w:rPr>
          <w:rFonts w:hint="eastAsia" w:ascii="宋体" w:hAnsi="宋体" w:cs="宋体"/>
          <w:kern w:val="0"/>
          <w:szCs w:val="21"/>
          <w:lang w:bidi="ar"/>
        </w:rPr>
        <w:t>6.5.7专项检测：</w:t>
      </w:r>
      <w:r>
        <w:rPr>
          <w:rFonts w:hint="eastAsia" w:ascii="宋体" w:hAnsi="宋体" w:cs="宋体"/>
          <w:kern w:val="0"/>
          <w:szCs w:val="21"/>
          <w:u w:val="single"/>
          <w:lang w:bidi="ar"/>
        </w:rPr>
        <w:t>由发包人委托的第三方检测试验机构检测</w:t>
      </w:r>
      <w:r>
        <w:rPr>
          <w:rFonts w:hint="eastAsia" w:ascii="宋体" w:hAnsi="宋体" w:cs="宋体"/>
          <w:kern w:val="0"/>
          <w:szCs w:val="21"/>
          <w:u w:val="single"/>
          <w:lang w:eastAsia="zh-CN" w:bidi="ar"/>
        </w:rPr>
        <w:t>，费用</w:t>
      </w:r>
      <w:r>
        <w:rPr>
          <w:rFonts w:hint="eastAsia" w:ascii="宋体" w:hAnsi="宋体" w:cs="宋体"/>
          <w:kern w:val="0"/>
          <w:szCs w:val="21"/>
          <w:highlight w:val="none"/>
          <w:lang w:eastAsia="zh-CN" w:bidi="ar"/>
        </w:rPr>
        <w:t>由承包人承担，</w:t>
      </w:r>
      <w:r>
        <w:rPr>
          <w:rFonts w:hint="eastAsia" w:ascii="宋体" w:hAnsi="宋体" w:cs="宋体"/>
          <w:kern w:val="0"/>
          <w:sz w:val="21"/>
          <w:szCs w:val="21"/>
          <w:highlight w:val="none"/>
          <w:lang w:val="en-US" w:eastAsia="zh-CN" w:bidi="ar"/>
        </w:rPr>
        <w:t>包含在合同总价格中</w:t>
      </w:r>
      <w:r>
        <w:rPr>
          <w:rFonts w:hint="eastAsia" w:ascii="宋体" w:hAnsi="宋体" w:cs="宋体"/>
          <w:kern w:val="0"/>
          <w:szCs w:val="21"/>
          <w:highlight w:val="none"/>
          <w:lang w:bidi="ar"/>
        </w:rPr>
        <w:t>。</w:t>
      </w:r>
    </w:p>
    <w:p w14:paraId="4235E4B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6.5.8若因承包人取样、制样、送检及相关配合不及时而导致工程的工期和费用增加，影响的工期不予延长，增加费用由承包人承担。</w:t>
      </w:r>
    </w:p>
    <w:p w14:paraId="57A71AF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6.5.9检测试验不合格的项目，其缺陷处理和复测费用由承包人承担，工期不予延长。</w:t>
      </w:r>
    </w:p>
    <w:p w14:paraId="2D9AFBEF">
      <w:pPr>
        <w:widowControl/>
        <w:adjustRightInd w:val="0"/>
        <w:snapToGrid w:val="0"/>
        <w:spacing w:after="163" w:afterLines="50" w:line="360" w:lineRule="auto"/>
        <w:outlineLvl w:val="1"/>
        <w:rPr>
          <w:rFonts w:ascii="宋体" w:hAnsi="宋体" w:cs="Times"/>
          <w:b/>
          <w:kern w:val="0"/>
        </w:rPr>
      </w:pPr>
      <w:bookmarkStart w:id="1750" w:name="_Toc20171880"/>
      <w:bookmarkEnd w:id="1750"/>
      <w:bookmarkStart w:id="1751" w:name="_Toc10024"/>
      <w:bookmarkStart w:id="1752" w:name="_Toc17822"/>
      <w:r>
        <w:rPr>
          <w:rFonts w:hint="eastAsia" w:ascii="宋体" w:hAnsi="宋体" w:cs="Times"/>
          <w:b/>
          <w:kern w:val="0"/>
          <w:szCs w:val="21"/>
          <w:lang w:bidi="ar"/>
        </w:rPr>
        <w:t>第7条 施工</w:t>
      </w:r>
      <w:bookmarkEnd w:id="1751"/>
      <w:bookmarkEnd w:id="1752"/>
    </w:p>
    <w:p w14:paraId="37C07F8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7.1 交通运输</w:t>
      </w:r>
    </w:p>
    <w:p w14:paraId="09FAD83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7.1.1 出入现场的权利</w:t>
      </w:r>
    </w:p>
    <w:p w14:paraId="1945445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关于出入现场的权利的约定：</w:t>
      </w:r>
      <w:r>
        <w:rPr>
          <w:rFonts w:hint="eastAsia" w:ascii="宋体" w:hAnsi="宋体" w:cs="宋体"/>
          <w:kern w:val="0"/>
          <w:szCs w:val="21"/>
          <w:u w:val="single"/>
          <w:lang w:bidi="ar"/>
        </w:rPr>
        <w:t>承包人应根据工程实施需要，负责取得出入施工现场所需的批准手续和全部权利，以及取得因工程实施所需修建道路、桥梁以及其他基础设施的权利，并承担相关手续费用和建设费用。承包人应在订立合同前查勘施工现场，并根据工程规模及技术参数合理预见工程施工所需的进出施工现场的方式、手段、路径等。因承包人未合理预见所增加的费用和（或）延误的工期由承包人承担，所需费用均包含在投标报价中</w:t>
      </w:r>
      <w:r>
        <w:rPr>
          <w:rFonts w:ascii="宋体" w:hAnsi="宋体" w:cs="宋体"/>
          <w:szCs w:val="21"/>
          <w:u w:val="single"/>
        </w:rPr>
        <w:t>。</w:t>
      </w:r>
      <w:r>
        <w:rPr>
          <w:rFonts w:hint="eastAsia" w:ascii="宋体" w:hAnsi="宋体" w:cs="宋体"/>
          <w:kern w:val="0"/>
          <w:szCs w:val="21"/>
          <w:lang w:bidi="ar"/>
        </w:rPr>
        <w:t>。</w:t>
      </w:r>
    </w:p>
    <w:p w14:paraId="2C309F5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7.1.2 场外交通</w:t>
      </w:r>
    </w:p>
    <w:p w14:paraId="36FEB89D">
      <w:pPr>
        <w:widowControl/>
        <w:adjustRightInd w:val="0"/>
        <w:snapToGrid w:val="0"/>
        <w:spacing w:after="163" w:afterLines="50" w:line="360" w:lineRule="auto"/>
        <w:ind w:firstLine="420" w:firstLineChars="200"/>
        <w:rPr>
          <w:rFonts w:ascii="宋体" w:hAnsi="宋体" w:cs="宋体"/>
          <w:kern w:val="0"/>
          <w:szCs w:val="21"/>
          <w:u w:val="single"/>
          <w:lang w:bidi="ar"/>
        </w:rPr>
      </w:pPr>
      <w:r>
        <w:rPr>
          <w:rFonts w:hint="eastAsia" w:ascii="宋体" w:hAnsi="宋体" w:cs="宋体"/>
          <w:kern w:val="0"/>
          <w:szCs w:val="21"/>
          <w:lang w:bidi="ar"/>
        </w:rPr>
        <w:t>关于场外交通的特别约定：</w:t>
      </w:r>
      <w:r>
        <w:rPr>
          <w:rFonts w:hint="eastAsia" w:ascii="宋体" w:hAnsi="宋体" w:cs="宋体"/>
          <w:kern w:val="0"/>
          <w:szCs w:val="21"/>
          <w:u w:val="single"/>
          <w:lang w:bidi="ar"/>
        </w:rPr>
        <w:t>承包人应遵守有关交通法规，执行有关道路限速、限行、禁止超载的规定，并配合交通管理部门的监督和检查。场外交通以施工场地移交时的现状为准。承包人确认已实地查看，完全了解施工场地现状。</w:t>
      </w:r>
    </w:p>
    <w:p w14:paraId="43FB315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u w:val="single"/>
          <w:lang w:bidi="ar"/>
        </w:rPr>
        <w:t xml:space="preserve"> 因承包人责任造成损失，承包人自行承担，对发包人造成损失，按实际损失进行全额赔偿。因承包人责任造成重大事故，承包人自行承担相应事故责任。</w:t>
      </w:r>
    </w:p>
    <w:p w14:paraId="0C43EDE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7.1.3 场内交通</w:t>
      </w:r>
    </w:p>
    <w:p w14:paraId="1CE45E9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关于场内交通的特别约定：</w:t>
      </w:r>
      <w:r>
        <w:rPr>
          <w:rFonts w:hint="eastAsia" w:ascii="宋体" w:hAnsi="宋体" w:cs="宋体"/>
          <w:kern w:val="0"/>
          <w:szCs w:val="21"/>
          <w:u w:val="single"/>
          <w:lang w:bidi="ar"/>
        </w:rPr>
        <w:t>投标人应服从发包人的安全文明施工指令，以保障正常教学、师生通行为首要原则，在此基础上合理安排施工组织；承包人应遵守有关交通法规规定，执行有关道路限速、限行、禁止超载的规定，并配合交通管理部门的监督和检查，不得影响正常交通，且工程建设完毕后负有场内交通恢复原状的责任， 并承担相应费用。 交通设施维修、 养护和管理所需费用由承包人承担，包含在投标报价中。</w:t>
      </w:r>
    </w:p>
    <w:p w14:paraId="71DB119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关于场内交通与场外交通边界的约定：</w:t>
      </w:r>
      <w:r>
        <w:rPr>
          <w:rFonts w:hint="eastAsia" w:ascii="宋体" w:hAnsi="宋体" w:cs="宋体"/>
          <w:kern w:val="0"/>
          <w:szCs w:val="21"/>
          <w:u w:val="single"/>
          <w:lang w:bidi="ar"/>
        </w:rPr>
        <w:t>因承包人原因造成上述道路或交通设施损坏且发包人要求修复的，则承包人负责修复并承 担由此增加的费用。</w:t>
      </w:r>
    </w:p>
    <w:p w14:paraId="007DA75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关于发包人向承包人免费提供满足工程施工需要的场内道路和交通设施的约定：以施工场地移交时的现状为准。</w:t>
      </w:r>
    </w:p>
    <w:p w14:paraId="1617472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7.1.4 超大件和超重件的运输</w:t>
      </w:r>
    </w:p>
    <w:p w14:paraId="19808A9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运输超大件或超重件所需的道路和桥梁临时加固改造费用和其他有关费用由</w:t>
      </w:r>
      <w:r>
        <w:rPr>
          <w:rFonts w:hint="eastAsia" w:ascii="宋体" w:hAnsi="宋体" w:cs="宋体"/>
          <w:kern w:val="0"/>
          <w:szCs w:val="21"/>
          <w:u w:val="single"/>
          <w:lang w:bidi="ar"/>
        </w:rPr>
        <w:t xml:space="preserve">   承包人   </w:t>
      </w:r>
      <w:r>
        <w:rPr>
          <w:rFonts w:hint="eastAsia" w:ascii="宋体" w:hAnsi="宋体" w:cs="宋体"/>
          <w:kern w:val="0"/>
          <w:szCs w:val="21"/>
          <w:lang w:bidi="ar"/>
        </w:rPr>
        <w:t>承担。</w:t>
      </w:r>
    </w:p>
    <w:p w14:paraId="01C62F6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7.2 施工设备和临时设施</w:t>
      </w:r>
    </w:p>
    <w:p w14:paraId="4E0B2F3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7.2.1 承包人提供的施工设备和临时设施</w:t>
      </w:r>
    </w:p>
    <w:p w14:paraId="2FE7518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临时设施的费用和临时占地手续和费用承担的特别约定：</w:t>
      </w:r>
      <w:r>
        <w:rPr>
          <w:rFonts w:hint="eastAsia" w:ascii="宋体" w:hAnsi="宋体" w:cs="宋体"/>
          <w:kern w:val="0"/>
          <w:szCs w:val="21"/>
          <w:u w:val="single"/>
          <w:lang w:bidi="ar"/>
        </w:rPr>
        <w:t>由承包人承担</w:t>
      </w:r>
      <w:r>
        <w:rPr>
          <w:rFonts w:hint="eastAsia" w:ascii="宋体" w:hAnsi="宋体" w:cs="宋体"/>
          <w:kern w:val="0"/>
          <w:szCs w:val="21"/>
          <w:lang w:bidi="ar"/>
        </w:rPr>
        <w:t>。</w:t>
      </w:r>
    </w:p>
    <w:p w14:paraId="3804EC0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7.2.2 发包人提供的施工设备和临时设施</w:t>
      </w:r>
    </w:p>
    <w:p w14:paraId="29FBF84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发包人提供的施工设备或临时设施范围：</w:t>
      </w:r>
      <w:r>
        <w:rPr>
          <w:rFonts w:hint="eastAsia" w:ascii="宋体" w:hAnsi="宋体" w:cs="宋体"/>
          <w:kern w:val="0"/>
          <w:szCs w:val="21"/>
          <w:u w:val="single"/>
          <w:lang w:bidi="ar"/>
        </w:rPr>
        <w:t>发包人仅配合承包人协调水、电接口，施工用水、用电（包含施工箱变）以及进入施工现场的交通道路所发生的一切费用由承包人自行承担并综合考虑在投标报价中，发包人不再另行支付。</w:t>
      </w:r>
      <w:r>
        <w:rPr>
          <w:rFonts w:hint="eastAsia" w:ascii="宋体" w:hAnsi="宋体" w:cs="宋体"/>
          <w:kern w:val="0"/>
          <w:szCs w:val="21"/>
          <w:u w:val="single"/>
          <w:lang w:val="en-US" w:eastAsia="zh-CN" w:bidi="ar"/>
        </w:rPr>
        <w:t>施工过程中产生的水费、电费、通讯费等按照市场价格执行，发包人不单独收取服务费。</w:t>
      </w:r>
    </w:p>
    <w:p w14:paraId="4C8C4B1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7.3现场合作</w:t>
      </w:r>
    </w:p>
    <w:p w14:paraId="01A35B4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关于现场合作费用的特别约定：</w:t>
      </w:r>
      <w:r>
        <w:rPr>
          <w:rFonts w:hint="eastAsia" w:ascii="宋体" w:hAnsi="宋体" w:cs="宋体"/>
          <w:kern w:val="0"/>
          <w:szCs w:val="21"/>
          <w:u w:val="single"/>
          <w:lang w:bidi="ar"/>
        </w:rPr>
        <w:t>费用由承包人承担，工期不予顺延</w:t>
      </w:r>
      <w:r>
        <w:rPr>
          <w:rFonts w:hint="eastAsia" w:ascii="宋体" w:hAnsi="宋体" w:cs="宋体"/>
          <w:kern w:val="0"/>
          <w:szCs w:val="21"/>
          <w:lang w:bidi="ar"/>
        </w:rPr>
        <w:t>。</w:t>
      </w:r>
    </w:p>
    <w:p w14:paraId="6414839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7.4 测量放线</w:t>
      </w:r>
    </w:p>
    <w:p w14:paraId="7648D56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7</w:t>
      </w:r>
      <w:r>
        <w:rPr>
          <w:rFonts w:ascii="宋体" w:hAnsi="宋体" w:cs="宋体"/>
          <w:kern w:val="0"/>
          <w:szCs w:val="21"/>
          <w:lang w:bidi="ar"/>
        </w:rPr>
        <w:t xml:space="preserve">.4.1 </w:t>
      </w:r>
      <w:r>
        <w:rPr>
          <w:rFonts w:hint="eastAsia" w:ascii="宋体" w:hAnsi="宋体" w:cs="宋体"/>
          <w:kern w:val="0"/>
          <w:szCs w:val="21"/>
          <w:lang w:bidi="ar"/>
        </w:rPr>
        <w:t>关于测量放线的特别约定的技术规范：</w:t>
      </w:r>
      <w:r>
        <w:rPr>
          <w:rFonts w:hint="eastAsia" w:ascii="宋体" w:hAnsi="宋体" w:cs="宋体"/>
          <w:kern w:val="0"/>
          <w:szCs w:val="21"/>
          <w:u w:val="single"/>
          <w:lang w:bidi="ar"/>
        </w:rPr>
        <w:t xml:space="preserve"> 符合国家现行有关质量规范要求及设计规范，并达到合格标准。施工控制网资料的告知期限：工程开工前7天内。承包人发现发包人提供的测量基准点存在错误或疏漏的，应及时通知监理人并报告发包人，承包人应会同监理人、发包人核实</w:t>
      </w:r>
      <w:r>
        <w:rPr>
          <w:rFonts w:hint="eastAsia" w:ascii="宋体" w:hAnsi="宋体" w:cs="宋体"/>
          <w:kern w:val="0"/>
          <w:szCs w:val="21"/>
          <w:lang w:bidi="ar"/>
        </w:rPr>
        <w:t>。</w:t>
      </w:r>
    </w:p>
    <w:p w14:paraId="2BFABB5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7.5 现场劳动用工</w:t>
      </w:r>
    </w:p>
    <w:p w14:paraId="111BE30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7.5.2 合同当事人对建筑工人工资清偿事宜和违约责任的约定：</w:t>
      </w:r>
      <w:r>
        <w:rPr>
          <w:rFonts w:hint="eastAsia" w:ascii="宋体" w:hAnsi="宋体" w:cs="宋体"/>
          <w:kern w:val="0"/>
          <w:szCs w:val="21"/>
          <w:u w:val="single"/>
          <w:lang w:bidi="ar"/>
        </w:rPr>
        <w:t>详见合同附件1</w:t>
      </w:r>
      <w:r>
        <w:rPr>
          <w:rFonts w:ascii="宋体" w:hAnsi="宋体" w:cs="宋体"/>
          <w:kern w:val="0"/>
          <w:szCs w:val="21"/>
          <w:u w:val="single"/>
          <w:lang w:bidi="ar"/>
        </w:rPr>
        <w:t>0</w:t>
      </w:r>
      <w:r>
        <w:rPr>
          <w:rFonts w:hint="eastAsia" w:ascii="宋体" w:hAnsi="宋体" w:cs="宋体"/>
          <w:kern w:val="0"/>
          <w:szCs w:val="21"/>
          <w:u w:val="single"/>
          <w:lang w:bidi="ar"/>
        </w:rPr>
        <w:t>《保障建筑工人工资支付协议》</w:t>
      </w:r>
      <w:r>
        <w:rPr>
          <w:rFonts w:hint="eastAsia" w:ascii="宋体" w:hAnsi="宋体" w:cs="宋体"/>
          <w:kern w:val="0"/>
          <w:szCs w:val="21"/>
          <w:lang w:bidi="ar"/>
        </w:rPr>
        <w:t>。</w:t>
      </w:r>
    </w:p>
    <w:p w14:paraId="36842E3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7.6 安全文明施工</w:t>
      </w:r>
    </w:p>
    <w:p w14:paraId="41FFD90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7.6.1 安全生产要求</w:t>
      </w:r>
    </w:p>
    <w:p w14:paraId="2E408DF2">
      <w:pPr>
        <w:widowControl/>
        <w:adjustRightInd w:val="0"/>
        <w:snapToGrid w:val="0"/>
        <w:spacing w:after="163" w:afterLines="50" w:line="360" w:lineRule="auto"/>
        <w:ind w:firstLine="420" w:firstLineChars="200"/>
        <w:rPr>
          <w:rFonts w:ascii="宋体" w:hAnsi="宋体" w:cs="宋体"/>
          <w:kern w:val="0"/>
          <w:u w:val="single"/>
        </w:rPr>
      </w:pPr>
      <w:r>
        <w:rPr>
          <w:rFonts w:hint="eastAsia" w:ascii="宋体" w:hAnsi="宋体" w:cs="宋体"/>
          <w:kern w:val="0"/>
          <w:szCs w:val="21"/>
          <w:lang w:bidi="ar"/>
        </w:rPr>
        <w:t>合同当事人对安全施工的要求：</w:t>
      </w:r>
      <w:r>
        <w:rPr>
          <w:rFonts w:hint="eastAsia" w:ascii="宋体" w:hAnsi="宋体" w:cs="宋体"/>
          <w:kern w:val="0"/>
          <w:szCs w:val="21"/>
          <w:u w:val="single"/>
          <w:lang w:bidi="ar"/>
        </w:rPr>
        <w:t>达到《建筑施工安全检查标准》（JGJ59-2011）的要求。</w:t>
      </w:r>
    </w:p>
    <w:p w14:paraId="7BCBBBAD">
      <w:pPr>
        <w:widowControl/>
        <w:adjustRightInd w:val="0"/>
        <w:snapToGrid w:val="0"/>
        <w:spacing w:after="163" w:afterLines="50" w:line="360" w:lineRule="auto"/>
        <w:ind w:firstLine="420" w:firstLineChars="200"/>
        <w:rPr>
          <w:rFonts w:ascii="宋体" w:hAnsi="宋体" w:cs="宋体"/>
          <w:kern w:val="0"/>
          <w:u w:val="single"/>
        </w:rPr>
      </w:pPr>
      <w:r>
        <w:rPr>
          <w:rFonts w:hint="eastAsia" w:ascii="宋体" w:hAnsi="宋体" w:cs="宋体"/>
          <w:kern w:val="0"/>
          <w:szCs w:val="21"/>
          <w:u w:val="single"/>
          <w:lang w:bidi="ar"/>
        </w:rPr>
        <w:t>（1）按现行安全文明施工费计取及使用管理的政策文件规定及发包人制订的安全管理制度执行。</w:t>
      </w:r>
    </w:p>
    <w:p w14:paraId="09BF3089">
      <w:pPr>
        <w:widowControl/>
        <w:adjustRightInd w:val="0"/>
        <w:snapToGrid w:val="0"/>
        <w:spacing w:after="163" w:afterLines="50" w:line="360" w:lineRule="auto"/>
        <w:ind w:firstLine="420" w:firstLineChars="200"/>
        <w:rPr>
          <w:rFonts w:ascii="宋体" w:hAnsi="宋体" w:cs="宋体"/>
          <w:kern w:val="0"/>
          <w:u w:val="single"/>
        </w:rPr>
      </w:pPr>
      <w:r>
        <w:rPr>
          <w:rFonts w:hint="eastAsia" w:ascii="宋体" w:hAnsi="宋体" w:cs="宋体"/>
          <w:kern w:val="0"/>
          <w:szCs w:val="21"/>
          <w:u w:val="single"/>
          <w:lang w:bidi="ar"/>
        </w:rPr>
        <w:t>（2）承包人的原因造成事故，由此产生的法律责任和事故责任及费用由承包人全部承担。</w:t>
      </w:r>
    </w:p>
    <w:p w14:paraId="335D37C8">
      <w:pPr>
        <w:widowControl/>
        <w:adjustRightInd w:val="0"/>
        <w:snapToGrid w:val="0"/>
        <w:spacing w:after="163" w:afterLines="50" w:line="360" w:lineRule="auto"/>
        <w:ind w:firstLine="420" w:firstLineChars="200"/>
        <w:rPr>
          <w:rFonts w:ascii="宋体" w:hAnsi="宋体" w:cs="宋体"/>
          <w:kern w:val="0"/>
          <w:u w:val="single"/>
        </w:rPr>
      </w:pPr>
      <w:r>
        <w:rPr>
          <w:rFonts w:hint="eastAsia" w:ascii="宋体" w:hAnsi="宋体" w:cs="宋体"/>
          <w:kern w:val="0"/>
          <w:szCs w:val="21"/>
          <w:u w:val="single"/>
          <w:lang w:bidi="ar"/>
        </w:rPr>
        <w:t>（3）承包人向发包人做出安全承诺，并签订《安全生产目标责任书》和《安全承诺书》。</w:t>
      </w:r>
    </w:p>
    <w:p w14:paraId="747B73EF">
      <w:pPr>
        <w:widowControl/>
        <w:adjustRightInd w:val="0"/>
        <w:snapToGrid w:val="0"/>
        <w:spacing w:after="163" w:afterLines="50" w:line="360" w:lineRule="auto"/>
        <w:ind w:firstLine="420" w:firstLineChars="200"/>
        <w:rPr>
          <w:rFonts w:ascii="宋体" w:hAnsi="宋体" w:cs="宋体"/>
          <w:kern w:val="0"/>
          <w:u w:val="single"/>
        </w:rPr>
      </w:pPr>
      <w:r>
        <w:rPr>
          <w:rFonts w:hint="eastAsia" w:ascii="宋体" w:hAnsi="宋体" w:cs="宋体"/>
          <w:kern w:val="0"/>
          <w:szCs w:val="21"/>
          <w:u w:val="single"/>
          <w:lang w:bidi="ar"/>
        </w:rPr>
        <w:t>（4）承包人在施工过程中，必须严格执行安全生产法的相关规定和强制性安全标准，制定切实可靠的安全技术措施。</w:t>
      </w:r>
    </w:p>
    <w:p w14:paraId="3754F19A">
      <w:pPr>
        <w:widowControl/>
        <w:adjustRightInd w:val="0"/>
        <w:snapToGrid w:val="0"/>
        <w:spacing w:after="163" w:afterLines="50" w:line="360" w:lineRule="auto"/>
        <w:ind w:firstLine="420" w:firstLineChars="200"/>
        <w:rPr>
          <w:ins w:id="118" w:author="瘦子" w:date="2025-04-14T16:42:24Z"/>
          <w:rFonts w:hint="eastAsia" w:ascii="宋体" w:hAnsi="宋体" w:cs="宋体"/>
          <w:kern w:val="0"/>
          <w:szCs w:val="21"/>
          <w:u w:val="single"/>
          <w:lang w:bidi="ar"/>
        </w:rPr>
      </w:pPr>
      <w:r>
        <w:rPr>
          <w:rFonts w:hint="eastAsia" w:ascii="宋体" w:hAnsi="宋体" w:cs="宋体"/>
          <w:kern w:val="0"/>
          <w:szCs w:val="21"/>
          <w:u w:val="single"/>
          <w:lang w:bidi="ar"/>
        </w:rPr>
        <w:t>（5）接受发包人安全监督和管理，在施工中违反安全管理规定和操作规程、违章作业的，承担违约责任。</w:t>
      </w:r>
    </w:p>
    <w:p w14:paraId="730FA55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 xml:space="preserve">7.6.3 文明施工 </w:t>
      </w:r>
    </w:p>
    <w:p w14:paraId="495DA218">
      <w:pPr>
        <w:widowControl/>
        <w:adjustRightInd w:val="0"/>
        <w:snapToGrid w:val="0"/>
        <w:spacing w:after="163" w:afterLines="50" w:line="360" w:lineRule="auto"/>
        <w:ind w:firstLine="420" w:firstLineChars="200"/>
        <w:rPr>
          <w:rFonts w:ascii="宋体" w:hAnsi="宋体" w:cs="宋体"/>
          <w:kern w:val="0"/>
          <w:szCs w:val="21"/>
          <w:u w:val="single"/>
          <w:lang w:bidi="ar"/>
        </w:rPr>
      </w:pPr>
      <w:r>
        <w:rPr>
          <w:rFonts w:hint="eastAsia" w:ascii="宋体" w:hAnsi="宋体" w:cs="宋体"/>
          <w:kern w:val="0"/>
          <w:szCs w:val="21"/>
          <w:lang w:bidi="ar"/>
        </w:rPr>
        <w:t>合同当事人对文明施工的要求：</w:t>
      </w:r>
      <w:r>
        <w:rPr>
          <w:rFonts w:hint="eastAsia" w:ascii="宋体" w:hAnsi="宋体" w:cs="宋体"/>
          <w:kern w:val="0"/>
          <w:szCs w:val="21"/>
          <w:u w:val="single"/>
          <w:lang w:bidi="ar"/>
        </w:rPr>
        <w:t>承包人应按照《房屋建筑和市政基础设施工程施工扬尘控制工作方案》（渝建发〔2009〕13 号）、《重庆市建设委员会关于印发&lt;重庆市房屋建筑和市政基础设施工程现场文明施工标准&gt;的通知》（渝建发〔2008〕169 号）等相关规定履行好施工扬尘控制、文明施工等责任。</w:t>
      </w:r>
    </w:p>
    <w:p w14:paraId="433DB866">
      <w:pPr>
        <w:widowControl/>
        <w:adjustRightInd w:val="0"/>
        <w:snapToGrid w:val="0"/>
        <w:spacing w:after="163" w:afterLines="50" w:line="360" w:lineRule="auto"/>
        <w:ind w:firstLine="420" w:firstLineChars="200"/>
        <w:rPr>
          <w:rFonts w:ascii="宋体" w:hAnsi="宋体" w:cs="宋体"/>
          <w:kern w:val="0"/>
          <w:szCs w:val="21"/>
          <w:u w:val="single"/>
          <w:lang w:bidi="ar"/>
        </w:rPr>
      </w:pPr>
      <w:r>
        <w:rPr>
          <w:rFonts w:hint="eastAsia" w:ascii="宋体" w:hAnsi="宋体" w:cs="宋体"/>
          <w:kern w:val="0"/>
          <w:szCs w:val="21"/>
          <w:u w:val="single"/>
          <w:lang w:bidi="ar"/>
        </w:rPr>
        <w:t>承包人应按规定设置施工现场围挡，承包人采用的围挡主体形式应从重庆市城乡建委发布的标准图集中选用，做好施工围挡，围挡应整齐美观，承包人按相关要求做好日常维护和保洁，围挡高度满足规范要求,相关费用已包含在签约合同价中。</w:t>
      </w:r>
    </w:p>
    <w:p w14:paraId="25FEC809">
      <w:pPr>
        <w:widowControl/>
        <w:adjustRightInd w:val="0"/>
        <w:snapToGrid w:val="0"/>
        <w:spacing w:after="163" w:afterLines="50" w:line="360" w:lineRule="auto"/>
        <w:ind w:firstLine="420" w:firstLineChars="200"/>
        <w:rPr>
          <w:rFonts w:ascii="宋体" w:hAnsi="宋体" w:cs="宋体"/>
          <w:kern w:val="0"/>
          <w:szCs w:val="21"/>
          <w:u w:val="single"/>
          <w:lang w:bidi="ar"/>
        </w:rPr>
      </w:pPr>
      <w:r>
        <w:rPr>
          <w:rFonts w:hint="eastAsia" w:ascii="宋体" w:hAnsi="宋体" w:cs="宋体"/>
          <w:kern w:val="0"/>
          <w:szCs w:val="21"/>
          <w:u w:val="single"/>
          <w:lang w:bidi="ar"/>
        </w:rPr>
        <w:t>关于安全文明施工费支付比例和支付期限的约定：按照行业主管部门相关规定执行。</w:t>
      </w:r>
    </w:p>
    <w:p w14:paraId="72B45252">
      <w:pPr>
        <w:widowControl/>
        <w:adjustRightInd w:val="0"/>
        <w:snapToGrid w:val="0"/>
        <w:spacing w:after="163" w:afterLines="50" w:line="360" w:lineRule="auto"/>
        <w:ind w:firstLine="420" w:firstLineChars="200"/>
        <w:rPr>
          <w:rFonts w:ascii="宋体" w:hAnsi="宋体" w:cs="宋体"/>
          <w:kern w:val="0"/>
          <w:szCs w:val="21"/>
          <w:u w:val="single"/>
          <w:lang w:bidi="ar"/>
        </w:rPr>
      </w:pPr>
      <w:r>
        <w:rPr>
          <w:rFonts w:hint="eastAsia" w:ascii="宋体" w:hAnsi="宋体" w:cs="宋体"/>
          <w:kern w:val="0"/>
          <w:szCs w:val="21"/>
          <w:u w:val="single"/>
          <w:lang w:bidi="ar"/>
        </w:rPr>
        <w:t>在签订合同后至开工前，发包人将按签约合同价中安全文明施工费暂定金额的 50%支付给承包人，用于现场安全文明施工建设，余下安全文明施工费按施工进度支付执行。</w:t>
      </w:r>
    </w:p>
    <w:p w14:paraId="1C49F9F0">
      <w:pPr>
        <w:widowControl/>
        <w:adjustRightInd w:val="0"/>
        <w:snapToGrid w:val="0"/>
        <w:spacing w:after="163" w:afterLines="50" w:line="360" w:lineRule="auto"/>
        <w:ind w:firstLine="420" w:firstLineChars="200"/>
        <w:rPr>
          <w:rFonts w:ascii="宋体" w:hAnsi="宋体" w:cs="宋体"/>
          <w:kern w:val="0"/>
          <w:szCs w:val="21"/>
          <w:u w:val="single"/>
          <w:lang w:bidi="ar"/>
        </w:rPr>
      </w:pPr>
      <w:r>
        <w:rPr>
          <w:rFonts w:hint="eastAsia" w:ascii="宋体" w:hAnsi="宋体" w:cs="宋体"/>
          <w:kern w:val="0"/>
          <w:szCs w:val="21"/>
          <w:u w:val="single"/>
          <w:lang w:bidi="ar"/>
        </w:rPr>
        <w:t>（1）安全文明施工费用按《重庆市住房和城乡建设委员会关于修订发布&lt;重庆市建设工程安全文明施工费计取及使用管理规定&gt;的通知》（渝建管〔2024〕38 号）、《关于在房屋市政项目危险性较大的分部分项工程中全面推行自有工人施工的通知》渝建(2023)22 号》、“渝建【2019】143 号文”及《重庆市建设工程费用定额》（CQFYDE-2018）规定执行，并作为暂估价列入工程量清单中。</w:t>
      </w:r>
    </w:p>
    <w:p w14:paraId="66F1E647">
      <w:pPr>
        <w:widowControl/>
        <w:adjustRightInd w:val="0"/>
        <w:snapToGrid w:val="0"/>
        <w:spacing w:after="163" w:afterLines="50" w:line="360" w:lineRule="auto"/>
        <w:ind w:firstLine="420" w:firstLineChars="200"/>
        <w:rPr>
          <w:rFonts w:ascii="宋体" w:hAnsi="宋体" w:cs="宋体"/>
          <w:kern w:val="0"/>
          <w:szCs w:val="21"/>
          <w:u w:val="single"/>
          <w:lang w:bidi="ar"/>
        </w:rPr>
      </w:pPr>
      <w:r>
        <w:rPr>
          <w:rFonts w:hint="eastAsia" w:ascii="宋体" w:hAnsi="宋体" w:cs="宋体"/>
          <w:kern w:val="0"/>
          <w:szCs w:val="21"/>
          <w:u w:val="single"/>
          <w:lang w:bidi="ar"/>
        </w:rPr>
        <w:t>（2）在办理工程结算时，若承包人争创工地标准化优良等级或市级安全文明工地，安全文明施工费的计取标准按渝建管〔2024〕38 号文规定执行。</w:t>
      </w:r>
    </w:p>
    <w:p w14:paraId="7F1651D5">
      <w:pPr>
        <w:widowControl/>
        <w:adjustRightInd w:val="0"/>
        <w:snapToGrid w:val="0"/>
        <w:spacing w:after="163" w:afterLines="50" w:line="360" w:lineRule="auto"/>
        <w:ind w:firstLine="420" w:firstLineChars="200"/>
        <w:rPr>
          <w:rFonts w:ascii="宋体" w:hAnsi="宋体" w:cs="宋体"/>
          <w:kern w:val="0"/>
          <w:szCs w:val="21"/>
          <w:u w:val="single"/>
          <w:lang w:bidi="ar"/>
        </w:rPr>
      </w:pPr>
      <w:r>
        <w:rPr>
          <w:rFonts w:hint="eastAsia" w:ascii="宋体" w:hAnsi="宋体" w:cs="宋体"/>
          <w:kern w:val="0"/>
          <w:szCs w:val="21"/>
          <w:u w:val="single"/>
          <w:lang w:bidi="ar"/>
        </w:rPr>
        <w:t>（3）凡工程现场未接受建设行政主管部门的安全文明施工工地检查，或检查未作出任何评定结果的，必须由建设单位出具安全文明施工综合评定意见，若评定结果为合格的，结算时安全文明施工费按相关文件计取；若评定结果为不合格，则不计取安全文明施工费，已支付的费用在结算时扣回，违约处罚金仍按本合同第 16 条的约定执行。</w:t>
      </w:r>
    </w:p>
    <w:p w14:paraId="118190E7">
      <w:pPr>
        <w:widowControl/>
        <w:adjustRightInd w:val="0"/>
        <w:snapToGrid w:val="0"/>
        <w:spacing w:after="163" w:afterLines="50" w:line="360" w:lineRule="auto"/>
        <w:ind w:firstLine="420" w:firstLineChars="200"/>
        <w:rPr>
          <w:rFonts w:ascii="宋体" w:hAnsi="宋体" w:cs="宋体"/>
          <w:kern w:val="0"/>
          <w:szCs w:val="21"/>
          <w:u w:val="single"/>
          <w:lang w:bidi="ar"/>
        </w:rPr>
      </w:pPr>
      <w:r>
        <w:rPr>
          <w:rFonts w:hint="eastAsia" w:ascii="宋体" w:hAnsi="宋体" w:cs="宋体"/>
          <w:kern w:val="0"/>
          <w:szCs w:val="21"/>
          <w:u w:val="single"/>
          <w:lang w:bidi="ar"/>
        </w:rPr>
        <w:t>安全文明施工费的要求与内容、提取支付方法以及违反约定造成损失的赔偿等条款，按照现行规范要求执行，做到专款专用。</w:t>
      </w:r>
    </w:p>
    <w:p w14:paraId="4E85DAB4">
      <w:pPr>
        <w:widowControl/>
        <w:adjustRightInd w:val="0"/>
        <w:snapToGrid w:val="0"/>
        <w:spacing w:after="163" w:afterLines="50" w:line="360" w:lineRule="auto"/>
        <w:ind w:firstLine="420" w:firstLineChars="200"/>
        <w:rPr>
          <w:rFonts w:ascii="宋体" w:hAnsi="宋体" w:cs="宋体"/>
          <w:kern w:val="0"/>
          <w:u w:val="single"/>
        </w:rPr>
      </w:pPr>
      <w:r>
        <w:rPr>
          <w:rFonts w:hint="eastAsia" w:ascii="宋体" w:hAnsi="宋体" w:cs="宋体"/>
          <w:kern w:val="0"/>
          <w:szCs w:val="21"/>
          <w:lang w:bidi="ar"/>
        </w:rPr>
        <w:t xml:space="preserve">7.8 环境保护 </w:t>
      </w:r>
    </w:p>
    <w:p w14:paraId="3B58DB8A">
      <w:pPr>
        <w:widowControl/>
        <w:adjustRightInd w:val="0"/>
        <w:snapToGrid w:val="0"/>
        <w:spacing w:after="163" w:afterLines="50" w:line="360" w:lineRule="auto"/>
        <w:ind w:firstLine="420" w:firstLineChars="200"/>
        <w:rPr>
          <w:rFonts w:ascii="宋体" w:hAnsi="宋体" w:cs="宋体"/>
          <w:kern w:val="0"/>
          <w:u w:val="single"/>
        </w:rPr>
      </w:pPr>
      <w:r>
        <w:rPr>
          <w:rFonts w:hint="eastAsia" w:ascii="宋体" w:hAnsi="宋体" w:cs="宋体"/>
          <w:kern w:val="0"/>
          <w:szCs w:val="21"/>
          <w:u w:val="single"/>
          <w:lang w:bidi="ar"/>
        </w:rPr>
        <w:t>本款补充7.8.4～7.8.11项：</w:t>
      </w:r>
    </w:p>
    <w:p w14:paraId="5BD012B5">
      <w:pPr>
        <w:widowControl/>
        <w:adjustRightInd w:val="0"/>
        <w:snapToGrid w:val="0"/>
        <w:spacing w:after="163" w:afterLines="50" w:line="360" w:lineRule="auto"/>
        <w:ind w:firstLine="420" w:firstLineChars="200"/>
        <w:jc w:val="left"/>
        <w:rPr>
          <w:rFonts w:ascii="宋体" w:hAnsi="宋体" w:cs="宋体"/>
          <w:kern w:val="0"/>
          <w:u w:val="single"/>
        </w:rPr>
      </w:pPr>
      <w:r>
        <w:rPr>
          <w:rFonts w:hint="eastAsia" w:ascii="宋体" w:hAnsi="宋体" w:cs="宋体"/>
          <w:kern w:val="0"/>
          <w:szCs w:val="21"/>
          <w:u w:val="single"/>
          <w:lang w:bidi="ar"/>
        </w:rPr>
        <w:t>7.8.4 承包人应严格按照项目环境影响评价文件批准书结合发包人报送的环境影响报告书的要求进行环境保护的相关工作。如行政主管部门有新标准，则按最新标准执行，执行新标准增加的费用由承包人承担，承包人在投标报价时综合考虑，发包人不再支付相关费用。</w:t>
      </w:r>
    </w:p>
    <w:p w14:paraId="1C79485B">
      <w:pPr>
        <w:widowControl/>
        <w:adjustRightInd w:val="0"/>
        <w:snapToGrid w:val="0"/>
        <w:spacing w:after="163" w:afterLines="50" w:line="360" w:lineRule="auto"/>
        <w:ind w:firstLine="420" w:firstLineChars="200"/>
        <w:jc w:val="left"/>
        <w:rPr>
          <w:rFonts w:ascii="宋体" w:hAnsi="宋体" w:cs="宋体"/>
          <w:kern w:val="0"/>
          <w:u w:val="single"/>
        </w:rPr>
      </w:pPr>
      <w:r>
        <w:rPr>
          <w:rFonts w:hint="eastAsia" w:ascii="宋体" w:hAnsi="宋体" w:cs="宋体"/>
          <w:kern w:val="0"/>
          <w:szCs w:val="21"/>
          <w:u w:val="single"/>
          <w:lang w:bidi="ar"/>
        </w:rPr>
        <w:t>7.8.5 承包人应做好对周边环境的调查工作，认真编制施工组织设计，严格按照施工方案组织施工，涉及交通、绿化、市政、环保、生态、公共安全等的施工方案应达到相关标准要求并在施工前得到相关行政主管部门和单位的同意，否则不得施工，因施工原因引起的一切投诉、赔偿、处罚由承包人自行负责，如由此造成发包人被</w:t>
      </w:r>
      <w:bookmarkStart w:id="1753" w:name="OLE_LINK431"/>
      <w:bookmarkStart w:id="1754" w:name="OLE_LINK432"/>
      <w:r>
        <w:rPr>
          <w:rFonts w:hint="eastAsia" w:ascii="宋体" w:hAnsi="宋体" w:cs="宋体"/>
          <w:kern w:val="0"/>
          <w:szCs w:val="21"/>
          <w:u w:val="single"/>
          <w:lang w:bidi="ar"/>
        </w:rPr>
        <w:t>处罚、罚款</w:t>
      </w:r>
      <w:bookmarkEnd w:id="1753"/>
      <w:bookmarkEnd w:id="1754"/>
      <w:r>
        <w:rPr>
          <w:rFonts w:hint="eastAsia" w:ascii="宋体" w:hAnsi="宋体" w:cs="宋体"/>
          <w:kern w:val="0"/>
          <w:szCs w:val="21"/>
          <w:u w:val="single"/>
          <w:lang w:bidi="ar"/>
        </w:rPr>
        <w:t>等，该处罚、罚款等相关费用由承包人承担。</w:t>
      </w:r>
    </w:p>
    <w:p w14:paraId="5960B37D">
      <w:pPr>
        <w:widowControl/>
        <w:adjustRightInd w:val="0"/>
        <w:snapToGrid w:val="0"/>
        <w:spacing w:after="163" w:afterLines="50" w:line="360" w:lineRule="auto"/>
        <w:ind w:firstLine="420" w:firstLineChars="200"/>
        <w:jc w:val="left"/>
        <w:rPr>
          <w:rFonts w:ascii="宋体" w:hAnsi="宋体" w:cs="宋体"/>
          <w:kern w:val="0"/>
          <w:u w:val="single"/>
        </w:rPr>
      </w:pPr>
      <w:r>
        <w:rPr>
          <w:rFonts w:hint="eastAsia" w:ascii="宋体" w:hAnsi="宋体" w:cs="宋体"/>
          <w:kern w:val="0"/>
          <w:szCs w:val="21"/>
          <w:u w:val="single"/>
          <w:lang w:bidi="ar"/>
        </w:rPr>
        <w:t>7.8.6 承包人应加强生态环境保护工作。施工期间，采取边坡防护，挡渣坝、排水沟、沉淀池、表土剥离和绿化恢复等水土保持措施减少水土流失量，绿化恢复宜采用适于当地生长的植物。</w:t>
      </w:r>
    </w:p>
    <w:p w14:paraId="2455416B">
      <w:pPr>
        <w:widowControl/>
        <w:adjustRightInd w:val="0"/>
        <w:snapToGrid w:val="0"/>
        <w:spacing w:after="163" w:afterLines="50" w:line="360" w:lineRule="auto"/>
        <w:ind w:firstLine="420" w:firstLineChars="200"/>
        <w:jc w:val="left"/>
        <w:rPr>
          <w:rFonts w:ascii="宋体" w:hAnsi="宋体" w:cs="宋体"/>
          <w:kern w:val="0"/>
          <w:u w:val="single"/>
        </w:rPr>
      </w:pPr>
      <w:r>
        <w:rPr>
          <w:rFonts w:hint="eastAsia" w:ascii="宋体" w:hAnsi="宋体" w:cs="宋体"/>
          <w:kern w:val="0"/>
          <w:szCs w:val="21"/>
          <w:u w:val="single"/>
          <w:lang w:bidi="ar"/>
        </w:rPr>
        <w:t>7.8.7 承包人应认真落实水污染防治措施。施工期间，加强机械设备维护，减少跑冒滴漏等现象；做好含油废水处理措施；施工场地生活污水经生化处理后达到《污水综合排放标准》（GB8978-1996）一级标准后排放。</w:t>
      </w:r>
    </w:p>
    <w:p w14:paraId="30292802">
      <w:pPr>
        <w:widowControl/>
        <w:adjustRightInd w:val="0"/>
        <w:snapToGrid w:val="0"/>
        <w:spacing w:after="163" w:afterLines="50" w:line="360" w:lineRule="auto"/>
        <w:ind w:firstLine="420" w:firstLineChars="200"/>
        <w:jc w:val="left"/>
        <w:rPr>
          <w:rFonts w:ascii="宋体" w:hAnsi="宋体" w:cs="宋体"/>
          <w:kern w:val="0"/>
          <w:u w:val="single"/>
        </w:rPr>
      </w:pPr>
      <w:r>
        <w:rPr>
          <w:rFonts w:hint="eastAsia" w:ascii="宋体" w:hAnsi="宋体" w:cs="宋体"/>
          <w:kern w:val="0"/>
          <w:szCs w:val="21"/>
          <w:u w:val="single"/>
          <w:lang w:bidi="ar"/>
        </w:rPr>
        <w:t>7.8.8 承包人应重视大气污染物污染防治措施。施工期间，严格执行市政府“蓝天行动”方案等有关规定，通过洒水防尘，严格控制施工场地扬尘和运输扬尘污染。</w:t>
      </w:r>
    </w:p>
    <w:p w14:paraId="4ECD99F9">
      <w:pPr>
        <w:widowControl/>
        <w:adjustRightInd w:val="0"/>
        <w:snapToGrid w:val="0"/>
        <w:spacing w:after="163" w:afterLines="50" w:line="360" w:lineRule="auto"/>
        <w:ind w:firstLine="420" w:firstLineChars="200"/>
        <w:jc w:val="left"/>
        <w:rPr>
          <w:rFonts w:ascii="宋体" w:hAnsi="宋体" w:cs="宋体"/>
          <w:kern w:val="0"/>
          <w:u w:val="single"/>
        </w:rPr>
      </w:pPr>
      <w:r>
        <w:rPr>
          <w:rFonts w:hint="eastAsia" w:ascii="宋体" w:hAnsi="宋体" w:cs="宋体"/>
          <w:kern w:val="0"/>
          <w:szCs w:val="21"/>
          <w:u w:val="single"/>
          <w:lang w:bidi="ar"/>
        </w:rPr>
        <w:t>7.8.9 承包人应落实固体废物污染防治措施。施工期间，项目产生的弃方不可合理利用的，应运往指定的弃渣场内堆存；建筑垃圾运至指定的建筑垃圾消纳场处置；生活垃圾由当地环卫部门统一处置。</w:t>
      </w:r>
    </w:p>
    <w:p w14:paraId="560E9F4B">
      <w:pPr>
        <w:widowControl/>
        <w:adjustRightInd w:val="0"/>
        <w:snapToGrid w:val="0"/>
        <w:spacing w:after="163" w:afterLines="50" w:line="360" w:lineRule="auto"/>
        <w:ind w:firstLine="420" w:firstLineChars="200"/>
        <w:jc w:val="left"/>
        <w:rPr>
          <w:rFonts w:ascii="宋体" w:hAnsi="宋体" w:cs="宋体"/>
          <w:kern w:val="0"/>
          <w:u w:val="single"/>
        </w:rPr>
      </w:pPr>
      <w:r>
        <w:rPr>
          <w:rFonts w:hint="eastAsia" w:ascii="宋体" w:hAnsi="宋体" w:cs="宋体"/>
          <w:kern w:val="0"/>
          <w:szCs w:val="21"/>
          <w:u w:val="single"/>
          <w:lang w:bidi="ar"/>
        </w:rPr>
        <w:t>7.8.10 承包人应认真落实噪声污染防治措施。施工期间，优选低噪声设备，合理安排施工时间，严格控制夜间施工，昼、夜施工场界需满足《建筑施工场界环境噪声排放标准》（GB12523-2011）。</w:t>
      </w:r>
    </w:p>
    <w:p w14:paraId="4A854BB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u w:val="single"/>
          <w:lang w:bidi="ar"/>
        </w:rPr>
        <w:t>7.8.11 承包人自行负责办理有关施工场地交通、环卫和施工噪音管理等手续，并应按要求结合自身实际和重庆市相关规定，考虑不低于以上标准的此类工作。</w:t>
      </w:r>
    </w:p>
    <w:p w14:paraId="5174FAB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 xml:space="preserve">7.9 临时性公用设施 </w:t>
      </w:r>
    </w:p>
    <w:p w14:paraId="459A146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关于临时性公用设施的特别约定：</w:t>
      </w:r>
      <w:r>
        <w:rPr>
          <w:rFonts w:hint="eastAsia" w:ascii="宋体" w:hAnsi="宋体" w:cs="宋体"/>
          <w:kern w:val="0"/>
          <w:szCs w:val="21"/>
          <w:u w:val="single"/>
          <w:lang w:bidi="ar"/>
        </w:rPr>
        <w:t>临时公用设施相关手续由承包人办理，费用由承包人承担，且工程完工后承包人按发包人及相关主管部门的要求恢复原状或修复</w:t>
      </w:r>
      <w:r>
        <w:rPr>
          <w:rFonts w:hint="eastAsia" w:ascii="宋体" w:hAnsi="宋体" w:cs="宋体"/>
          <w:kern w:val="0"/>
          <w:szCs w:val="21"/>
          <w:lang w:bidi="ar"/>
        </w:rPr>
        <w:t>。</w:t>
      </w:r>
    </w:p>
    <w:p w14:paraId="015181E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7.10 现场安保</w:t>
      </w:r>
    </w:p>
    <w:p w14:paraId="6BDB7B2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承包人现场安保义务的特别约定：</w:t>
      </w:r>
      <w:r>
        <w:rPr>
          <w:rFonts w:hint="eastAsia" w:ascii="宋体" w:hAnsi="宋体" w:cs="宋体"/>
          <w:kern w:val="0"/>
          <w:szCs w:val="21"/>
          <w:u w:val="single"/>
          <w:lang w:bidi="ar"/>
        </w:rPr>
        <w:t>承包人负责组建施工现场治安管理机构或联防组织；承包人负责编制施工场地治安管理计划和突发治安事件紧急预案。</w:t>
      </w:r>
      <w:r>
        <w:rPr>
          <w:rFonts w:hint="eastAsia" w:ascii="宋体" w:hAnsi="宋体" w:cs="宋体"/>
          <w:kern w:val="0"/>
          <w:szCs w:val="21"/>
          <w:lang w:bidi="ar"/>
        </w:rPr>
        <w:t>。</w:t>
      </w:r>
    </w:p>
    <w:p w14:paraId="2506B262">
      <w:pPr>
        <w:widowControl/>
        <w:adjustRightInd w:val="0"/>
        <w:snapToGrid w:val="0"/>
        <w:spacing w:after="163" w:afterLines="50" w:line="360" w:lineRule="auto"/>
        <w:outlineLvl w:val="1"/>
        <w:rPr>
          <w:rFonts w:ascii="宋体" w:hAnsi="宋体" w:cs="Times"/>
          <w:kern w:val="0"/>
        </w:rPr>
      </w:pPr>
      <w:bookmarkStart w:id="1755" w:name="_Toc20171881"/>
      <w:bookmarkEnd w:id="1755"/>
      <w:bookmarkStart w:id="1756" w:name="_Toc18903"/>
      <w:bookmarkStart w:id="1757" w:name="_Toc20559"/>
      <w:r>
        <w:rPr>
          <w:rFonts w:hint="eastAsia" w:ascii="宋体" w:hAnsi="宋体" w:cs="Times"/>
          <w:kern w:val="0"/>
          <w:szCs w:val="21"/>
          <w:lang w:bidi="ar"/>
        </w:rPr>
        <w:t>第8条 工期和进度</w:t>
      </w:r>
      <w:bookmarkEnd w:id="1756"/>
      <w:bookmarkEnd w:id="1757"/>
    </w:p>
    <w:p w14:paraId="7452874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8.1 开始工作</w:t>
      </w:r>
    </w:p>
    <w:p w14:paraId="48C5345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8.1.1 开始准备工作：</w:t>
      </w:r>
      <w:r>
        <w:rPr>
          <w:rFonts w:hint="eastAsia" w:ascii="宋体" w:hAnsi="宋体" w:cs="宋体"/>
          <w:kern w:val="0"/>
          <w:szCs w:val="21"/>
          <w:u w:val="single"/>
          <w:lang w:bidi="ar"/>
        </w:rPr>
        <w:t xml:space="preserve"> 发包人要求及合同约定执行 </w:t>
      </w:r>
      <w:r>
        <w:rPr>
          <w:rFonts w:hint="eastAsia" w:ascii="宋体" w:hAnsi="宋体" w:cs="宋体"/>
          <w:kern w:val="0"/>
          <w:szCs w:val="21"/>
          <w:lang w:bidi="ar"/>
        </w:rPr>
        <w:t>。</w:t>
      </w:r>
    </w:p>
    <w:p w14:paraId="4921E8AA">
      <w:pPr>
        <w:widowControl/>
        <w:adjustRightInd w:val="0"/>
        <w:snapToGrid w:val="0"/>
        <w:spacing w:after="163" w:afterLines="50" w:line="360" w:lineRule="auto"/>
        <w:ind w:firstLine="420" w:firstLineChars="200"/>
        <w:rPr>
          <w:del w:id="119" w:author="龚龚龚" w:date="2025-04-27T15:50:47Z"/>
          <w:rFonts w:ascii="宋体" w:hAnsi="宋体" w:cs="宋体"/>
          <w:kern w:val="0"/>
        </w:rPr>
      </w:pPr>
      <w:del w:id="120" w:author="龚龚龚" w:date="2025-04-27T15:50:47Z">
        <w:r>
          <w:rPr>
            <w:rFonts w:hint="eastAsia" w:ascii="宋体" w:hAnsi="宋体" w:cs="宋体"/>
            <w:kern w:val="0"/>
            <w:szCs w:val="21"/>
            <w:lang w:bidi="ar"/>
          </w:rPr>
          <w:delText>8.1.2 发包人可在计划开始工作之日起84日后发出开始工作通知的特殊情形：</w:delText>
        </w:r>
      </w:del>
      <w:del w:id="121" w:author="龚龚龚" w:date="2025-04-27T15:50:47Z">
        <w:r>
          <w:rPr>
            <w:rFonts w:hint="eastAsia" w:ascii="宋体" w:hAnsi="宋体" w:cs="宋体"/>
            <w:kern w:val="0"/>
            <w:szCs w:val="21"/>
            <w:u w:val="single"/>
            <w:lang w:bidi="ar"/>
          </w:rPr>
          <w:delText>按相关主管部门及发包人要求执行</w:delText>
        </w:r>
      </w:del>
      <w:del w:id="122" w:author="龚龚龚" w:date="2025-04-27T15:50:47Z">
        <w:r>
          <w:rPr>
            <w:rFonts w:hint="eastAsia" w:ascii="宋体" w:hAnsi="宋体" w:cs="宋体"/>
            <w:kern w:val="0"/>
            <w:szCs w:val="21"/>
            <w:lang w:bidi="ar"/>
          </w:rPr>
          <w:delText>。</w:delText>
        </w:r>
      </w:del>
    </w:p>
    <w:p w14:paraId="4F70950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8.2 竣工日期</w:t>
      </w:r>
    </w:p>
    <w:p w14:paraId="35C21C1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竣工日期的约定：</w:t>
      </w:r>
      <w:r>
        <w:rPr>
          <w:rFonts w:hint="eastAsia" w:ascii="宋体" w:hAnsi="宋体" w:cs="宋体"/>
          <w:kern w:val="0"/>
          <w:szCs w:val="21"/>
          <w:u w:val="single"/>
          <w:lang w:bidi="ar"/>
        </w:rPr>
        <w:t>计划竣工日期为</w:t>
      </w:r>
      <w:r>
        <w:rPr>
          <w:rFonts w:hint="eastAsia" w:ascii="宋体" w:hAnsi="宋体" w:cs="宋体"/>
          <w:kern w:val="0"/>
          <w:szCs w:val="21"/>
          <w:u w:val="single"/>
          <w:shd w:val="clear"/>
          <w:lang w:bidi="ar"/>
        </w:rPr>
        <w:t xml:space="preserve">     </w:t>
      </w:r>
      <w:r>
        <w:rPr>
          <w:rFonts w:hint="eastAsia" w:ascii="宋体" w:hAnsi="宋体" w:cs="宋体"/>
          <w:kern w:val="0"/>
          <w:szCs w:val="21"/>
          <w:u w:val="single"/>
          <w:shd w:val="clear"/>
          <w:lang w:val="en-US" w:eastAsia="zh-CN" w:bidi="ar"/>
        </w:rPr>
        <w:t>/</w:t>
      </w:r>
      <w:r>
        <w:rPr>
          <w:rFonts w:hint="eastAsia" w:ascii="宋体" w:hAnsi="宋体" w:cs="宋体"/>
          <w:kern w:val="0"/>
          <w:szCs w:val="21"/>
          <w:u w:val="single"/>
          <w:shd w:val="clear"/>
          <w:lang w:bidi="ar"/>
        </w:rPr>
        <w:t xml:space="preserve">    </w:t>
      </w:r>
      <w:r>
        <w:rPr>
          <w:rFonts w:hint="eastAsia" w:ascii="宋体" w:hAnsi="宋体" w:cs="宋体"/>
          <w:kern w:val="0"/>
          <w:szCs w:val="21"/>
          <w:u w:val="single"/>
          <w:lang w:bidi="ar"/>
        </w:rPr>
        <w:t>，实际竣工日期以提交竣工验收申请报告的日期为准</w:t>
      </w:r>
      <w:r>
        <w:rPr>
          <w:rFonts w:hint="eastAsia" w:ascii="宋体" w:hAnsi="宋体" w:cs="宋体"/>
          <w:kern w:val="0"/>
          <w:szCs w:val="21"/>
          <w:lang w:bidi="ar"/>
        </w:rPr>
        <w:t>。</w:t>
      </w:r>
    </w:p>
    <w:p w14:paraId="712411A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8.3 项目实施计划</w:t>
      </w:r>
    </w:p>
    <w:p w14:paraId="77C4F4A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8.3.1 项目实施计划的内容</w:t>
      </w:r>
    </w:p>
    <w:p w14:paraId="6931374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项目实施计划的内容：</w:t>
      </w:r>
      <w:r>
        <w:rPr>
          <w:rFonts w:hint="eastAsia" w:ascii="宋体" w:hAnsi="宋体" w:cs="宋体"/>
          <w:kern w:val="0"/>
          <w:szCs w:val="21"/>
          <w:u w:val="single"/>
          <w:lang w:bidi="ar"/>
        </w:rPr>
        <w:t>应采用文字并结合图表形式说明工程总承包</w:t>
      </w:r>
      <w:r>
        <w:rPr>
          <w:rFonts w:hint="eastAsia" w:ascii="宋体" w:hAnsi="宋体" w:cs="宋体"/>
          <w:kern w:val="0"/>
          <w:szCs w:val="21"/>
          <w:lang w:bidi="ar"/>
        </w:rPr>
        <w:t>总体实施方案、施工图设计方案、采购计划以及施工方法</w:t>
      </w:r>
      <w:r>
        <w:rPr>
          <w:rFonts w:hint="eastAsia" w:ascii="宋体" w:hAnsi="宋体" w:cs="宋体"/>
          <w:kern w:val="0"/>
          <w:szCs w:val="21"/>
          <w:u w:val="single"/>
          <w:lang w:bidi="ar"/>
        </w:rPr>
        <w:t>；列表说明拟投入工程的主要施工设备情况、拟配备工程的试验和检测仪器设备情况、劳动力计划等；结合工程特点提出切实可行的设计思路、工程质量、安全生产、文明施工、工程进度、技术组织措施，同时应对关键工序、复杂环节重点提出相应技术措施，如冬雨季施工技术、减少噪音、降低环境污染、地下管线及其他地上地下设施的保护加固措施等按发包人要求提供。</w:t>
      </w:r>
    </w:p>
    <w:p w14:paraId="34782D3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8.3.2 项目实施计划的提交和修改</w:t>
      </w:r>
    </w:p>
    <w:p w14:paraId="38EDC05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项目实施计划的提交及修改期限：</w:t>
      </w:r>
      <w:r>
        <w:rPr>
          <w:rFonts w:hint="eastAsia" w:ascii="宋体" w:hAnsi="宋体" w:cs="宋体"/>
          <w:color w:val="auto"/>
          <w:kern w:val="0"/>
          <w:szCs w:val="21"/>
          <w:highlight w:val="none"/>
          <w:u w:val="single"/>
          <w:lang w:bidi="ar"/>
        </w:rPr>
        <w:t>最迟不得晚于开始工作通知载明的开始工作日期前7天</w:t>
      </w:r>
      <w:r>
        <w:rPr>
          <w:rFonts w:hint="eastAsia" w:ascii="宋体" w:hAnsi="宋体" w:cs="宋体"/>
          <w:color w:val="auto"/>
          <w:kern w:val="0"/>
          <w:szCs w:val="21"/>
          <w:highlight w:val="none"/>
          <w:lang w:bidi="ar"/>
        </w:rPr>
        <w:t>。</w:t>
      </w:r>
    </w:p>
    <w:p w14:paraId="5595BEE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8.4 项目进度计划</w:t>
      </w:r>
    </w:p>
    <w:p w14:paraId="2BC4707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8.4.1监理人在收到进度计划后确认或提出修改意见的期限：</w:t>
      </w:r>
      <w:r>
        <w:rPr>
          <w:rFonts w:hint="eastAsia" w:ascii="宋体" w:hAnsi="宋体" w:cs="宋体"/>
          <w:kern w:val="0"/>
          <w:szCs w:val="21"/>
          <w:u w:val="single"/>
          <w:lang w:bidi="ar"/>
        </w:rPr>
        <w:t>收到进度计划后7天内</w:t>
      </w:r>
      <w:r>
        <w:rPr>
          <w:rFonts w:hint="eastAsia" w:ascii="宋体" w:hAnsi="宋体" w:cs="宋体"/>
          <w:kern w:val="0"/>
          <w:szCs w:val="21"/>
          <w:lang w:bidi="ar"/>
        </w:rPr>
        <w:t>。</w:t>
      </w:r>
    </w:p>
    <w:p w14:paraId="4EE6D11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8.4.2 进度计划的具体要求：</w:t>
      </w:r>
      <w:r>
        <w:rPr>
          <w:rFonts w:hint="eastAsia" w:ascii="宋体" w:hAnsi="宋体" w:cs="宋体"/>
          <w:kern w:val="0"/>
          <w:szCs w:val="21"/>
          <w:u w:val="single"/>
          <w:lang w:bidi="ar"/>
        </w:rPr>
        <w:t>按经审批的施工组织设计等技术文件执</w:t>
      </w:r>
      <w:r>
        <w:rPr>
          <w:rFonts w:hint="eastAsia" w:ascii="宋体" w:hAnsi="宋体" w:cs="宋体"/>
          <w:kern w:val="0"/>
          <w:szCs w:val="21"/>
          <w:lang w:bidi="ar"/>
        </w:rPr>
        <w:t>。</w:t>
      </w:r>
    </w:p>
    <w:p w14:paraId="17230CD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关键路径及关键路径变化的确定原则：</w:t>
      </w:r>
      <w:r>
        <w:rPr>
          <w:rFonts w:hint="eastAsia" w:ascii="宋体" w:hAnsi="宋体" w:cs="宋体"/>
          <w:kern w:val="0"/>
          <w:szCs w:val="21"/>
          <w:u w:val="single"/>
          <w:lang w:bidi="ar"/>
        </w:rPr>
        <w:t>由承包人编制， 监理人审核，最终由发包人审定后实施</w:t>
      </w:r>
      <w:r>
        <w:rPr>
          <w:rFonts w:hint="eastAsia" w:ascii="宋体" w:hAnsi="宋体" w:cs="宋体"/>
          <w:kern w:val="0"/>
          <w:szCs w:val="21"/>
          <w:lang w:bidi="ar"/>
        </w:rPr>
        <w:t>。</w:t>
      </w:r>
    </w:p>
    <w:p w14:paraId="745BDE3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承包人提交项目进度计划的份数和时间：</w:t>
      </w:r>
      <w:r>
        <w:rPr>
          <w:rFonts w:hint="eastAsia" w:ascii="宋体" w:hAnsi="宋体" w:cs="宋体"/>
          <w:kern w:val="0"/>
          <w:szCs w:val="21"/>
          <w:u w:val="single"/>
          <w:lang w:bidi="ar"/>
        </w:rPr>
        <w:t>合同订立后30天内提供3份，但最迟不得晚于开始工作通知载明的开工工作日期前7天</w:t>
      </w:r>
      <w:r>
        <w:rPr>
          <w:rFonts w:hint="eastAsia" w:ascii="宋体" w:hAnsi="宋体" w:cs="宋体"/>
          <w:kern w:val="0"/>
          <w:szCs w:val="21"/>
          <w:lang w:bidi="ar"/>
        </w:rPr>
        <w:t>。</w:t>
      </w:r>
    </w:p>
    <w:p w14:paraId="2399A09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8.4.3 进度计划的修订</w:t>
      </w:r>
    </w:p>
    <w:p w14:paraId="65EFBAD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承包人答复发包人修订项目进度计划通知的期限：</w:t>
      </w:r>
      <w:r>
        <w:rPr>
          <w:rFonts w:hint="eastAsia" w:ascii="宋体" w:hAnsi="宋体" w:cs="宋体"/>
          <w:kern w:val="0"/>
          <w:szCs w:val="21"/>
          <w:u w:val="single"/>
          <w:lang w:bidi="ar"/>
        </w:rPr>
        <w:t>接到修订项目进度计划的通知后</w:t>
      </w:r>
      <w:r>
        <w:rPr>
          <w:rFonts w:ascii="宋体" w:hAnsi="宋体" w:cs="宋体"/>
          <w:kern w:val="0"/>
          <w:szCs w:val="21"/>
          <w:u w:val="single"/>
          <w:lang w:bidi="ar"/>
        </w:rPr>
        <w:t>2天内</w:t>
      </w:r>
      <w:r>
        <w:rPr>
          <w:rFonts w:hint="eastAsia" w:ascii="宋体" w:hAnsi="宋体" w:cs="宋体"/>
          <w:kern w:val="0"/>
          <w:szCs w:val="21"/>
          <w:lang w:bidi="ar"/>
        </w:rPr>
        <w:t>。</w:t>
      </w:r>
    </w:p>
    <w:p w14:paraId="3793FBA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承包人提交修订项目进度计划申请报告的期限：</w:t>
      </w:r>
      <w:r>
        <w:rPr>
          <w:rFonts w:hint="eastAsia" w:ascii="宋体" w:hAnsi="宋体" w:cs="宋体"/>
          <w:kern w:val="0"/>
          <w:szCs w:val="21"/>
          <w:u w:val="single"/>
          <w:lang w:bidi="ar"/>
        </w:rPr>
        <w:t>接到修订项目进度计划的通知后</w:t>
      </w:r>
      <w:r>
        <w:rPr>
          <w:rFonts w:ascii="宋体" w:hAnsi="宋体" w:cs="宋体"/>
          <w:kern w:val="0"/>
          <w:szCs w:val="21"/>
          <w:u w:val="single"/>
          <w:lang w:bidi="ar"/>
        </w:rPr>
        <w:t>7天内</w:t>
      </w:r>
      <w:r>
        <w:rPr>
          <w:rFonts w:hint="eastAsia" w:ascii="宋体" w:hAnsi="宋体" w:cs="宋体"/>
          <w:kern w:val="0"/>
          <w:szCs w:val="21"/>
          <w:lang w:bidi="ar"/>
        </w:rPr>
        <w:t>。</w:t>
      </w:r>
    </w:p>
    <w:p w14:paraId="6F13050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发包人批复修订项目进度计划申请报告的期限：</w:t>
      </w:r>
      <w:r>
        <w:rPr>
          <w:rFonts w:hint="eastAsia" w:ascii="宋体" w:hAnsi="宋体" w:cs="宋体"/>
          <w:kern w:val="0"/>
          <w:szCs w:val="21"/>
          <w:u w:val="single"/>
          <w:lang w:bidi="ar"/>
        </w:rPr>
        <w:t>收到修订项目进度计划</w:t>
      </w:r>
      <w:r>
        <w:rPr>
          <w:rFonts w:hint="eastAsia" w:ascii="宋体" w:hAnsi="宋体" w:cs="宋体"/>
          <w:kern w:val="0"/>
          <w:szCs w:val="21"/>
          <w:lang w:bidi="ar"/>
        </w:rPr>
        <w:t>申请报告</w:t>
      </w:r>
      <w:r>
        <w:rPr>
          <w:rFonts w:hint="eastAsia" w:ascii="宋体" w:hAnsi="宋体" w:cs="宋体"/>
          <w:kern w:val="0"/>
          <w:szCs w:val="21"/>
          <w:u w:val="single"/>
          <w:lang w:bidi="ar"/>
        </w:rPr>
        <w:t>后7天内</w:t>
      </w:r>
      <w:r>
        <w:rPr>
          <w:rFonts w:hint="eastAsia" w:ascii="宋体" w:hAnsi="宋体" w:cs="宋体"/>
          <w:kern w:val="0"/>
          <w:szCs w:val="21"/>
          <w:lang w:bidi="ar"/>
        </w:rPr>
        <w:t>。</w:t>
      </w:r>
    </w:p>
    <w:p w14:paraId="312F3A4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8.5 进度报告</w:t>
      </w:r>
    </w:p>
    <w:p w14:paraId="0C71813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进度报告的具体要求：</w:t>
      </w:r>
      <w:r>
        <w:rPr>
          <w:rFonts w:hint="eastAsia" w:ascii="宋体" w:hAnsi="宋体" w:cs="宋体"/>
          <w:kern w:val="0"/>
          <w:szCs w:val="21"/>
          <w:u w:val="single"/>
          <w:lang w:bidi="ar"/>
        </w:rPr>
        <w:t>必须以不低于进度计划的要求完成</w:t>
      </w:r>
      <w:r>
        <w:rPr>
          <w:rFonts w:hint="eastAsia" w:ascii="宋体" w:hAnsi="宋体" w:cs="宋体"/>
          <w:kern w:val="0"/>
          <w:szCs w:val="21"/>
          <w:lang w:bidi="ar"/>
        </w:rPr>
        <w:t>。</w:t>
      </w:r>
    </w:p>
    <w:p w14:paraId="6E44A25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8.7 工期延误</w:t>
      </w:r>
    </w:p>
    <w:p w14:paraId="0551341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8.7.2 因承包人原因导致工期延误</w:t>
      </w:r>
    </w:p>
    <w:p w14:paraId="7E04BCFF">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详见专用合同条件 15.2.3 承包人违约的责任。</w:t>
      </w:r>
    </w:p>
    <w:p w14:paraId="6D48D88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8.7.3 行政审批迟延</w:t>
      </w:r>
    </w:p>
    <w:p w14:paraId="133FA6E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行政审批报送的职责分工：</w:t>
      </w:r>
      <w:r>
        <w:rPr>
          <w:rFonts w:hint="eastAsia" w:ascii="宋体" w:hAnsi="宋体" w:cs="宋体"/>
          <w:kern w:val="0"/>
          <w:szCs w:val="21"/>
          <w:u w:val="single"/>
          <w:lang w:bidi="ar"/>
        </w:rPr>
        <w:t>由发包人报送，承包人配合提供相关资料</w:t>
      </w:r>
      <w:r>
        <w:rPr>
          <w:rFonts w:hint="eastAsia" w:ascii="宋体" w:hAnsi="宋体" w:cs="宋体"/>
          <w:kern w:val="0"/>
          <w:szCs w:val="21"/>
          <w:lang w:bidi="ar"/>
        </w:rPr>
        <w:t>。</w:t>
      </w:r>
    </w:p>
    <w:p w14:paraId="58A4421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8.7.4 异常恶劣的气候条件</w:t>
      </w:r>
    </w:p>
    <w:p w14:paraId="1CDAA54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双方约定视为异常恶劣的气候条件的情形：</w:t>
      </w:r>
      <w:r>
        <w:rPr>
          <w:rFonts w:hint="eastAsia" w:ascii="宋体" w:hAnsi="宋体" w:cs="宋体"/>
          <w:kern w:val="0"/>
          <w:szCs w:val="21"/>
          <w:u w:val="single"/>
          <w:lang w:bidi="ar"/>
        </w:rPr>
        <w:t>异常恶劣气候是指项目所在地 50 年以上一遇的罕见恶劣气候现象，以政府相关部门发布的信息资料为准。出现异常恶劣的气候条件，承包人可要求发包人延长工期，但发包人不支持因此而生的费用索赔（除政府相关部门另有规定的除外）。</w:t>
      </w:r>
    </w:p>
    <w:p w14:paraId="3AFAC4B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8.8 工期提前</w:t>
      </w:r>
    </w:p>
    <w:p w14:paraId="7691A90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8.8.2 承包人提前竣工的奖励：</w:t>
      </w:r>
      <w:r>
        <w:rPr>
          <w:rFonts w:hint="eastAsia" w:ascii="宋体" w:hAnsi="宋体" w:cs="宋体"/>
          <w:kern w:val="0"/>
          <w:szCs w:val="21"/>
          <w:u w:val="single"/>
          <w:lang w:bidi="ar"/>
        </w:rPr>
        <w:t xml:space="preserve">  不采用</w:t>
      </w:r>
      <w:r>
        <w:rPr>
          <w:rFonts w:hint="eastAsia" w:ascii="宋体" w:hAnsi="宋体" w:cs="宋体"/>
          <w:kern w:val="0"/>
          <w:szCs w:val="21"/>
          <w:lang w:bidi="ar"/>
        </w:rPr>
        <w:t>。</w:t>
      </w:r>
    </w:p>
    <w:p w14:paraId="3E50551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本款补充8.8.3项：</w:t>
      </w:r>
    </w:p>
    <w:p w14:paraId="04CB61D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8.8.3发包人不得随意要求承包人提前竣工，承包人也不得随意提出提前竣工的建议。如遇特殊情况，确需将工期提前的，发包人和承包人必须采取有效措施，确保工程质量。</w:t>
      </w:r>
    </w:p>
    <w:p w14:paraId="316E726E">
      <w:pPr>
        <w:widowControl/>
        <w:adjustRightInd w:val="0"/>
        <w:snapToGrid w:val="0"/>
        <w:spacing w:after="163" w:afterLines="50" w:line="360" w:lineRule="auto"/>
        <w:outlineLvl w:val="1"/>
        <w:rPr>
          <w:rFonts w:ascii="宋体" w:hAnsi="宋体" w:cs="Times"/>
          <w:kern w:val="0"/>
        </w:rPr>
      </w:pPr>
      <w:bookmarkStart w:id="1758" w:name="_Toc20171882"/>
      <w:bookmarkEnd w:id="1758"/>
      <w:bookmarkStart w:id="1759" w:name="_Toc543"/>
      <w:bookmarkStart w:id="1760" w:name="_Toc20481"/>
      <w:r>
        <w:rPr>
          <w:rFonts w:hint="eastAsia" w:ascii="宋体" w:hAnsi="宋体" w:cs="Times"/>
          <w:kern w:val="0"/>
          <w:szCs w:val="21"/>
          <w:lang w:bidi="ar"/>
        </w:rPr>
        <w:t>第9条 竣工试验</w:t>
      </w:r>
      <w:bookmarkEnd w:id="1759"/>
      <w:bookmarkEnd w:id="1760"/>
    </w:p>
    <w:p w14:paraId="1C40FE5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本合同工程是否包含竣工试验：</w:t>
      </w:r>
      <w:r>
        <w:rPr>
          <w:rFonts w:ascii="宋体" w:hAnsi="宋体" w:cs="宋体"/>
          <w:szCs w:val="21"/>
          <w:u w:val="single"/>
        </w:rPr>
        <w:t>满足设计及相关规范要</w:t>
      </w:r>
      <w:r>
        <w:rPr>
          <w:rFonts w:ascii="宋体" w:hAnsi="宋体" w:cs="宋体"/>
          <w:spacing w:val="-1"/>
          <w:szCs w:val="21"/>
          <w:u w:val="single"/>
        </w:rPr>
        <w:t>求</w:t>
      </w:r>
      <w:r>
        <w:rPr>
          <w:rFonts w:hint="eastAsia" w:ascii="宋体" w:hAnsi="宋体" w:cs="宋体"/>
          <w:kern w:val="0"/>
          <w:szCs w:val="21"/>
          <w:lang w:bidi="ar"/>
        </w:rPr>
        <w:t>。</w:t>
      </w:r>
    </w:p>
    <w:p w14:paraId="6C67246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9.1 竣工试验的义务</w:t>
      </w:r>
    </w:p>
    <w:p w14:paraId="4119284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9.1.1 竣工试验方案的提交份数、时间和内容：</w:t>
      </w:r>
      <w:r>
        <w:rPr>
          <w:rFonts w:ascii="宋体" w:hAnsi="宋体" w:cs="宋体"/>
          <w:szCs w:val="21"/>
          <w:u w:val="single"/>
        </w:rPr>
        <w:t>满足设计及相关规范要</w:t>
      </w:r>
      <w:r>
        <w:rPr>
          <w:rFonts w:ascii="宋体" w:hAnsi="宋体" w:cs="宋体"/>
          <w:spacing w:val="-1"/>
          <w:szCs w:val="21"/>
          <w:u w:val="single"/>
        </w:rPr>
        <w:t>求</w:t>
      </w:r>
      <w:r>
        <w:rPr>
          <w:rFonts w:hint="eastAsia" w:ascii="宋体" w:hAnsi="宋体" w:cs="宋体"/>
          <w:kern w:val="0"/>
          <w:szCs w:val="21"/>
          <w:lang w:bidi="ar"/>
        </w:rPr>
        <w:t>。</w:t>
      </w:r>
    </w:p>
    <w:p w14:paraId="1994EDD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9.1.2 竣工试验所需人员、设备、材料、燃料、电力、消耗品、工具等必要条件的提供方：</w:t>
      </w:r>
      <w:r>
        <w:rPr>
          <w:rFonts w:hint="eastAsia" w:ascii="宋体" w:hAnsi="宋体" w:cs="宋体"/>
          <w:kern w:val="0"/>
          <w:szCs w:val="21"/>
          <w:u w:val="single"/>
          <w:lang w:bidi="ar"/>
        </w:rPr>
        <w:t xml:space="preserve">承包人承担 </w:t>
      </w:r>
      <w:r>
        <w:rPr>
          <w:rFonts w:hint="eastAsia" w:ascii="宋体" w:hAnsi="宋体" w:cs="宋体"/>
          <w:kern w:val="0"/>
          <w:szCs w:val="21"/>
          <w:lang w:bidi="ar"/>
        </w:rPr>
        <w:t>。</w:t>
      </w:r>
    </w:p>
    <w:p w14:paraId="430936C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竣工试验费用的承担方：</w:t>
      </w:r>
      <w:r>
        <w:rPr>
          <w:rFonts w:hint="eastAsia" w:ascii="宋体" w:hAnsi="宋体" w:cs="宋体"/>
          <w:kern w:val="0"/>
          <w:szCs w:val="21"/>
          <w:u w:val="single"/>
          <w:lang w:bidi="ar"/>
        </w:rPr>
        <w:t>承包人承担（由发包人委托的第三方检测试验机构检测的除外）</w:t>
      </w:r>
      <w:r>
        <w:rPr>
          <w:rFonts w:hint="eastAsia" w:ascii="宋体" w:hAnsi="宋体" w:cs="宋体"/>
          <w:kern w:val="0"/>
          <w:szCs w:val="21"/>
          <w:lang w:bidi="ar"/>
        </w:rPr>
        <w:t>。</w:t>
      </w:r>
    </w:p>
    <w:p w14:paraId="6068DBC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9.1.3 竣工试验的阶段、内容和顺序：</w:t>
      </w:r>
      <w:r>
        <w:rPr>
          <w:rFonts w:hint="eastAsia" w:ascii="宋体" w:hAnsi="宋体" w:cs="宋体"/>
          <w:kern w:val="0"/>
          <w:szCs w:val="21"/>
          <w:u w:val="single"/>
          <w:lang w:bidi="ar"/>
        </w:rPr>
        <w:t>满足设计及相关规范要求</w:t>
      </w:r>
      <w:r>
        <w:rPr>
          <w:rFonts w:hint="eastAsia" w:ascii="宋体" w:hAnsi="宋体" w:cs="宋体"/>
          <w:kern w:val="0"/>
          <w:szCs w:val="21"/>
          <w:lang w:bidi="ar"/>
        </w:rPr>
        <w:t>。</w:t>
      </w:r>
    </w:p>
    <w:p w14:paraId="5F07B63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竣工试验的操作要求：</w:t>
      </w:r>
      <w:r>
        <w:rPr>
          <w:rFonts w:hint="eastAsia" w:ascii="宋体" w:hAnsi="宋体" w:cs="宋体"/>
          <w:kern w:val="0"/>
          <w:szCs w:val="21"/>
          <w:u w:val="single"/>
          <w:lang w:bidi="ar"/>
        </w:rPr>
        <w:t>满足设计及相关规范要求</w:t>
      </w:r>
      <w:r>
        <w:rPr>
          <w:rFonts w:hint="eastAsia" w:ascii="宋体" w:hAnsi="宋体" w:cs="宋体"/>
          <w:kern w:val="0"/>
          <w:szCs w:val="21"/>
          <w:lang w:bidi="ar"/>
        </w:rPr>
        <w:t>。</w:t>
      </w:r>
    </w:p>
    <w:p w14:paraId="3F2AB4E1">
      <w:pPr>
        <w:widowControl/>
        <w:adjustRightInd w:val="0"/>
        <w:snapToGrid w:val="0"/>
        <w:spacing w:after="163" w:afterLines="50" w:line="360" w:lineRule="auto"/>
        <w:outlineLvl w:val="1"/>
        <w:rPr>
          <w:rFonts w:ascii="宋体" w:hAnsi="宋体" w:cs="Times"/>
          <w:kern w:val="0"/>
        </w:rPr>
      </w:pPr>
      <w:bookmarkStart w:id="1761" w:name="_Toc4784272"/>
      <w:bookmarkEnd w:id="1761"/>
      <w:bookmarkStart w:id="1762" w:name="_Toc20171883"/>
      <w:bookmarkEnd w:id="1762"/>
      <w:bookmarkStart w:id="1763" w:name="_Toc4784273"/>
      <w:bookmarkEnd w:id="1763"/>
      <w:bookmarkStart w:id="1764" w:name="_Toc29150"/>
      <w:bookmarkStart w:id="1765" w:name="_Toc31915"/>
      <w:r>
        <w:rPr>
          <w:rFonts w:hint="eastAsia" w:ascii="宋体" w:hAnsi="宋体" w:cs="Times"/>
          <w:kern w:val="0"/>
          <w:szCs w:val="21"/>
          <w:lang w:bidi="ar"/>
        </w:rPr>
        <w:t>第10条 验收和工程接收</w:t>
      </w:r>
      <w:bookmarkEnd w:id="1764"/>
      <w:bookmarkEnd w:id="1765"/>
    </w:p>
    <w:p w14:paraId="6CF5104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10.1 竣工验收</w:t>
      </w:r>
    </w:p>
    <w:p w14:paraId="7D4D0C2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10.1.2 关于竣工验收程序的约定：</w:t>
      </w:r>
    </w:p>
    <w:p w14:paraId="0A17A1D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（1）发包人应在收到承包人报送的竣工验收申请报告后14天内组织设计人、监理人、质监等其他部门进行验收，竣工日期以最后一次整改后通过竣工验收的时间为准。</w:t>
      </w:r>
    </w:p>
    <w:p w14:paraId="314CBCD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当工程具备竣工验收条件时，承包人应及时向发包人提交竣工验收申请报告及竣工资料、办理移交手续。否则发包人有权依据监理人出具的鉴定结论书，自行组织有关部门验收，并提出整改意见。承包人必须按要求整改，并承担整改费用；如承包人拒绝按发包人提出的要求整改，发包人有权请第三方整改，由此发生的整改费用从未付工程款中扣除，不足部分发包人有权向承包人追偿。当验收通过后具备交付使用条件时，承包人不得以任何借口拒绝移交工程，否则，发包人有权强行使用，由此发生的一切后果，由承包人负责。</w:t>
      </w:r>
    </w:p>
    <w:p w14:paraId="06D97ED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发包人不按照合同约定组织竣工验收、颁发工程接受证书的违约金的计算方式：</w:t>
      </w:r>
      <w:r>
        <w:rPr>
          <w:rFonts w:hint="eastAsia" w:ascii="宋体" w:hAnsi="宋体" w:cs="宋体"/>
          <w:kern w:val="0"/>
          <w:szCs w:val="21"/>
          <w:u w:val="single"/>
          <w:lang w:bidi="ar"/>
        </w:rPr>
        <w:t xml:space="preserve">不采用 </w:t>
      </w:r>
      <w:r>
        <w:rPr>
          <w:rFonts w:hint="eastAsia" w:ascii="宋体" w:hAnsi="宋体" w:cs="宋体"/>
          <w:kern w:val="0"/>
          <w:szCs w:val="21"/>
          <w:lang w:bidi="ar"/>
        </w:rPr>
        <w:t>。</w:t>
      </w:r>
    </w:p>
    <w:p w14:paraId="0971723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10.3 工程的接收</w:t>
      </w:r>
    </w:p>
    <w:p w14:paraId="429CF1D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10.3.1 工程接收的先后顺序：</w:t>
      </w:r>
      <w:r>
        <w:rPr>
          <w:rFonts w:hint="eastAsia" w:ascii="宋体" w:hAnsi="宋体" w:cs="宋体"/>
          <w:kern w:val="0"/>
          <w:szCs w:val="21"/>
          <w:u w:val="single"/>
          <w:lang w:bidi="ar"/>
        </w:rPr>
        <w:t xml:space="preserve">  按发包人要求执行    </w:t>
      </w:r>
      <w:r>
        <w:rPr>
          <w:rFonts w:hint="eastAsia" w:ascii="宋体" w:hAnsi="宋体" w:cs="宋体"/>
          <w:kern w:val="0"/>
          <w:szCs w:val="21"/>
          <w:lang w:bidi="ar"/>
        </w:rPr>
        <w:t>。</w:t>
      </w:r>
    </w:p>
    <w:p w14:paraId="3474945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工程接收的时间安排：颁发工程接收证书后7天内完成工程的接收。</w:t>
      </w:r>
    </w:p>
    <w:p w14:paraId="6320C18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工程接收的其他要求：</w:t>
      </w:r>
      <w:r>
        <w:rPr>
          <w:rFonts w:hint="eastAsia" w:ascii="宋体" w:hAnsi="宋体" w:cs="宋体"/>
          <w:kern w:val="0"/>
          <w:szCs w:val="21"/>
          <w:u w:val="single"/>
          <w:lang w:bidi="ar"/>
        </w:rPr>
        <w:t xml:space="preserve">       按发包人要求执行    </w:t>
      </w:r>
      <w:r>
        <w:rPr>
          <w:rFonts w:hint="eastAsia" w:ascii="宋体" w:hAnsi="宋体" w:cs="宋体"/>
          <w:kern w:val="0"/>
          <w:szCs w:val="21"/>
          <w:lang w:bidi="ar"/>
        </w:rPr>
        <w:t>。</w:t>
      </w:r>
    </w:p>
    <w:p w14:paraId="075E8DE6">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10.3.2</w:t>
      </w:r>
      <w:r>
        <w:rPr>
          <w:rFonts w:ascii="宋体" w:hAnsi="宋体" w:cs="宋体"/>
          <w:kern w:val="0"/>
          <w:szCs w:val="21"/>
          <w:lang w:bidi="ar"/>
        </w:rPr>
        <w:t xml:space="preserve"> </w:t>
      </w:r>
      <w:r>
        <w:rPr>
          <w:rFonts w:hint="eastAsia" w:ascii="宋体" w:hAnsi="宋体" w:cs="宋体"/>
          <w:kern w:val="0"/>
          <w:szCs w:val="21"/>
          <w:lang w:bidi="ar"/>
        </w:rPr>
        <w:t>接收工程时承包人需提交竣工验收资料的类别、内容、份数和提交时间：</w:t>
      </w:r>
      <w:r>
        <w:rPr>
          <w:rFonts w:hint="eastAsia" w:ascii="宋体" w:hAnsi="宋体" w:cs="宋体"/>
          <w:kern w:val="0"/>
          <w:szCs w:val="21"/>
          <w:u w:val="single"/>
          <w:lang w:bidi="ar"/>
        </w:rPr>
        <w:t>按国家现行档案管理规定及发包人通知</w:t>
      </w:r>
      <w:r>
        <w:rPr>
          <w:rFonts w:hint="eastAsia" w:ascii="宋体" w:hAnsi="宋体" w:cs="宋体"/>
          <w:kern w:val="0"/>
          <w:szCs w:val="21"/>
          <w:lang w:bidi="ar"/>
        </w:rPr>
        <w:t>。</w:t>
      </w:r>
    </w:p>
    <w:p w14:paraId="7717A89F">
      <w:pPr>
        <w:widowControl/>
        <w:adjustRightInd w:val="0"/>
        <w:snapToGrid w:val="0"/>
        <w:spacing w:after="163" w:afterLines="50" w:line="360" w:lineRule="auto"/>
        <w:ind w:firstLine="420" w:firstLineChars="200"/>
        <w:rPr>
          <w:lang w:bidi="ar"/>
        </w:rPr>
      </w:pPr>
      <w:r>
        <w:rPr>
          <w:rFonts w:ascii="宋体" w:hAnsi="宋体"/>
          <w:lang w:bidi="ar"/>
        </w:rPr>
        <w:t>10.3.3</w:t>
      </w:r>
      <w:r>
        <w:rPr>
          <w:lang w:bidi="ar"/>
        </w:rPr>
        <w:t xml:space="preserve"> </w:t>
      </w:r>
      <w:r>
        <w:rPr>
          <w:rFonts w:hint="eastAsia"/>
          <w:lang w:bidi="ar"/>
        </w:rPr>
        <w:t>发包人逾期接收工程的违约责任：</w:t>
      </w:r>
      <w:r>
        <w:rPr>
          <w:u w:val="single"/>
          <w:lang w:bidi="ar"/>
        </w:rPr>
        <w:t xml:space="preserve">  </w:t>
      </w:r>
      <w:r>
        <w:rPr>
          <w:rFonts w:hint="eastAsia"/>
          <w:u w:val="single"/>
          <w:lang w:bidi="ar"/>
        </w:rPr>
        <w:t>不采用</w:t>
      </w:r>
      <w:r>
        <w:rPr>
          <w:u w:val="single"/>
          <w:lang w:bidi="ar"/>
        </w:rPr>
        <w:t xml:space="preserve"> </w:t>
      </w:r>
      <w:r>
        <w:rPr>
          <w:rFonts w:hint="eastAsia"/>
          <w:lang w:bidi="ar"/>
        </w:rPr>
        <w:t>。</w:t>
      </w:r>
    </w:p>
    <w:p w14:paraId="7D48844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10.3.4</w:t>
      </w:r>
      <w:r>
        <w:rPr>
          <w:rFonts w:ascii="宋体" w:hAnsi="宋体" w:cs="宋体"/>
          <w:kern w:val="0"/>
          <w:szCs w:val="21"/>
          <w:lang w:bidi="ar"/>
        </w:rPr>
        <w:t xml:space="preserve"> </w:t>
      </w:r>
      <w:r>
        <w:rPr>
          <w:rFonts w:hint="eastAsia" w:ascii="宋体" w:hAnsi="宋体" w:cs="宋体"/>
          <w:kern w:val="0"/>
          <w:szCs w:val="21"/>
          <w:lang w:bidi="ar"/>
        </w:rPr>
        <w:t>承包人无正当理由不移交工程的违约责任：</w:t>
      </w:r>
      <w:r>
        <w:rPr>
          <w:rFonts w:hint="eastAsia" w:ascii="宋体" w:hAnsi="宋体" w:cs="宋体"/>
          <w:kern w:val="0"/>
          <w:szCs w:val="21"/>
          <w:u w:val="single"/>
          <w:lang w:bidi="ar"/>
        </w:rPr>
        <w:t>承包人应承担工程照管、成品保护、保管等与工程有关的各项费用，并按经审定结算金额的0.5‰/天支付违约金</w:t>
      </w:r>
      <w:r>
        <w:rPr>
          <w:rFonts w:hint="eastAsia" w:ascii="宋体" w:hAnsi="宋体" w:cs="宋体"/>
          <w:kern w:val="0"/>
          <w:szCs w:val="21"/>
          <w:lang w:bidi="ar"/>
        </w:rPr>
        <w:t>。</w:t>
      </w:r>
    </w:p>
    <w:p w14:paraId="6DB6871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10.4 接收证书</w:t>
      </w:r>
    </w:p>
    <w:p w14:paraId="3D59237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10.</w:t>
      </w:r>
      <w:r>
        <w:rPr>
          <w:rFonts w:ascii="宋体" w:hAnsi="宋体" w:cs="宋体"/>
          <w:kern w:val="0"/>
          <w:szCs w:val="21"/>
          <w:lang w:bidi="ar"/>
        </w:rPr>
        <w:t>4</w:t>
      </w:r>
      <w:r>
        <w:rPr>
          <w:rFonts w:hint="eastAsia" w:ascii="宋体" w:hAnsi="宋体" w:cs="宋体"/>
          <w:kern w:val="0"/>
          <w:szCs w:val="21"/>
          <w:lang w:bidi="ar"/>
        </w:rPr>
        <w:t>.1 工程接收证书颁发时间：</w:t>
      </w:r>
      <w:r>
        <w:rPr>
          <w:rFonts w:hint="eastAsia" w:ascii="宋体" w:hAnsi="宋体" w:cs="宋体"/>
          <w:kern w:val="0"/>
          <w:szCs w:val="21"/>
          <w:u w:val="single"/>
          <w:lang w:bidi="ar"/>
        </w:rPr>
        <w:t>发包人在竣工验收合格且工程具备接收条件后的14天内向承包人颁发工程接收证书</w:t>
      </w:r>
      <w:r>
        <w:rPr>
          <w:rFonts w:hint="eastAsia" w:ascii="宋体" w:hAnsi="宋体" w:cs="宋体"/>
          <w:kern w:val="0"/>
          <w:szCs w:val="21"/>
          <w:lang w:bidi="ar"/>
        </w:rPr>
        <w:t>。</w:t>
      </w:r>
    </w:p>
    <w:p w14:paraId="70CC76B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10.5 竣工退场</w:t>
      </w:r>
    </w:p>
    <w:p w14:paraId="05DBB1F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10.5.1 竣工退场的相关约定：</w:t>
      </w:r>
      <w:r>
        <w:rPr>
          <w:rFonts w:hint="eastAsia" w:ascii="宋体" w:hAnsi="宋体" w:cs="宋体"/>
          <w:kern w:val="0"/>
          <w:szCs w:val="21"/>
          <w:u w:val="single"/>
          <w:lang w:bidi="ar"/>
        </w:rPr>
        <w:t>工程接收证书颁发后28天内，承包人的人员、剩余材料、施工设备和临时工程应完全撤离施工场地并对施工场地进行清理、平整、复原，直至监理人检验合格为止，由此发生的费用已包含在签约合同价内。承包人未在限期内拆除的，发包人可委托其他单位代为拆除，由此发生的费用（发包人可从应付承包人的款项中扣除）由承包人承担，承包人还应按审定结算金额的0.5‰/天的标准向发包人支付违约金。因工程维修需要部分人员必须留在施工现场的，需征得发包人同意</w:t>
      </w:r>
      <w:r>
        <w:rPr>
          <w:rFonts w:hint="eastAsia" w:ascii="宋体" w:hAnsi="宋体" w:cs="宋体"/>
          <w:kern w:val="0"/>
          <w:szCs w:val="21"/>
          <w:lang w:bidi="ar"/>
        </w:rPr>
        <w:t>。</w:t>
      </w:r>
    </w:p>
    <w:p w14:paraId="583E232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10.5.3 人员撤离</w:t>
      </w:r>
    </w:p>
    <w:p w14:paraId="0ED038A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监理人同意需在缺陷责任期内继续工作和使用的人员、施工设备和临时工程的内容：</w:t>
      </w:r>
      <w:r>
        <w:rPr>
          <w:rFonts w:hint="eastAsia" w:ascii="宋体" w:hAnsi="宋体" w:cs="宋体"/>
          <w:kern w:val="0"/>
          <w:szCs w:val="21"/>
          <w:u w:val="single"/>
          <w:lang w:bidi="ar"/>
        </w:rPr>
        <w:t>承包人提交缺陷责任期内继续工作和使用的人员、设备和临时工程清单，征得发包人同意，未在清单内的人员和施工设备应全部撤离施工现场</w:t>
      </w:r>
      <w:r>
        <w:rPr>
          <w:rFonts w:hint="eastAsia" w:ascii="宋体" w:hAnsi="宋体" w:cs="宋体"/>
          <w:kern w:val="0"/>
          <w:szCs w:val="21"/>
          <w:lang w:bidi="ar"/>
        </w:rPr>
        <w:t>。</w:t>
      </w:r>
    </w:p>
    <w:p w14:paraId="478E8865">
      <w:pPr>
        <w:widowControl/>
        <w:adjustRightInd w:val="0"/>
        <w:snapToGrid w:val="0"/>
        <w:spacing w:after="163" w:afterLines="50" w:line="360" w:lineRule="auto"/>
        <w:outlineLvl w:val="1"/>
        <w:rPr>
          <w:rFonts w:ascii="宋体" w:hAnsi="宋体" w:cs="Times"/>
          <w:kern w:val="0"/>
        </w:rPr>
      </w:pPr>
      <w:bookmarkStart w:id="1766" w:name="_Toc20171884"/>
      <w:bookmarkEnd w:id="1766"/>
      <w:bookmarkStart w:id="1767" w:name="_Toc23519"/>
      <w:bookmarkStart w:id="1768" w:name="_Toc25230"/>
      <w:r>
        <w:rPr>
          <w:rFonts w:hint="eastAsia" w:ascii="宋体" w:hAnsi="宋体" w:cs="Times"/>
          <w:kern w:val="0"/>
          <w:szCs w:val="21"/>
          <w:lang w:bidi="ar"/>
        </w:rPr>
        <w:t>第11条 缺陷责任与保修</w:t>
      </w:r>
      <w:bookmarkEnd w:id="1767"/>
      <w:bookmarkEnd w:id="1768"/>
    </w:p>
    <w:p w14:paraId="52BFF1A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11.2 缺陷责任期</w:t>
      </w:r>
    </w:p>
    <w:p w14:paraId="26DBF32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缺陷责任期的期限：</w:t>
      </w:r>
      <w:r>
        <w:rPr>
          <w:rFonts w:hint="eastAsia" w:ascii="宋体" w:hAnsi="宋体" w:cs="宋体"/>
          <w:kern w:val="0"/>
          <w:szCs w:val="21"/>
          <w:u w:val="single"/>
          <w:lang w:bidi="ar"/>
        </w:rPr>
        <w:t>工程竣工验收合格之日起24个月</w:t>
      </w:r>
      <w:r>
        <w:rPr>
          <w:rFonts w:hint="eastAsia" w:ascii="宋体" w:hAnsi="宋体" w:cs="宋体"/>
          <w:kern w:val="0"/>
          <w:szCs w:val="21"/>
          <w:lang w:bidi="ar"/>
        </w:rPr>
        <w:t>。</w:t>
      </w:r>
    </w:p>
    <w:p w14:paraId="639CAE4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11.3 缺陷调查</w:t>
      </w:r>
    </w:p>
    <w:p w14:paraId="51DFC4A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11.3.</w:t>
      </w:r>
      <w:r>
        <w:rPr>
          <w:rFonts w:ascii="宋体" w:hAnsi="宋体" w:cs="宋体"/>
          <w:kern w:val="0"/>
          <w:szCs w:val="21"/>
          <w:lang w:bidi="ar"/>
        </w:rPr>
        <w:t>4</w:t>
      </w:r>
      <w:r>
        <w:rPr>
          <w:rFonts w:hint="eastAsia" w:ascii="宋体" w:hAnsi="宋体" w:cs="宋体"/>
          <w:kern w:val="0"/>
          <w:szCs w:val="21"/>
          <w:lang w:bidi="ar"/>
        </w:rPr>
        <w:t xml:space="preserve"> 修复通知</w:t>
      </w:r>
    </w:p>
    <w:p w14:paraId="2CA64EB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承包人收到保修通知并到达工程现场的合理时间：</w:t>
      </w:r>
      <w:r>
        <w:rPr>
          <w:rFonts w:hint="eastAsia" w:ascii="宋体" w:hAnsi="宋体" w:cs="宋体"/>
          <w:kern w:val="0"/>
          <w:szCs w:val="21"/>
          <w:u w:val="single"/>
          <w:lang w:bidi="ar"/>
        </w:rPr>
        <w:t xml:space="preserve"> 12小时内，最长不能超过36小时</w:t>
      </w:r>
      <w:r>
        <w:rPr>
          <w:rFonts w:hint="eastAsia" w:ascii="宋体" w:hAnsi="宋体" w:cs="宋体"/>
          <w:kern w:val="0"/>
          <w:szCs w:val="21"/>
          <w:lang w:bidi="ar"/>
        </w:rPr>
        <w:t>。</w:t>
      </w:r>
    </w:p>
    <w:p w14:paraId="7876ACF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11.</w:t>
      </w:r>
      <w:r>
        <w:rPr>
          <w:rFonts w:ascii="宋体" w:hAnsi="宋体" w:cs="宋体"/>
          <w:kern w:val="0"/>
          <w:szCs w:val="21"/>
          <w:lang w:bidi="ar"/>
        </w:rPr>
        <w:t>6</w:t>
      </w:r>
      <w:r>
        <w:rPr>
          <w:rFonts w:hint="eastAsia" w:ascii="宋体" w:hAnsi="宋体" w:cs="宋体"/>
          <w:kern w:val="0"/>
          <w:szCs w:val="21"/>
          <w:lang w:bidi="ar"/>
        </w:rPr>
        <w:t xml:space="preserve"> 缺陷责任期终止证书</w:t>
      </w:r>
    </w:p>
    <w:p w14:paraId="6760759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承包人应于缺陷责任期届满后</w:t>
      </w:r>
      <w:r>
        <w:rPr>
          <w:rFonts w:hint="eastAsia" w:ascii="宋体" w:hAnsi="宋体" w:cs="宋体"/>
          <w:kern w:val="0"/>
          <w:szCs w:val="21"/>
          <w:u w:val="single"/>
          <w:lang w:bidi="ar"/>
        </w:rPr>
        <w:t xml:space="preserve"> 30 </w:t>
      </w:r>
      <w:r>
        <w:rPr>
          <w:rFonts w:hint="eastAsia" w:ascii="宋体" w:hAnsi="宋体" w:cs="宋体"/>
          <w:kern w:val="0"/>
          <w:szCs w:val="21"/>
          <w:lang w:bidi="ar"/>
        </w:rPr>
        <w:t>天内向发包人发出缺陷责任期届满通知，发包人应在收到缺陷责任期满通知后</w:t>
      </w:r>
      <w:r>
        <w:rPr>
          <w:rFonts w:hint="eastAsia" w:ascii="宋体" w:hAnsi="宋体" w:cs="宋体"/>
          <w:kern w:val="0"/>
          <w:szCs w:val="21"/>
          <w:u w:val="single"/>
          <w:lang w:bidi="ar"/>
        </w:rPr>
        <w:t xml:space="preserve"> 30 </w:t>
      </w:r>
      <w:r>
        <w:rPr>
          <w:rFonts w:hint="eastAsia" w:ascii="宋体" w:hAnsi="宋体" w:cs="宋体"/>
          <w:kern w:val="0"/>
          <w:szCs w:val="21"/>
          <w:lang w:bidi="ar"/>
        </w:rPr>
        <w:t>天内核实承包人是否履行缺陷修复义务，承包人未能履行缺陷修复义务的，发包人有权扣除相应金额的维修费用。发包人应在收到缺陷责任期届满通知后</w:t>
      </w:r>
      <w:r>
        <w:rPr>
          <w:rFonts w:hint="eastAsia" w:ascii="宋体" w:hAnsi="宋体" w:cs="宋体"/>
          <w:kern w:val="0"/>
          <w:szCs w:val="21"/>
          <w:u w:val="single"/>
          <w:lang w:bidi="ar"/>
        </w:rPr>
        <w:t xml:space="preserve"> 60 </w:t>
      </w:r>
      <w:r>
        <w:rPr>
          <w:rFonts w:hint="eastAsia" w:ascii="宋体" w:hAnsi="宋体" w:cs="宋体"/>
          <w:kern w:val="0"/>
          <w:szCs w:val="21"/>
          <w:lang w:bidi="ar"/>
        </w:rPr>
        <w:t>天内，向承包人颁发缺陷责任期终止证书。</w:t>
      </w:r>
    </w:p>
    <w:p w14:paraId="3F5A38D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11.</w:t>
      </w:r>
      <w:r>
        <w:rPr>
          <w:rFonts w:ascii="宋体" w:hAnsi="宋体" w:cs="宋体"/>
          <w:kern w:val="0"/>
          <w:szCs w:val="21"/>
          <w:lang w:bidi="ar"/>
        </w:rPr>
        <w:t>7</w:t>
      </w:r>
      <w:r>
        <w:rPr>
          <w:rFonts w:hint="eastAsia" w:ascii="宋体" w:hAnsi="宋体" w:cs="宋体"/>
          <w:kern w:val="0"/>
          <w:szCs w:val="21"/>
          <w:lang w:bidi="ar"/>
        </w:rPr>
        <w:t xml:space="preserve"> 保修责任</w:t>
      </w:r>
    </w:p>
    <w:p w14:paraId="4BD980D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工程质量保修范围、期限和责任为：</w:t>
      </w:r>
      <w:r>
        <w:rPr>
          <w:rFonts w:hint="eastAsia" w:ascii="宋体" w:hAnsi="宋体" w:cs="宋体"/>
          <w:kern w:val="0"/>
          <w:szCs w:val="21"/>
          <w:u w:val="single"/>
          <w:lang w:bidi="ar"/>
        </w:rPr>
        <w:t>按照合同附件3《工程质量保修书》的规定执行</w:t>
      </w:r>
      <w:r>
        <w:rPr>
          <w:rFonts w:hint="eastAsia" w:ascii="宋体" w:hAnsi="宋体" w:cs="宋体"/>
          <w:kern w:val="0"/>
          <w:szCs w:val="21"/>
          <w:lang w:bidi="ar"/>
        </w:rPr>
        <w:t>。</w:t>
      </w:r>
    </w:p>
    <w:p w14:paraId="348E863D">
      <w:pPr>
        <w:widowControl/>
        <w:adjustRightInd w:val="0"/>
        <w:snapToGrid w:val="0"/>
        <w:spacing w:after="163" w:afterLines="50" w:line="360" w:lineRule="auto"/>
        <w:outlineLvl w:val="1"/>
        <w:rPr>
          <w:rFonts w:ascii="宋体" w:hAnsi="宋体" w:cs="Times"/>
          <w:kern w:val="0"/>
        </w:rPr>
      </w:pPr>
      <w:bookmarkStart w:id="1769" w:name="_Toc20171885"/>
      <w:bookmarkEnd w:id="1769"/>
      <w:bookmarkStart w:id="1770" w:name="_Toc29610"/>
      <w:bookmarkStart w:id="1771" w:name="_Toc5469"/>
      <w:r>
        <w:rPr>
          <w:rFonts w:hint="eastAsia" w:ascii="宋体" w:hAnsi="宋体" w:cs="Times"/>
          <w:kern w:val="0"/>
          <w:szCs w:val="21"/>
          <w:lang w:bidi="ar"/>
        </w:rPr>
        <w:t>第12条 竣工后试验</w:t>
      </w:r>
      <w:bookmarkEnd w:id="1770"/>
      <w:bookmarkEnd w:id="1771"/>
    </w:p>
    <w:p w14:paraId="66C1E0A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本合同工程是否包含竣工后试验：</w:t>
      </w:r>
      <w:r>
        <w:rPr>
          <w:rFonts w:hint="eastAsia" w:ascii="宋体" w:hAnsi="宋体" w:cs="宋体"/>
          <w:kern w:val="0"/>
          <w:szCs w:val="21"/>
          <w:u w:val="single"/>
          <w:lang w:bidi="ar"/>
        </w:rPr>
        <w:t>满足主管部门和发包人相关要求</w:t>
      </w:r>
      <w:r>
        <w:rPr>
          <w:rFonts w:hint="eastAsia" w:ascii="宋体" w:hAnsi="宋体" w:cs="宋体"/>
          <w:kern w:val="0"/>
          <w:szCs w:val="21"/>
          <w:lang w:bidi="ar"/>
        </w:rPr>
        <w:t>。</w:t>
      </w:r>
    </w:p>
    <w:p w14:paraId="46EFE6B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 xml:space="preserve">12.1 竣工后试验的程序 </w:t>
      </w:r>
    </w:p>
    <w:p w14:paraId="4E1621F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12.1.</w:t>
      </w:r>
      <w:r>
        <w:rPr>
          <w:rFonts w:ascii="宋体" w:hAnsi="宋体" w:cs="宋体"/>
          <w:kern w:val="0"/>
          <w:szCs w:val="21"/>
          <w:lang w:bidi="ar"/>
        </w:rPr>
        <w:t>2</w:t>
      </w:r>
      <w:r>
        <w:rPr>
          <w:rFonts w:hint="eastAsia" w:ascii="宋体" w:hAnsi="宋体" w:cs="宋体"/>
          <w:kern w:val="0"/>
          <w:szCs w:val="21"/>
          <w:lang w:bidi="ar"/>
        </w:rPr>
        <w:t xml:space="preserve"> 竣工后试验全部电力、水、污水处理、燃料、消耗品和材料，以及全部其他仪器、协助、文件或其他信息、设备、工具、劳力，启动工程设备，并组织安排有适当资质、经验和能力的工作人员等必要条件的提供方：</w:t>
      </w:r>
      <w:r>
        <w:rPr>
          <w:rFonts w:hint="eastAsia" w:ascii="宋体" w:hAnsi="宋体" w:cs="宋体"/>
          <w:kern w:val="0"/>
          <w:szCs w:val="21"/>
          <w:u w:val="single"/>
          <w:lang w:bidi="ar"/>
        </w:rPr>
        <w:t xml:space="preserve">    承包人提供      </w:t>
      </w:r>
      <w:r>
        <w:rPr>
          <w:rFonts w:hint="eastAsia" w:ascii="宋体" w:hAnsi="宋体" w:cs="宋体"/>
          <w:kern w:val="0"/>
          <w:szCs w:val="21"/>
          <w:lang w:bidi="ar"/>
        </w:rPr>
        <w:t>。</w:t>
      </w:r>
    </w:p>
    <w:p w14:paraId="38F7F42B">
      <w:pPr>
        <w:widowControl/>
        <w:adjustRightInd w:val="0"/>
        <w:snapToGrid w:val="0"/>
        <w:spacing w:after="163" w:afterLines="50" w:line="360" w:lineRule="auto"/>
        <w:outlineLvl w:val="1"/>
        <w:rPr>
          <w:rFonts w:ascii="宋体" w:hAnsi="宋体" w:cs="Times"/>
          <w:kern w:val="0"/>
        </w:rPr>
      </w:pPr>
      <w:bookmarkStart w:id="1772" w:name="_Toc20171886"/>
      <w:bookmarkEnd w:id="1772"/>
      <w:bookmarkStart w:id="1773" w:name="_Toc3973"/>
      <w:bookmarkStart w:id="1774" w:name="_Toc28161"/>
      <w:r>
        <w:rPr>
          <w:rFonts w:hint="eastAsia" w:ascii="宋体" w:hAnsi="宋体" w:cs="Times"/>
          <w:kern w:val="0"/>
          <w:szCs w:val="21"/>
          <w:lang w:bidi="ar"/>
        </w:rPr>
        <w:t>第13条 变更与调整</w:t>
      </w:r>
      <w:bookmarkEnd w:id="1773"/>
      <w:bookmarkEnd w:id="1774"/>
    </w:p>
    <w:p w14:paraId="5C43BC2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13.2 承包人的合理化建议</w:t>
      </w:r>
    </w:p>
    <w:p w14:paraId="1AE618D7">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13.2.1承包人可以以单位名义向发包人提交书面合理化建议，详细说明建议的内容、理由，以及该建议对项目的工期、投资、质量、安全、运营管理、生态环境等的影响，客观反映项目合同变更的必要性和可行性，包括：</w:t>
      </w:r>
      <w:r>
        <w:rPr>
          <w:rFonts w:hint="eastAsia" w:ascii="宋体" w:hAnsi="宋体" w:cs="宋体"/>
          <w:kern w:val="0"/>
          <w:szCs w:val="21"/>
          <w:u w:val="single"/>
          <w:lang w:bidi="ar"/>
        </w:rPr>
        <w:t>缩短工期，降低发包人的工程、施工、维护、营运的费用，提高竣工工程的效率或价值，给发包人带来的长远利益和其他利益。发包人接到此类建议后，可以选择：不采纳/采纳/要求补充进一步资料的书面通知</w:t>
      </w:r>
      <w:r>
        <w:rPr>
          <w:rFonts w:hint="eastAsia" w:ascii="宋体" w:hAnsi="宋体" w:cs="宋体"/>
          <w:kern w:val="0"/>
          <w:szCs w:val="21"/>
          <w:lang w:bidi="ar"/>
        </w:rPr>
        <w:t>。</w:t>
      </w:r>
    </w:p>
    <w:p w14:paraId="278C3EC6">
      <w:pPr>
        <w:widowControl/>
        <w:autoSpaceDE w:val="0"/>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如果发包人对承包人已实施的项目在发出重大设计变更之前要求承包人提出一份建议，那么，承包人应尽快提出：</w:t>
      </w:r>
    </w:p>
    <w:p w14:paraId="073CBA8B">
      <w:pPr>
        <w:widowControl/>
        <w:autoSpaceDE w:val="0"/>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（1）对所提方案和（或）待做工作及其实施计划的说明；</w:t>
      </w:r>
    </w:p>
    <w:p w14:paraId="4BDCBD97">
      <w:pPr>
        <w:widowControl/>
        <w:autoSpaceDE w:val="0"/>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（2）承包人按照对工程进度计划进行必要修改的建议；</w:t>
      </w:r>
    </w:p>
    <w:p w14:paraId="77213862">
      <w:pPr>
        <w:widowControl/>
        <w:autoSpaceDE w:val="0"/>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（3）承包人发生较大返工损失增加费用的建议。</w:t>
      </w:r>
    </w:p>
    <w:p w14:paraId="3B1B7CF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发包人在收到上述建议书后，应尽快给予批准、否决或提出意见。</w:t>
      </w:r>
    </w:p>
    <w:p w14:paraId="306109D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13.2.2监理人应在收到承包人提交的合理化建议后</w:t>
      </w:r>
      <w:r>
        <w:rPr>
          <w:rFonts w:hint="eastAsia" w:ascii="宋体" w:hAnsi="宋体" w:cs="宋体"/>
          <w:kern w:val="0"/>
          <w:szCs w:val="21"/>
          <w:u w:val="single"/>
          <w:lang w:bidi="ar"/>
        </w:rPr>
        <w:t xml:space="preserve">  14  </w:t>
      </w:r>
      <w:r>
        <w:rPr>
          <w:rFonts w:hint="eastAsia" w:ascii="宋体" w:hAnsi="宋体" w:cs="宋体"/>
          <w:kern w:val="0"/>
          <w:szCs w:val="21"/>
          <w:lang w:bidi="ar"/>
        </w:rPr>
        <w:t>日内审查完毕并报送发包人，发现其中存在技术上的缺陷，应通知承包人修改。发包人应在收到监理人报送的合理化建议后</w:t>
      </w:r>
      <w:r>
        <w:rPr>
          <w:rFonts w:hint="eastAsia" w:ascii="宋体" w:hAnsi="宋体" w:cs="宋体"/>
          <w:kern w:val="0"/>
          <w:szCs w:val="21"/>
          <w:u w:val="single"/>
          <w:lang w:bidi="ar"/>
        </w:rPr>
        <w:t xml:space="preserve">  14  </w:t>
      </w:r>
      <w:r>
        <w:rPr>
          <w:rFonts w:hint="eastAsia" w:ascii="宋体" w:hAnsi="宋体" w:cs="宋体"/>
          <w:kern w:val="0"/>
          <w:szCs w:val="21"/>
          <w:lang w:bidi="ar"/>
        </w:rPr>
        <w:t>日内审批完毕。合理化建议经发包人批准的，监理人应及时发出变更指示，由此引起的合同价格</w:t>
      </w:r>
      <w:r>
        <w:rPr>
          <w:rFonts w:hint="eastAsia" w:ascii="宋体" w:hAnsi="宋体" w:cs="宋体"/>
          <w:kern w:val="0"/>
          <w:szCs w:val="21"/>
          <w:u w:val="single"/>
          <w:lang w:bidi="ar"/>
        </w:rPr>
        <w:t xml:space="preserve"> 不调整，</w:t>
      </w:r>
      <w:r>
        <w:rPr>
          <w:rFonts w:hint="eastAsia" w:ascii="宋体" w:hAnsi="宋体" w:cs="宋体"/>
          <w:kern w:val="0"/>
          <w:szCs w:val="21"/>
          <w:lang w:bidi="ar"/>
        </w:rPr>
        <w:t>。发包人不同意变更的，监理人应书面通知承包人。</w:t>
      </w:r>
    </w:p>
    <w:p w14:paraId="4DA0246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13.2.3承包人提出的合理化变更建议的利益分享约定：</w:t>
      </w:r>
      <w:r>
        <w:rPr>
          <w:rFonts w:hint="eastAsia" w:ascii="宋体" w:hAnsi="宋体" w:cs="宋体"/>
          <w:kern w:val="0"/>
          <w:szCs w:val="21"/>
          <w:u w:val="single"/>
          <w:lang w:bidi="ar"/>
        </w:rPr>
        <w:t>不采用</w:t>
      </w:r>
    </w:p>
    <w:p w14:paraId="12A607E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13.3 变更程序</w:t>
      </w:r>
    </w:p>
    <w:p w14:paraId="5BDC0B9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13.3.2 变更执行</w:t>
      </w:r>
    </w:p>
    <w:p w14:paraId="5163129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本项增加</w:t>
      </w:r>
      <w:r>
        <w:rPr>
          <w:rFonts w:ascii="宋体" w:hAnsi="宋体" w:cs="宋体"/>
          <w:kern w:val="0"/>
          <w:szCs w:val="21"/>
          <w:lang w:bidi="ar"/>
        </w:rPr>
        <w:t>13.3.2.1</w:t>
      </w:r>
      <w:r>
        <w:rPr>
          <w:rFonts w:hint="eastAsia" w:ascii="宋体" w:hAnsi="宋体" w:cs="宋体"/>
          <w:kern w:val="0"/>
          <w:szCs w:val="21"/>
          <w:lang w:bidi="ar"/>
        </w:rPr>
        <w:t>～1</w:t>
      </w:r>
      <w:r>
        <w:rPr>
          <w:rFonts w:ascii="宋体" w:hAnsi="宋体" w:cs="宋体"/>
          <w:kern w:val="0"/>
          <w:szCs w:val="21"/>
          <w:lang w:bidi="ar"/>
        </w:rPr>
        <w:t>3.3.2.7</w:t>
      </w:r>
      <w:r>
        <w:rPr>
          <w:rFonts w:hint="eastAsia" w:ascii="宋体" w:hAnsi="宋体" w:cs="宋体"/>
          <w:kern w:val="0"/>
          <w:szCs w:val="21"/>
          <w:lang w:bidi="ar"/>
        </w:rPr>
        <w:t>目：</w:t>
      </w:r>
    </w:p>
    <w:p w14:paraId="66AF7826">
      <w:pPr>
        <w:widowControl/>
        <w:autoSpaceDE w:val="0"/>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13.3.2.1一般设计变更和重大设计变更</w:t>
      </w:r>
    </w:p>
    <w:p w14:paraId="0CA56375">
      <w:pPr>
        <w:widowControl/>
        <w:autoSpaceDE w:val="0"/>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一般设计变更：承包人收到监理人下达的变更指示后，应按照监理人下达的变更指示执行，并书面说明实施该变更指示对合同工期的影响，</w:t>
      </w:r>
      <w:r>
        <w:rPr>
          <w:rFonts w:hint="eastAsia" w:ascii="宋体" w:hAnsi="宋体" w:cs="宋体"/>
          <w:kern w:val="0"/>
          <w:szCs w:val="21"/>
          <w:lang w:eastAsia="zh-CN" w:bidi="ar"/>
        </w:rPr>
        <w:t>设计</w:t>
      </w:r>
      <w:r>
        <w:rPr>
          <w:rFonts w:hint="eastAsia" w:ascii="宋体" w:hAnsi="宋体" w:cs="宋体"/>
          <w:kern w:val="0"/>
          <w:szCs w:val="21"/>
          <w:lang w:bidi="ar"/>
        </w:rPr>
        <w:t>合同价格不作调整。</w:t>
      </w:r>
    </w:p>
    <w:p w14:paraId="1A4DEB40">
      <w:pPr>
        <w:widowControl/>
        <w:autoSpaceDE w:val="0"/>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重大设计变更：需经设计人、监理人和发包人三方签名认可并报原施工图审查机构审查，审查合格后由发包人报具有管理权限的城乡建设主管部门审查备案后实施。合同价格调整按照第</w:t>
      </w:r>
      <w:r>
        <w:rPr>
          <w:rFonts w:ascii="宋体" w:hAnsi="宋体" w:cs="宋体"/>
          <w:kern w:val="0"/>
          <w:szCs w:val="21"/>
          <w:lang w:bidi="ar"/>
        </w:rPr>
        <w:t>13.3.3.1</w:t>
      </w:r>
      <w:r>
        <w:rPr>
          <w:rFonts w:hint="eastAsia" w:ascii="宋体" w:hAnsi="宋体" w:cs="宋体"/>
          <w:kern w:val="0"/>
          <w:szCs w:val="21"/>
          <w:lang w:bidi="ar"/>
        </w:rPr>
        <w:t>目[变更估价原则]约定执行。</w:t>
      </w:r>
    </w:p>
    <w:p w14:paraId="027803A2">
      <w:pPr>
        <w:widowControl/>
        <w:autoSpaceDE w:val="0"/>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13.3.2.2合同变更提出后，应当首先由发包人组织相关单位、专家进行论证。经论证确需变更的，发包人按照《重庆市政府投资项目合同变更管理暂行办法》规定的程序自行决策或者报批；经论证不需要变更的，继续按合同执行。</w:t>
      </w:r>
    </w:p>
    <w:p w14:paraId="038B8421">
      <w:pPr>
        <w:widowControl/>
        <w:autoSpaceDE w:val="0"/>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13.3.2.3项目的施工图设计、实施内容等作重大设计变更的，应当按照规定的程序报原审查备案部门审核确认及备案；变更导致总投资超概的，应当报原投资概算核定部门核定。</w:t>
      </w:r>
    </w:p>
    <w:p w14:paraId="1AEE8BC2">
      <w:pPr>
        <w:widowControl/>
        <w:autoSpaceDE w:val="0"/>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13.3.2.4项目管理人员变更的，应当经发包人</w:t>
      </w:r>
      <w:r>
        <w:rPr>
          <w:rFonts w:hint="eastAsia" w:ascii="宋体" w:hAnsi="宋体" w:cs="宋体"/>
          <w:kern w:val="0"/>
          <w:szCs w:val="21"/>
          <w:lang w:eastAsia="zh-CN" w:bidi="ar"/>
        </w:rPr>
        <w:t>基建后勤处</w:t>
      </w:r>
      <w:r>
        <w:rPr>
          <w:rFonts w:hint="eastAsia" w:ascii="宋体" w:hAnsi="宋体" w:cs="宋体"/>
          <w:kern w:val="0"/>
          <w:szCs w:val="21"/>
          <w:lang w:bidi="ar"/>
        </w:rPr>
        <w:t>集体决策同意，并将变更信息推送给行业主管部门。变更后的项目管理人员应当符合招标文件和行业主管部门的相关规定。</w:t>
      </w:r>
    </w:p>
    <w:p w14:paraId="244CF854">
      <w:pPr>
        <w:widowControl/>
        <w:autoSpaceDE w:val="0"/>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13.3.2.5因人工、原材料市场价格发生大幅度变化导致的合同总价变更，由发包人与承包人按照合同进行变更，并将变更信息推送给行业主管部门。</w:t>
      </w:r>
    </w:p>
    <w:p w14:paraId="732F61A8">
      <w:pPr>
        <w:widowControl/>
        <w:autoSpaceDE w:val="0"/>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13.3.2.6项目实施内容无变更，因不可抗力导致的工期变更，由发包人领导班子集体决策同意，并将变更信息推送给行业主管部门；因项目实施内容变更导致的工期变更，与项目实施内容变更一并办理。</w:t>
      </w:r>
    </w:p>
    <w:p w14:paraId="576795C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13.3.2.7项目合同变更后，增加的实施内容达到依法必须招标的规模标准的，增加的部分应当依法通过招标选择承包单位。</w:t>
      </w:r>
    </w:p>
    <w:p w14:paraId="06704B2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13.3.3 变更估价</w:t>
      </w:r>
    </w:p>
    <w:p w14:paraId="78437D86">
      <w:pPr>
        <w:widowControl/>
        <w:adjustRightInd w:val="0"/>
        <w:snapToGrid w:val="0"/>
        <w:spacing w:after="163" w:afterLines="50" w:line="360" w:lineRule="auto"/>
        <w:ind w:firstLine="420" w:firstLineChars="200"/>
        <w:rPr>
          <w:rFonts w:ascii="宋体" w:hAnsi="宋体" w:cs="宋体"/>
        </w:rPr>
      </w:pPr>
      <w:r>
        <w:rPr>
          <w:rFonts w:hint="eastAsia" w:ascii="宋体" w:hAnsi="宋体" w:cs="宋体"/>
          <w:kern w:val="0"/>
          <w:szCs w:val="21"/>
          <w:lang w:bidi="ar"/>
        </w:rPr>
        <w:t>13.3.3.1</w:t>
      </w:r>
      <w:r>
        <w:rPr>
          <w:rFonts w:hint="eastAsia" w:ascii="宋体" w:hAnsi="宋体" w:cs="宋体"/>
          <w:szCs w:val="21"/>
          <w:lang w:bidi="ar"/>
        </w:rPr>
        <w:t>变更估价原则</w:t>
      </w:r>
    </w:p>
    <w:p w14:paraId="7603866C">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设计费：当发生重大设计变更时，变更部分的设计费计价按已包含在中标设计费中，不再另行计取。</w:t>
      </w:r>
    </w:p>
    <w:p w14:paraId="1B7883C4">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建筑安装工程费：（一）承包人施工图设计图纸经审图机构审核并完成图纸会审（或设计交底）后，因承包人施工图设计图纸深度不够或有瑕疵或未按照发包人要求设计，而作出设计优化或补充设计的，由此导致的设计变更引起工程费用增加的，不作为调整价款的依据，发包人不再另行支付费用；设计变更引起费用减少的，在结算时按变更价款计算方法进行计价后在结算金额中扣除，承包人应无条件按设计变更要求执行。</w:t>
      </w:r>
    </w:p>
    <w:p w14:paraId="042BAC3B">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 xml:space="preserve">（二）承包人施工图设计图纸已通过有相应资质的审图机构审核后，因发包人为满足项目结构、功能要求提出的优化或者补充，应按设计变更计算相应价款；承包人根据发包人要求进行本项目招标范围以外的补充设计而产生的设计变更，应按设计变更计算相应价款。变更部分建筑安装工程费的工程量按第 </w:t>
      </w:r>
      <w:r>
        <w:fldChar w:fldCharType="begin"/>
      </w:r>
      <w:r>
        <w:instrText xml:space="preserve"> HYPERLINK "file:///F:\\学生宿舍三期\\EPC招标\\14.1.3.1" </w:instrText>
      </w:r>
      <w:r>
        <w:fldChar w:fldCharType="separate"/>
      </w:r>
      <w:r>
        <w:rPr>
          <w:rFonts w:hint="eastAsia" w:ascii="宋体" w:hAnsi="宋体" w:cs="宋体"/>
          <w:kern w:val="0"/>
          <w:szCs w:val="21"/>
          <w:lang w:bidi="ar"/>
        </w:rPr>
        <w:t>14.1.3.1</w:t>
      </w:r>
      <w:r>
        <w:rPr>
          <w:rFonts w:hint="eastAsia" w:ascii="宋体" w:hAnsi="宋体" w:cs="宋体"/>
          <w:kern w:val="0"/>
          <w:szCs w:val="21"/>
          <w:lang w:bidi="ar"/>
        </w:rPr>
        <w:fldChar w:fldCharType="end"/>
      </w:r>
      <w:r>
        <w:rPr>
          <w:rFonts w:hint="eastAsia" w:ascii="宋体" w:hAnsi="宋体" w:cs="宋体"/>
          <w:kern w:val="0"/>
          <w:szCs w:val="21"/>
          <w:lang w:bidi="ar"/>
        </w:rPr>
        <w:t xml:space="preserve"> 项〔计量原则〕和第 </w:t>
      </w:r>
      <w:r>
        <w:fldChar w:fldCharType="begin"/>
      </w:r>
      <w:r>
        <w:instrText xml:space="preserve"> HYPERLINK "file:///F:\\学生宿舍三期\\EPC招标\\14.1.3.4" </w:instrText>
      </w:r>
      <w:r>
        <w:fldChar w:fldCharType="separate"/>
      </w:r>
      <w:r>
        <w:rPr>
          <w:rFonts w:hint="eastAsia" w:ascii="宋体" w:hAnsi="宋体" w:cs="宋体"/>
          <w:kern w:val="0"/>
          <w:szCs w:val="21"/>
          <w:lang w:bidi="ar"/>
        </w:rPr>
        <w:t>14.1.3.4</w:t>
      </w:r>
      <w:r>
        <w:rPr>
          <w:rFonts w:hint="eastAsia" w:ascii="宋体" w:hAnsi="宋体" w:cs="宋体"/>
          <w:kern w:val="0"/>
          <w:szCs w:val="21"/>
          <w:lang w:bidi="ar"/>
        </w:rPr>
        <w:fldChar w:fldCharType="end"/>
      </w:r>
      <w:r>
        <w:rPr>
          <w:rFonts w:hint="eastAsia" w:ascii="宋体" w:hAnsi="宋体" w:cs="宋体"/>
          <w:kern w:val="0"/>
          <w:szCs w:val="21"/>
          <w:lang w:bidi="ar"/>
        </w:rPr>
        <w:t xml:space="preserve"> 项〔单价合同的计量〕规定的计算规则及已标价工程量清单规定的工程量计算规则计量，按以下办法计价：</w:t>
      </w:r>
    </w:p>
    <w:p w14:paraId="0BB45B91">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A.已标价工程量清单中有相同项目的，按照相同项目单价计算。</w:t>
      </w:r>
    </w:p>
    <w:p w14:paraId="71B558BC">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B.已标价工程量清单中有类似项目的，参考类似项目单价计算；若工程量清单项目施工技术、工艺及方法未变化，只发生材料(或设备)变更，则按以下原则确定该子目的综合单价：</w:t>
      </w:r>
    </w:p>
    <w:p w14:paraId="088689A8">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合同工程量清单计价表中材料（或设备）种类、规格型号在施工时因设计变更发生变化，但施工工艺及方法未变化，则对该清单项调整材料（或设备）的价差；调整后的工程量清单综合单价=变更前工程量清单综合单价+变更的材料（或设备）与原投标时材料（或设备）的施工同期市场价格差，不再考虑因价差导致的管理费、利润等的增减调整；调整后的该项工程量清单所涉及的措施费、规费和税金按合同相关条款约定执行。</w:t>
      </w:r>
    </w:p>
    <w:p w14:paraId="0260067F">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C. 已标价工程量清单中无相同项目亦无类似项目的，按照以下原则执行：</w:t>
      </w:r>
    </w:p>
    <w:p w14:paraId="28D588E1">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按《重庆市房屋建筑与装饰工程计价定额》（CQJZZSDE-2018）、《重庆市仿古建筑工程计价定额》（CQFGDE-2018）、《重庆市通用安装工程计价定额》（CQAZDE-2018） 、《重庆市市政工程计价定额》（CQSZDE-2018）、《重庆市园林绿化工程计价定额》（CQYLLHDE-2018）、《重庆市构筑物工程 计价定额》（CQGZWDE-2018）、《重庆市城市轨道交通工程计价定额》（CQGDDE-2018）、《重庆市爆破工程计价定额》（CQBPDE-2018）、《重庆市房屋修缮工程计价定额》（CQXSDE-2018）、《重庆市绿色建筑工程计价定额》（CQLSJZDE-2018）、《重庆市建设工程施工机械台班定额》（CQJXDE-2018）、《重庆市建设工程施工仪器仪表台班定额》（CQYQYBDE-2018）、《重庆市建设工程混凝土及砂浆配合比表》（CQPHBB-2018）、《重庆市建设工程费用定额》（CQFYDE-2018）及相关配套文件进行组价并按（基准下浮率+承包人报价浮动率）下浮（认质核价的设备、未计价材料和材料价差不参与浮动），经监理人、跟审单位（如有）、发包人审定后执行。</w:t>
      </w:r>
    </w:p>
    <w:p w14:paraId="058569D9">
      <w:pPr>
        <w:widowControl/>
        <w:adjustRightInd w:val="0"/>
        <w:snapToGrid w:val="0"/>
        <w:spacing w:after="163" w:afterLines="50" w:line="360" w:lineRule="auto"/>
        <w:ind w:firstLine="210" w:firstLineChars="100"/>
        <w:rPr>
          <w:rFonts w:ascii="宋体" w:hAnsi="宋体" w:cs="宋体"/>
          <w:kern w:val="0"/>
          <w:szCs w:val="21"/>
          <w:lang w:bidi="ar"/>
        </w:rPr>
      </w:pPr>
      <w:r>
        <w:rPr>
          <w:rFonts w:hint="eastAsia" w:ascii="宋体" w:hAnsi="宋体" w:cs="宋体"/>
          <w:kern w:val="0"/>
          <w:szCs w:val="21"/>
          <w:lang w:bidi="ar"/>
        </w:rPr>
        <w:t>承包人报价浮动率按下列公式计算：承包人报价浮动率=（1-中标价/最高限价）×100%。</w:t>
      </w:r>
    </w:p>
    <w:p w14:paraId="4A452DDA">
      <w:pPr>
        <w:widowControl/>
        <w:numPr>
          <w:ilvl w:val="0"/>
          <w:numId w:val="3"/>
        </w:numPr>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人工单价：承包人</w:t>
      </w:r>
      <w:r>
        <w:rPr>
          <w:rFonts w:hint="eastAsia" w:ascii="宋体" w:hAnsi="宋体" w:cs="宋体"/>
          <w:kern w:val="0"/>
          <w:szCs w:val="21"/>
          <w:lang w:val="en-US" w:eastAsia="zh-CN" w:bidi="ar"/>
        </w:rPr>
        <w:t>工程量清单中有的</w:t>
      </w:r>
      <w:r>
        <w:rPr>
          <w:rFonts w:hint="eastAsia" w:ascii="宋体" w:hAnsi="宋体" w:cs="宋体"/>
          <w:kern w:val="0"/>
          <w:szCs w:val="21"/>
          <w:lang w:bidi="ar"/>
        </w:rPr>
        <w:t>人工单价</w:t>
      </w:r>
      <w:r>
        <w:rPr>
          <w:rFonts w:hint="eastAsia" w:ascii="宋体" w:hAnsi="宋体" w:cs="宋体"/>
          <w:kern w:val="0"/>
          <w:szCs w:val="21"/>
          <w:lang w:val="en-US" w:eastAsia="zh-CN" w:bidi="ar"/>
        </w:rPr>
        <w:t>按</w:t>
      </w:r>
      <w:r>
        <w:rPr>
          <w:rFonts w:hint="eastAsia" w:ascii="宋体" w:hAnsi="宋体" w:cs="宋体"/>
          <w:kern w:val="0"/>
          <w:szCs w:val="21"/>
          <w:lang w:bidi="ar"/>
        </w:rPr>
        <w:t>承包人</w:t>
      </w:r>
      <w:r>
        <w:rPr>
          <w:rFonts w:hint="eastAsia" w:ascii="宋体" w:hAnsi="宋体" w:cs="宋体"/>
          <w:kern w:val="0"/>
          <w:szCs w:val="21"/>
          <w:lang w:val="en-US" w:eastAsia="zh-CN" w:bidi="ar"/>
        </w:rPr>
        <w:t>中标工程量清单执行</w:t>
      </w:r>
      <w:r>
        <w:rPr>
          <w:rFonts w:hint="eastAsia" w:ascii="宋体" w:hAnsi="宋体" w:cs="宋体"/>
          <w:kern w:val="0"/>
          <w:szCs w:val="21"/>
          <w:lang w:eastAsia="zh-CN" w:bidi="ar"/>
        </w:rPr>
        <w:t>；</w:t>
      </w:r>
      <w:r>
        <w:rPr>
          <w:rFonts w:hint="eastAsia" w:ascii="宋体" w:hAnsi="宋体" w:cs="宋体"/>
          <w:kern w:val="0"/>
          <w:szCs w:val="21"/>
          <w:lang w:bidi="ar"/>
        </w:rPr>
        <w:t>承包人</w:t>
      </w:r>
      <w:r>
        <w:rPr>
          <w:rFonts w:hint="eastAsia" w:ascii="宋体" w:hAnsi="宋体" w:cs="宋体"/>
          <w:kern w:val="0"/>
          <w:szCs w:val="21"/>
          <w:lang w:val="en-US" w:eastAsia="zh-CN" w:bidi="ar"/>
        </w:rPr>
        <w:t>中标工程量清单中未提供人工单价的</w:t>
      </w:r>
      <w:r>
        <w:rPr>
          <w:rFonts w:hint="eastAsia" w:ascii="宋体" w:hAnsi="宋体" w:cs="宋体"/>
          <w:kern w:val="0"/>
          <w:szCs w:val="21"/>
          <w:lang w:bidi="ar"/>
        </w:rPr>
        <w:t>按开标当期《重庆工程造价》发布的项目所在地的人工单价执行。</w:t>
      </w:r>
    </w:p>
    <w:p w14:paraId="60279823">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（2）材料单价：</w:t>
      </w:r>
    </w:p>
    <w:p w14:paraId="66A2E1A7">
      <w:pPr>
        <w:widowControl/>
        <w:adjustRightInd w:val="0"/>
        <w:snapToGrid w:val="0"/>
        <w:spacing w:after="163" w:afterLines="50" w:line="360" w:lineRule="auto"/>
        <w:ind w:firstLine="420" w:firstLineChars="200"/>
        <w:rPr>
          <w:rFonts w:hint="eastAsia" w:ascii="宋体" w:hAnsi="宋体" w:cs="宋体"/>
          <w:kern w:val="0"/>
          <w:szCs w:val="21"/>
          <w:lang w:eastAsia="zh-CN" w:bidi="ar"/>
        </w:rPr>
      </w:pPr>
      <w:r>
        <w:rPr>
          <w:rFonts w:hint="eastAsia" w:ascii="宋体" w:hAnsi="宋体" w:cs="宋体"/>
          <w:kern w:val="0"/>
          <w:szCs w:val="21"/>
          <w:lang w:bidi="ar"/>
        </w:rPr>
        <w:t>①承包人</w:t>
      </w:r>
      <w:r>
        <w:rPr>
          <w:rFonts w:hint="eastAsia" w:ascii="宋体" w:hAnsi="宋体" w:cs="宋体"/>
          <w:kern w:val="0"/>
          <w:szCs w:val="21"/>
          <w:lang w:val="en-US" w:eastAsia="zh-CN" w:bidi="ar"/>
        </w:rPr>
        <w:t>工程量清单中有的</w:t>
      </w:r>
      <w:r>
        <w:rPr>
          <w:rFonts w:hint="eastAsia" w:ascii="宋体" w:hAnsi="宋体" w:cs="宋体"/>
          <w:kern w:val="0"/>
          <w:szCs w:val="21"/>
          <w:lang w:bidi="ar"/>
        </w:rPr>
        <w:t>材料单价</w:t>
      </w:r>
      <w:r>
        <w:rPr>
          <w:rFonts w:hint="eastAsia" w:ascii="宋体" w:hAnsi="宋体" w:cs="宋体"/>
          <w:kern w:val="0"/>
          <w:szCs w:val="21"/>
          <w:lang w:val="en-US" w:eastAsia="zh-CN" w:bidi="ar"/>
        </w:rPr>
        <w:t>按</w:t>
      </w:r>
      <w:r>
        <w:rPr>
          <w:rFonts w:hint="eastAsia" w:ascii="宋体" w:hAnsi="宋体" w:cs="宋体"/>
          <w:kern w:val="0"/>
          <w:szCs w:val="21"/>
          <w:lang w:bidi="ar"/>
        </w:rPr>
        <w:t>承包人</w:t>
      </w:r>
      <w:r>
        <w:rPr>
          <w:rFonts w:hint="eastAsia" w:ascii="宋体" w:hAnsi="宋体" w:cs="宋体"/>
          <w:kern w:val="0"/>
          <w:szCs w:val="21"/>
          <w:lang w:val="en-US" w:eastAsia="zh-CN" w:bidi="ar"/>
        </w:rPr>
        <w:t>中标工程量清单执行</w:t>
      </w:r>
      <w:r>
        <w:rPr>
          <w:rFonts w:hint="eastAsia" w:ascii="宋体" w:hAnsi="宋体" w:cs="宋体"/>
          <w:kern w:val="0"/>
          <w:szCs w:val="21"/>
          <w:lang w:eastAsia="zh-CN" w:bidi="ar"/>
        </w:rPr>
        <w:t>；</w:t>
      </w:r>
    </w:p>
    <w:p w14:paraId="3DC4AA6D">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②开标当期《重庆工程造价》中没有的，承包人投标报价中有的，按承包人投标报价中相同材料单价的最低值执行；如承包人在保持综合单价不变的情况下，调低定额消耗量，提高材料和设备单价，发包人有权对该项材料和设备单价认质核价。</w:t>
      </w:r>
    </w:p>
    <w:p w14:paraId="037E4279">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③开标当期《重庆工程造价》和承包人投标报价没有的，由承包人申报、发包人根据市场行情认质核价确定。发包人核定单价将参考集采平台价格，若承包人不接受所核定的材料单价，发包人有权要求承包人在指定集采平台采购。</w:t>
      </w:r>
    </w:p>
    <w:p w14:paraId="3DF190F2">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3）企业管理费和利润：按承包人投标报价中相同工程分类的费用标准执行（投标报价中费用标准高于《重庆市建设工程费用定额》（CQFYDE-2018）费用标准的，按《重庆市建设工程费用定额》（CQFYDE-2018）费用标准执行）。</w:t>
      </w:r>
    </w:p>
    <w:p w14:paraId="1E65C58B">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（4）规费：按《重庆市建设工程费用定额》（CQFYDE-2018）费用标准进行计算。</w:t>
      </w:r>
    </w:p>
    <w:p w14:paraId="39853146">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5）税金：包含增值税、城市维护建设税、教育费附加、地方教育附加以及环境保护税。其中增值税、附加税按《重庆市建设工程费用定额》（CQFYDE-2018）、《重庆市城乡建设委员会关于适用增值税新税率调整建设工程计价依据的通知》（渝建〔2019〕143 号）规定及配套文件执行。</w:t>
      </w:r>
    </w:p>
    <w:p w14:paraId="034A815F">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 xml:space="preserve">D.已标价工程量清单中无相同项目亦无类似项目，也无定额可套用的，由承包人会同监理人、跟审单位、发包人按相关原则、编制方法编制补充定额（人工、材料、机械基价执行 2018 年计价定额的基价，2018 年计价定额没有的基价，按市场价计），按照第 </w:t>
      </w:r>
      <w:r>
        <w:fldChar w:fldCharType="begin"/>
      </w:r>
      <w:r>
        <w:instrText xml:space="preserve"> HYPERLINK "file:///F:\\学生宿舍三期\\EPC招标\\13.3.3.1" </w:instrText>
      </w:r>
      <w:r>
        <w:fldChar w:fldCharType="separate"/>
      </w:r>
      <w:r>
        <w:rPr>
          <w:rFonts w:hint="eastAsia" w:ascii="宋体" w:hAnsi="宋体" w:cs="宋体"/>
          <w:kern w:val="0"/>
          <w:szCs w:val="21"/>
          <w:lang w:bidi="ar"/>
        </w:rPr>
        <w:t>13.3.3.1</w:t>
      </w:r>
      <w:r>
        <w:rPr>
          <w:rFonts w:hint="eastAsia" w:ascii="宋体" w:hAnsi="宋体" w:cs="宋体"/>
          <w:kern w:val="0"/>
          <w:szCs w:val="21"/>
          <w:lang w:bidi="ar"/>
        </w:rPr>
        <w:fldChar w:fldCharType="end"/>
      </w:r>
      <w:r>
        <w:rPr>
          <w:rFonts w:hint="eastAsia" w:ascii="宋体" w:hAnsi="宋体" w:cs="宋体"/>
          <w:kern w:val="0"/>
          <w:szCs w:val="21"/>
          <w:lang w:bidi="ar"/>
        </w:rPr>
        <w:t xml:space="preserve"> 第 C 项约定执行；或参照重庆市场相同工作的市场价格（含全费用综合包干单价等）上报监理人，最终价格按承包人、监理人、跟审单位、发包人共同询价确认的价格执行（其中，认质核价的设备、未计价材料和材料价差不参与浮动）。</w:t>
      </w:r>
    </w:p>
    <w:p w14:paraId="38FF18D6">
      <w:pPr>
        <w:widowControl/>
        <w:adjustRightInd w:val="0"/>
        <w:snapToGrid w:val="0"/>
        <w:spacing w:after="163" w:afterLines="50" w:line="360" w:lineRule="auto"/>
        <w:ind w:firstLine="420" w:firstLineChars="200"/>
        <w:rPr>
          <w:rFonts w:ascii="宋体" w:hAnsi="宋体" w:cs="宋体"/>
          <w:kern w:val="0"/>
          <w:szCs w:val="21"/>
          <w:lang w:bidi="ar"/>
        </w:rPr>
      </w:pPr>
      <w:r>
        <w:fldChar w:fldCharType="begin"/>
      </w:r>
      <w:r>
        <w:instrText xml:space="preserve"> HYPERLINK "file:///F:\\学生宿舍三期\\EPC招标\\13.3.3.3" </w:instrText>
      </w:r>
      <w:r>
        <w:fldChar w:fldCharType="separate"/>
      </w:r>
      <w:r>
        <w:rPr>
          <w:rFonts w:hint="eastAsia" w:ascii="宋体" w:hAnsi="宋体" w:cs="宋体"/>
          <w:kern w:val="0"/>
          <w:szCs w:val="21"/>
          <w:lang w:bidi="ar"/>
        </w:rPr>
        <w:t>13.3.3.3</w:t>
      </w:r>
      <w:r>
        <w:rPr>
          <w:rFonts w:hint="eastAsia" w:ascii="宋体" w:hAnsi="宋体" w:cs="宋体"/>
          <w:kern w:val="0"/>
          <w:szCs w:val="21"/>
          <w:lang w:bidi="ar"/>
        </w:rPr>
        <w:fldChar w:fldCharType="end"/>
      </w:r>
      <w:r>
        <w:rPr>
          <w:rFonts w:hint="eastAsia" w:ascii="宋体" w:hAnsi="宋体" w:cs="宋体"/>
          <w:kern w:val="0"/>
          <w:szCs w:val="21"/>
          <w:lang w:bidi="ar"/>
        </w:rPr>
        <w:t xml:space="preserve"> 工程变更引起施工方案改变并使措施项目发生变化时，承包人提出调整措施项目费的，应事前将拟实施的方案提交监理人审核报发包人确认，并应详细说明与原方案措施项目相比的变化情况。拟实施的方案经发承包双方确认后执行，并应按照下列规定调整措施项目费：</w:t>
      </w:r>
    </w:p>
    <w:p w14:paraId="5AC3836B">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（1）安全文明施工费应按照实际发生变化的措施项目依据现行安全文明施工费计取及管理政策规定及《重庆市建设工程费用定额》（CQFYDE-2018）规定执行；</w:t>
      </w:r>
    </w:p>
    <w:p w14:paraId="2F175CE9">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（2）按照单价计算的措施项目费，应按照实际发生变化的措施项目，按照第 13.3.3 条〔变更估价原则〕约定执行；</w:t>
      </w:r>
    </w:p>
    <w:p w14:paraId="1A836327">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（3）按总价（或系数）计算的措施项目费，应按照第 14.5.3.2[建筑安装工程费结算原则] 措施项目约定执行；</w:t>
      </w:r>
    </w:p>
    <w:p w14:paraId="482314F5">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（4）如果承包人未事前将拟实施的方案提交给发包人确认，则应视为工程变更不引起措施项目费的调整或承包人放弃调整措施项目费的权利。</w:t>
      </w:r>
    </w:p>
    <w:p w14:paraId="5CC81E58">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（5）设计工程变更导致措施项目费减少的，经发包人确认后，按以上条款执行。</w:t>
      </w:r>
    </w:p>
    <w:p w14:paraId="30CB7520">
      <w:pPr>
        <w:widowControl/>
        <w:adjustRightInd w:val="0"/>
        <w:snapToGrid w:val="0"/>
        <w:spacing w:after="163" w:afterLines="50" w:line="360" w:lineRule="auto"/>
        <w:ind w:firstLine="420" w:firstLineChars="200"/>
        <w:rPr>
          <w:rFonts w:ascii="宋体" w:hAnsi="宋体" w:cs="宋体"/>
          <w:kern w:val="0"/>
          <w:szCs w:val="21"/>
          <w:lang w:bidi="ar"/>
        </w:rPr>
      </w:pPr>
      <w:r>
        <w:fldChar w:fldCharType="begin"/>
      </w:r>
      <w:r>
        <w:instrText xml:space="preserve"> HYPERLINK "file:///F:\\学生宿舍三期\\EPC招标\\13.3.3.4" </w:instrText>
      </w:r>
      <w:r>
        <w:fldChar w:fldCharType="separate"/>
      </w:r>
      <w:r>
        <w:rPr>
          <w:rFonts w:hint="eastAsia" w:ascii="宋体" w:hAnsi="宋体" w:cs="宋体"/>
          <w:kern w:val="0"/>
          <w:szCs w:val="21"/>
          <w:lang w:bidi="ar"/>
        </w:rPr>
        <w:t>13.3.3.4</w:t>
      </w:r>
      <w:r>
        <w:rPr>
          <w:rFonts w:hint="eastAsia" w:ascii="宋体" w:hAnsi="宋体" w:cs="宋体"/>
          <w:kern w:val="0"/>
          <w:szCs w:val="21"/>
          <w:lang w:bidi="ar"/>
        </w:rPr>
        <w:fldChar w:fldCharType="end"/>
      </w:r>
      <w:r>
        <w:rPr>
          <w:rFonts w:hint="eastAsia" w:ascii="宋体" w:hAnsi="宋体" w:cs="宋体"/>
          <w:kern w:val="0"/>
          <w:szCs w:val="21"/>
          <w:lang w:bidi="ar"/>
        </w:rPr>
        <w:t xml:space="preserve"> 采用市场价计价原则确定工程变更造价</w:t>
      </w:r>
    </w:p>
    <w:p w14:paraId="0BDA1B93">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1）根据市场行情，对于需要采用市场综合单价（包括但不限于招标清单中全费用包干单价表中子项）的，在发生变更新增单价的情况下，按市场行情以全费用综合包干单价(含税金)方式组价，并经监理审核后，报建设单位核价审批。</w:t>
      </w:r>
    </w:p>
    <w:p w14:paraId="478FE87F">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（2）新增乔木、灌木及地被植物等苗木（到场价）由发包人认质核价。干径 30 ㎝以上的乔木、特大乔木、名贵树木和特殊造型植物的苗木价、栽植费和一年管护费等费用按发包人认质认价的苗木价*  （1+25%）结算，25%为综合费率，包含挖树坑、苗木栽植、树坑换种植土、施肥、支撑、</w:t>
      </w:r>
      <w:ins w:id="123" w:author="龚龚龚" w:date="2025-04-18T10:48:42Z">
        <w:r>
          <w:rPr>
            <w:rFonts w:hint="eastAsia" w:ascii="宋体" w:hAnsi="宋体" w:cs="宋体"/>
            <w:kern w:val="0"/>
            <w:szCs w:val="21"/>
            <w:lang w:eastAsia="zh-CN" w:bidi="ar"/>
          </w:rPr>
          <w:t>两</w:t>
        </w:r>
      </w:ins>
      <w:r>
        <w:rPr>
          <w:rFonts w:hint="eastAsia" w:ascii="宋体" w:hAnsi="宋体" w:cs="宋体"/>
          <w:kern w:val="0"/>
          <w:szCs w:val="21"/>
          <w:lang w:bidi="ar"/>
        </w:rPr>
        <w:t>年养护、成活、利润、税金等所有费用。</w:t>
      </w:r>
    </w:p>
    <w:p w14:paraId="6F013E4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（3）其他需要按市场价确定的项目，由发包人根据实际情况确定，全费用综合单价（含税金）由发包人核定；全费用综合单价（含税金）不再因市场价格波动做任何调整。</w:t>
      </w:r>
    </w:p>
    <w:p w14:paraId="52173D5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13.4 暂估价</w:t>
      </w:r>
    </w:p>
    <w:p w14:paraId="26623F4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13.4.1 依法必须招标的暂估价项目</w:t>
      </w:r>
    </w:p>
    <w:p w14:paraId="74A8C72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承包人可以参与投标的暂估价项目范围：</w:t>
      </w:r>
      <w:r>
        <w:rPr>
          <w:rFonts w:hint="eastAsia" w:ascii="宋体" w:hAnsi="宋体" w:cs="宋体"/>
          <w:kern w:val="0"/>
          <w:szCs w:val="21"/>
          <w:u w:val="single"/>
          <w:lang w:bidi="ar"/>
        </w:rPr>
        <w:t xml:space="preserve">       /       </w:t>
      </w:r>
      <w:r>
        <w:rPr>
          <w:rFonts w:hint="eastAsia" w:ascii="宋体" w:hAnsi="宋体" w:cs="宋体"/>
          <w:kern w:val="0"/>
          <w:szCs w:val="21"/>
          <w:lang w:bidi="ar"/>
        </w:rPr>
        <w:t>。</w:t>
      </w:r>
    </w:p>
    <w:p w14:paraId="1316AD4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承包人不得参与投标的暂估价项目范围：</w:t>
      </w:r>
      <w:r>
        <w:rPr>
          <w:rFonts w:hint="eastAsia" w:ascii="宋体" w:hAnsi="宋体" w:cs="宋体"/>
          <w:kern w:val="0"/>
          <w:szCs w:val="21"/>
          <w:u w:val="single"/>
          <w:lang w:bidi="ar"/>
        </w:rPr>
        <w:t xml:space="preserve">      /        </w:t>
      </w:r>
      <w:r>
        <w:rPr>
          <w:rFonts w:hint="eastAsia" w:ascii="宋体" w:hAnsi="宋体" w:cs="宋体"/>
          <w:kern w:val="0"/>
          <w:szCs w:val="21"/>
          <w:lang w:bidi="ar"/>
        </w:rPr>
        <w:t>；</w:t>
      </w:r>
    </w:p>
    <w:p w14:paraId="3E7CA94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招投标程序及其他约定：</w:t>
      </w:r>
      <w:r>
        <w:rPr>
          <w:rFonts w:hint="eastAsia" w:ascii="宋体" w:hAnsi="宋体" w:cs="宋体"/>
          <w:kern w:val="0"/>
          <w:szCs w:val="21"/>
          <w:u w:val="single"/>
          <w:lang w:bidi="ar"/>
        </w:rPr>
        <w:t>单项合同暂估价在国家相关法律法规规定必须招标规模以上的，需依法必须招标的，由承包人、发包人共同招标确定</w:t>
      </w:r>
      <w:r>
        <w:rPr>
          <w:rFonts w:hint="eastAsia" w:ascii="宋体" w:hAnsi="宋体" w:cs="宋体"/>
          <w:kern w:val="0"/>
          <w:szCs w:val="21"/>
          <w:lang w:bidi="ar"/>
        </w:rPr>
        <w:t>。</w:t>
      </w:r>
    </w:p>
    <w:p w14:paraId="5C6AD9F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13.4.2不属于依法必须招标的暂估价项目</w:t>
      </w:r>
    </w:p>
    <w:p w14:paraId="59E9E34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不属于依法必须招标的暂估价项目的协商及估价的约定：</w:t>
      </w:r>
      <w:r>
        <w:rPr>
          <w:rFonts w:hint="eastAsia" w:ascii="宋体" w:hAnsi="宋体" w:cs="宋体"/>
          <w:kern w:val="0"/>
          <w:szCs w:val="21"/>
          <w:u w:val="single"/>
          <w:lang w:bidi="ar"/>
        </w:rPr>
        <w:t>单项合同暂估价在国家相关法律法规规定必须招标规模以下的，符合可以不招标相关规定的，由承包人采取交钥匙工程模式实施，发包人配合。承包人（需在允许资质范围内）或承包人委托的有资质的专业分包单位实施。费用估价按照第13.3.3.1目[变更估价原则]执行，承包人申报，经监理人、跟审单位（如有）、发包人共同审定。审定后根据承包人订立的相关合同（需经监理人、跟审单位（如有）、发包人共同确认）约定，由承包人申报，随进度款按与相关单位订立的合同约定一并支付。</w:t>
      </w:r>
    </w:p>
    <w:p w14:paraId="0A42223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13.5 暂列金额</w:t>
      </w:r>
    </w:p>
    <w:p w14:paraId="53FF930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其他关于暂列金额使用的约定：</w:t>
      </w:r>
      <w:r>
        <w:rPr>
          <w:rFonts w:hint="eastAsia" w:ascii="宋体" w:hAnsi="宋体" w:cs="宋体"/>
          <w:kern w:val="0"/>
          <w:szCs w:val="21"/>
          <w:u w:val="single"/>
          <w:lang w:bidi="ar"/>
        </w:rPr>
        <w:t>按发包人的要求执行</w:t>
      </w:r>
      <w:r>
        <w:rPr>
          <w:rFonts w:hint="eastAsia" w:ascii="宋体" w:hAnsi="宋体" w:cs="宋体"/>
          <w:kern w:val="0"/>
          <w:szCs w:val="21"/>
          <w:lang w:bidi="ar"/>
        </w:rPr>
        <w:t>。</w:t>
      </w:r>
    </w:p>
    <w:p w14:paraId="1211A21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13.8 市场价格波动引起的调整</w:t>
      </w:r>
    </w:p>
    <w:p w14:paraId="3CE4563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13.8.1 市场价格波动是否调整合同价格的约定：</w:t>
      </w:r>
      <w:r>
        <w:rPr>
          <w:rFonts w:hint="eastAsia" w:ascii="宋体" w:hAnsi="宋体" w:cs="宋体"/>
          <w:kern w:val="0"/>
          <w:szCs w:val="21"/>
          <w:u w:val="single"/>
          <w:lang w:bidi="ar"/>
        </w:rPr>
        <w:t>合同工期一年以上（含一年），且市场价格波动幅度符合第13.8.3.1目[人工费价差调整办法]和（或）第13.8.3.2目[材料费价差调整办法]约定的，按第13.8.3.1目[人工费价差调整办法]和（或）第13.8.3.2目[材料费价差调整办法]约定调整合同价格；第13.8.3.1目[人工费价差调整办法]和（或）第13.8.3.2目[材料费价差调整办法]约定的调差条件之外的市场价格波动风险不调整合同价格，风险费用由承包人自行考虑后纳入签约合同价格中，包干使用</w:t>
      </w:r>
      <w:r>
        <w:rPr>
          <w:rFonts w:hint="eastAsia" w:ascii="宋体" w:hAnsi="宋体" w:cs="宋体"/>
          <w:kern w:val="0"/>
          <w:szCs w:val="21"/>
          <w:lang w:bidi="ar"/>
        </w:rPr>
        <w:t>。</w:t>
      </w:r>
    </w:p>
    <w:p w14:paraId="51AF998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13.8.2 关于是否采用《价格指数权重表》的约定：</w:t>
      </w:r>
      <w:r>
        <w:rPr>
          <w:rFonts w:hint="eastAsia" w:ascii="宋体" w:hAnsi="宋体" w:cs="宋体"/>
          <w:kern w:val="0"/>
          <w:szCs w:val="21"/>
          <w:u w:val="single"/>
          <w:lang w:bidi="ar"/>
        </w:rPr>
        <w:t>不采用</w:t>
      </w:r>
      <w:r>
        <w:rPr>
          <w:rFonts w:hint="eastAsia" w:ascii="宋体" w:hAnsi="宋体" w:cs="宋体"/>
          <w:kern w:val="0"/>
          <w:szCs w:val="21"/>
          <w:lang w:bidi="ar"/>
        </w:rPr>
        <w:t>。</w:t>
      </w:r>
    </w:p>
    <w:p w14:paraId="0A07A0D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关于各可调因子、定值和变值权重，以及基本价格指数及其来源的约定：</w:t>
      </w:r>
      <w:r>
        <w:rPr>
          <w:rFonts w:hint="eastAsia" w:ascii="宋体" w:hAnsi="宋体" w:cs="宋体"/>
          <w:kern w:val="0"/>
          <w:szCs w:val="21"/>
          <w:u w:val="single"/>
          <w:lang w:bidi="ar"/>
        </w:rPr>
        <w:t>/</w:t>
      </w:r>
      <w:r>
        <w:rPr>
          <w:rFonts w:hint="eastAsia" w:ascii="宋体" w:hAnsi="宋体" w:cs="宋体"/>
          <w:kern w:val="0"/>
          <w:szCs w:val="21"/>
          <w:lang w:bidi="ar"/>
        </w:rPr>
        <w:t>。</w:t>
      </w:r>
    </w:p>
    <w:p w14:paraId="03D2FE0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13.8.3 关于是否采用造价信息进行价格调整的约定：</w:t>
      </w:r>
      <w:r>
        <w:rPr>
          <w:rFonts w:hint="eastAsia" w:ascii="宋体" w:hAnsi="宋体" w:cs="宋体"/>
          <w:kern w:val="0"/>
          <w:szCs w:val="21"/>
          <w:u w:val="single"/>
          <w:lang w:bidi="ar"/>
        </w:rPr>
        <w:t>采用</w:t>
      </w:r>
      <w:r>
        <w:rPr>
          <w:rFonts w:hint="eastAsia" w:ascii="宋体" w:hAnsi="宋体" w:cs="宋体"/>
          <w:kern w:val="0"/>
          <w:szCs w:val="21"/>
          <w:lang w:bidi="ar"/>
        </w:rPr>
        <w:t>。</w:t>
      </w:r>
    </w:p>
    <w:p w14:paraId="1C0CB1C7">
      <w:pPr>
        <w:widowControl/>
        <w:adjustRightInd w:val="0"/>
        <w:snapToGrid w:val="0"/>
        <w:spacing w:after="163" w:afterLines="50" w:line="360" w:lineRule="auto"/>
        <w:ind w:firstLine="420" w:firstLineChars="200"/>
        <w:jc w:val="left"/>
        <w:rPr>
          <w:rFonts w:ascii="宋体" w:hAnsi="宋体" w:cs="宋体"/>
          <w:kern w:val="0"/>
        </w:rPr>
      </w:pPr>
      <w:bookmarkStart w:id="1775" w:name="_Hlk524296901"/>
      <w:bookmarkEnd w:id="1775"/>
      <w:r>
        <w:rPr>
          <w:rFonts w:hint="eastAsia" w:ascii="宋体" w:hAnsi="宋体" w:cs="宋体"/>
          <w:kern w:val="0"/>
          <w:szCs w:val="21"/>
          <w:lang w:bidi="ar"/>
        </w:rPr>
        <w:t>13.8.3.1人工费价差调整办法</w:t>
      </w:r>
    </w:p>
    <w:p w14:paraId="39DD1031">
      <w:pPr>
        <w:widowControl/>
        <w:adjustRightInd w:val="0"/>
        <w:snapToGrid w:val="0"/>
        <w:spacing w:after="163" w:afterLines="50" w:line="360" w:lineRule="auto"/>
        <w:ind w:firstLine="420" w:firstLineChars="200"/>
        <w:jc w:val="left"/>
        <w:rPr>
          <w:rFonts w:ascii="宋体" w:hAnsi="宋体" w:cs="宋体"/>
          <w:kern w:val="0"/>
          <w:szCs w:val="21"/>
          <w:lang w:bidi="ar"/>
        </w:rPr>
      </w:pPr>
      <w:bookmarkStart w:id="1776" w:name="_Toc466911548"/>
      <w:bookmarkEnd w:id="1776"/>
      <w:bookmarkStart w:id="1777" w:name="_Toc467689644"/>
      <w:bookmarkEnd w:id="1777"/>
      <w:bookmarkStart w:id="1778" w:name="_Toc466913966"/>
      <w:bookmarkEnd w:id="1778"/>
      <w:r>
        <w:rPr>
          <w:rFonts w:hint="eastAsia" w:ascii="宋体" w:hAnsi="宋体" w:cs="宋体"/>
          <w:kern w:val="0"/>
          <w:szCs w:val="21"/>
          <w:lang w:bidi="ar"/>
        </w:rPr>
        <w:t>（1） 自实际开工时间起至合同约定的工期结束时间止（不含合同单独约定的竣工验收备案时间）加上发包人审批同意工期顺延的时间，期间《重庆工程造价》发布人工单价的算术平均值较开标当期《重庆工程造价》发布的人工单价变化超过±5%时，按以下约定调整:</w:t>
      </w:r>
    </w:p>
    <w:p w14:paraId="06615DC5">
      <w:pPr>
        <w:widowControl/>
        <w:adjustRightInd w:val="0"/>
        <w:snapToGrid w:val="0"/>
        <w:spacing w:after="163" w:afterLines="50" w:line="360" w:lineRule="auto"/>
        <w:ind w:firstLine="420" w:firstLineChars="200"/>
        <w:jc w:val="left"/>
        <w:rPr>
          <w:rFonts w:ascii="宋体" w:hAnsi="宋体" w:cs="宋体"/>
          <w:kern w:val="0"/>
          <w:szCs w:val="21"/>
          <w:lang w:bidi="ar"/>
        </w:rPr>
      </w:pPr>
      <w:r>
        <w:rPr>
          <w:rFonts w:hint="eastAsia" w:ascii="宋体" w:hAnsi="宋体" w:cs="宋体"/>
          <w:kern w:val="0"/>
          <w:szCs w:val="21"/>
          <w:lang w:bidi="ar"/>
        </w:rPr>
        <w:t>①已标价工程量清单中载明人工单价不高于开标当期《重庆工程造价》发布的人工单价的：按期间《重庆工程造价》发布人工单价的算术平均值减去开标当期《重庆工程造价》发布的人工单价乘以（1±5%）调差。</w:t>
      </w:r>
    </w:p>
    <w:p w14:paraId="3F6037EB">
      <w:pPr>
        <w:widowControl/>
        <w:adjustRightInd w:val="0"/>
        <w:snapToGrid w:val="0"/>
        <w:spacing w:after="163" w:afterLines="50" w:line="360" w:lineRule="auto"/>
        <w:ind w:firstLine="420" w:firstLineChars="200"/>
        <w:jc w:val="left"/>
        <w:rPr>
          <w:rFonts w:ascii="宋体" w:hAnsi="宋体" w:cs="宋体"/>
          <w:kern w:val="0"/>
          <w:szCs w:val="21"/>
          <w:lang w:bidi="ar"/>
        </w:rPr>
      </w:pPr>
      <w:r>
        <w:rPr>
          <w:rFonts w:hint="eastAsia" w:ascii="宋体" w:hAnsi="宋体" w:cs="宋体"/>
          <w:kern w:val="0"/>
          <w:szCs w:val="21"/>
          <w:lang w:bidi="ar"/>
        </w:rPr>
        <w:t>②已标价工程量清单中载明人工单价高于开标当期《重庆工程造价》发布的人工单价的，按期间《重庆工程造价》发布人工单价的算术平均值减去已标价工程量清单中载明人工单价乘以（1±5%）调差。</w:t>
      </w:r>
    </w:p>
    <w:p w14:paraId="323AA07A">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 xml:space="preserve">（2）工程量按照第 </w:t>
      </w:r>
      <w:r>
        <w:fldChar w:fldCharType="begin"/>
      </w:r>
      <w:r>
        <w:instrText xml:space="preserve"> HYPERLINK "file:///F:\\学生宿舍三期\\EPC招标\\14.1.3.1" </w:instrText>
      </w:r>
      <w:r>
        <w:fldChar w:fldCharType="separate"/>
      </w:r>
      <w:r>
        <w:rPr>
          <w:rFonts w:hint="eastAsia" w:ascii="宋体" w:hAnsi="宋体" w:cs="宋体"/>
          <w:kern w:val="0"/>
          <w:szCs w:val="21"/>
          <w:lang w:bidi="ar"/>
        </w:rPr>
        <w:t>14.1.3.1</w:t>
      </w:r>
      <w:r>
        <w:rPr>
          <w:rFonts w:hint="eastAsia" w:ascii="宋体" w:hAnsi="宋体" w:cs="宋体"/>
          <w:kern w:val="0"/>
          <w:szCs w:val="21"/>
          <w:lang w:bidi="ar"/>
        </w:rPr>
        <w:fldChar w:fldCharType="end"/>
      </w:r>
      <w:r>
        <w:rPr>
          <w:rFonts w:hint="eastAsia" w:ascii="宋体" w:hAnsi="宋体" w:cs="宋体"/>
          <w:kern w:val="0"/>
          <w:szCs w:val="21"/>
          <w:lang w:bidi="ar"/>
        </w:rPr>
        <w:t xml:space="preserve"> 项〔计量原则〕和 </w:t>
      </w:r>
      <w:r>
        <w:fldChar w:fldCharType="begin"/>
      </w:r>
      <w:r>
        <w:instrText xml:space="preserve"> HYPERLINK "file:///F:\\学生宿舍三期\\EPC招标\\14.1.3.4" </w:instrText>
      </w:r>
      <w:r>
        <w:fldChar w:fldCharType="separate"/>
      </w:r>
      <w:r>
        <w:rPr>
          <w:rFonts w:hint="eastAsia" w:ascii="宋体" w:hAnsi="宋体" w:cs="宋体"/>
          <w:kern w:val="0"/>
          <w:szCs w:val="21"/>
          <w:lang w:bidi="ar"/>
        </w:rPr>
        <w:t>14.1.3.4</w:t>
      </w:r>
      <w:r>
        <w:rPr>
          <w:rFonts w:hint="eastAsia" w:ascii="宋体" w:hAnsi="宋体" w:cs="宋体"/>
          <w:kern w:val="0"/>
          <w:szCs w:val="21"/>
          <w:lang w:bidi="ar"/>
        </w:rPr>
        <w:fldChar w:fldCharType="end"/>
      </w:r>
      <w:r>
        <w:rPr>
          <w:rFonts w:hint="eastAsia" w:ascii="宋体" w:hAnsi="宋体" w:cs="宋体"/>
          <w:kern w:val="0"/>
          <w:szCs w:val="21"/>
          <w:lang w:bidi="ar"/>
        </w:rPr>
        <w:t>〔单价合同的计量〕约定计算，单位工程 的人工消耗量按承包人投标报价的消耗量执行（承包人投标报价的单位工程人工消耗量高于定额单位工 程人工消耗量的，按定额单位工程的人工消耗量执行）。</w:t>
      </w:r>
    </w:p>
    <w:p w14:paraId="34BA1174">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（3）</w:t>
      </w:r>
      <w:r>
        <w:rPr>
          <w:rFonts w:ascii="宋体" w:hAnsi="宋体" w:cs="宋体"/>
          <w:kern w:val="0"/>
          <w:szCs w:val="21"/>
          <w:u w:val="single"/>
          <w:lang w:bidi="ar"/>
        </w:rPr>
        <w:t xml:space="preserve">        </w:t>
      </w:r>
      <w:r>
        <w:rPr>
          <w:rFonts w:hint="eastAsia" w:ascii="宋体" w:hAnsi="宋体" w:cs="宋体"/>
          <w:kern w:val="0"/>
          <w:szCs w:val="21"/>
          <w:lang w:bidi="ar"/>
        </w:rPr>
        <w:t>。</w:t>
      </w:r>
    </w:p>
    <w:p w14:paraId="71C2EFC7">
      <w:pPr>
        <w:widowControl/>
        <w:adjustRightInd w:val="0"/>
        <w:snapToGrid w:val="0"/>
        <w:spacing w:after="163" w:afterLines="50" w:line="360" w:lineRule="auto"/>
        <w:ind w:firstLine="420" w:firstLineChars="200"/>
        <w:jc w:val="left"/>
        <w:rPr>
          <w:rFonts w:ascii="宋体" w:hAnsi="宋体" w:cs="宋体"/>
          <w:kern w:val="0"/>
        </w:rPr>
      </w:pPr>
      <w:bookmarkStart w:id="1779" w:name="_Hlk524297138"/>
      <w:bookmarkEnd w:id="1779"/>
      <w:r>
        <w:rPr>
          <w:rFonts w:hint="eastAsia" w:ascii="宋体" w:hAnsi="宋体" w:cs="宋体"/>
          <w:kern w:val="0"/>
          <w:szCs w:val="21"/>
          <w:lang w:bidi="ar"/>
        </w:rPr>
        <w:t>13.8.3.2材料费价差调整办法</w:t>
      </w:r>
    </w:p>
    <w:p w14:paraId="6D6AB287">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可调价差材料：</w:t>
      </w:r>
      <w:r>
        <w:rPr>
          <w:rFonts w:ascii="宋体" w:hAnsi="宋体" w:cs="宋体"/>
          <w:szCs w:val="21"/>
          <w:u w:val="single"/>
        </w:rPr>
        <w:t>仅限于本工程所用的钢材（钢筋、钢管、钢板、型钢，不含各种摊销钢材）、商品砼、预拌砂浆、电线、</w:t>
      </w:r>
      <w:r>
        <w:rPr>
          <w:rFonts w:hint="eastAsia" w:ascii="宋体" w:hAnsi="宋体" w:cs="宋体"/>
          <w:szCs w:val="21"/>
          <w:u w:val="single"/>
          <w:lang w:val="en-US" w:eastAsia="zh-CN"/>
        </w:rPr>
        <w:t>电缆</w:t>
      </w:r>
      <w:r>
        <w:rPr>
          <w:rFonts w:ascii="宋体" w:hAnsi="宋体" w:cs="宋体"/>
          <w:spacing w:val="-1"/>
          <w:szCs w:val="21"/>
          <w:u w:val="single"/>
        </w:rPr>
        <w:t>价差超过</w:t>
      </w:r>
      <w:r>
        <w:rPr>
          <w:rFonts w:ascii="宋体" w:hAnsi="宋体" w:cs="宋体"/>
          <w:spacing w:val="-29"/>
          <w:szCs w:val="21"/>
          <w:u w:val="single"/>
        </w:rPr>
        <w:t xml:space="preserve"> </w:t>
      </w:r>
      <w:r>
        <w:rPr>
          <w:rFonts w:hint="eastAsia" w:ascii="宋体" w:hAnsi="宋体" w:cs="宋体"/>
          <w:spacing w:val="-1"/>
          <w:szCs w:val="21"/>
          <w:u w:val="single"/>
          <w:lang w:val="en-US" w:eastAsia="zh-CN"/>
        </w:rPr>
        <w:t>5</w:t>
      </w:r>
      <w:r>
        <w:rPr>
          <w:rFonts w:ascii="宋体" w:hAnsi="宋体" w:cs="宋体"/>
          <w:spacing w:val="-1"/>
          <w:szCs w:val="21"/>
          <w:u w:val="single"/>
        </w:rPr>
        <w:t>0</w:t>
      </w:r>
      <w:r>
        <w:rPr>
          <w:rFonts w:ascii="宋体" w:hAnsi="宋体" w:cs="宋体"/>
          <w:spacing w:val="-31"/>
          <w:szCs w:val="21"/>
          <w:u w:val="single"/>
        </w:rPr>
        <w:t xml:space="preserve"> </w:t>
      </w:r>
      <w:r>
        <w:rPr>
          <w:rFonts w:ascii="宋体" w:hAnsi="宋体" w:cs="宋体"/>
          <w:spacing w:val="-1"/>
          <w:szCs w:val="21"/>
          <w:u w:val="single"/>
        </w:rPr>
        <w:t>万元的，承包人在竣工</w:t>
      </w:r>
      <w:r>
        <w:rPr>
          <w:rFonts w:ascii="宋体" w:hAnsi="宋体" w:cs="宋体"/>
          <w:spacing w:val="-3"/>
          <w:szCs w:val="21"/>
          <w:u w:val="single"/>
        </w:rPr>
        <w:t>结算书中单列该费用以备发包人审核。其余材料均不作调整，由投标方自行考虑价格波动引起</w:t>
      </w:r>
      <w:r>
        <w:rPr>
          <w:rFonts w:ascii="宋体" w:hAnsi="宋体" w:cs="宋体"/>
          <w:spacing w:val="-4"/>
          <w:szCs w:val="21"/>
          <w:u w:val="single"/>
        </w:rPr>
        <w:t>的风险，</w:t>
      </w:r>
      <w:r>
        <w:rPr>
          <w:rFonts w:ascii="宋体" w:hAnsi="宋体" w:cs="宋体"/>
          <w:spacing w:val="-1"/>
          <w:szCs w:val="21"/>
          <w:u w:val="single"/>
        </w:rPr>
        <w:t>并综合考虑在投标报价中，不作调整。</w:t>
      </w:r>
    </w:p>
    <w:p w14:paraId="46F46182">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可调价差材料的价差调整办法如下：</w:t>
      </w:r>
    </w:p>
    <w:p w14:paraId="7499E898">
      <w:pPr>
        <w:widowControl/>
        <w:adjustRightInd w:val="0"/>
        <w:snapToGrid w:val="0"/>
        <w:spacing w:after="163" w:afterLines="50" w:line="360" w:lineRule="auto"/>
        <w:ind w:firstLine="422" w:firstLineChars="200"/>
        <w:rPr>
          <w:rFonts w:ascii="宋体" w:hAnsi="宋体" w:cs="宋体"/>
          <w:b/>
          <w:bCs/>
          <w:kern w:val="0"/>
          <w:szCs w:val="21"/>
          <w:lang w:bidi="ar"/>
        </w:rPr>
      </w:pPr>
      <w:r>
        <w:rPr>
          <w:rFonts w:hint="eastAsia" w:ascii="宋体" w:hAnsi="宋体" w:cs="宋体"/>
          <w:b/>
          <w:bCs/>
          <w:kern w:val="0"/>
          <w:szCs w:val="21"/>
          <w:lang w:bidi="ar"/>
        </w:rPr>
        <w:t>自实际开工时间起至合同约定的工期结束时间止（不含合同单独约定的竣工验收备案时间）加上发包人审批同意工期顺延的时间，按期间《重庆工程造价》（不采用厂家信息）发布的信息价的算术平均值较开标当期《重庆工程造价》（不采用厂家信息）发布的信息价变化超过±5%时，按以下约定调整：</w:t>
      </w:r>
    </w:p>
    <w:p w14:paraId="1421FB02">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（1 ）造价信息中有相同规格或型号的材料、设备调差原则为，自实际开工时间起至合同约定的工期结束时间止（不含合同单独约定的竣工验收备案时间）加上发包人审批同意工期顺延的时间，期间《重庆工程造价》发布的信息价的算术平均值较开标当期《重庆工程造价》发布的信息价变化超过±5% 时，按以下约定调整：</w:t>
      </w:r>
    </w:p>
    <w:p w14:paraId="0A4C1D27">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①已标价工程量清单中载明材料单价不高于开标当期《重庆工程造价》发布的信息价的，按期间《重庆工程造价》发布信息价的算术平均值减去开标当期《重庆工程造价》发布的信息价乘以（1±5%）调差。</w:t>
      </w:r>
    </w:p>
    <w:p w14:paraId="0A276E8F">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②已标价工程量清单中载明材料单价高于开标当期《重庆工程造价》发布的信息价的，按期间《重庆工程造价》发布信息价的平均值减去已标价工程量清单中载明材料单价乘以（1±5%）调差。</w:t>
      </w:r>
    </w:p>
    <w:p w14:paraId="190C4157">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（2）不同种类和等级的钢材按照信息价分别计算算术平均值；同一种类和等级的钢材，则以该种类和等级中所有本工程使用的规格的信息价算术平均值作为该种类、等级的该月信息价。</w:t>
      </w:r>
    </w:p>
    <w:p w14:paraId="38BA4348">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3）若本工程使用的材料在《重庆工程造价》中无对应的种类、规格、型号或等级则按相似的材料的信息价波动率进行调差：①无对应等级的按低一级的信息价波动率进行调差；②砼如有外加剂，其价格按信息价相应等级信息价波动率进行调差，不考虑外加剂等因素；③无对应的种类、规格或型号的按相似材料信息价波动率进行调差，电缆价差调整则按造价信息中相同电压等级、相同相线截面规格（无相同的截面规格按最接近的截面规格）和相近的绝缘层的电缆价格进行调整；母线槽价差按造价信息中相似种类、额定电流及相线的母线价格进行调整。</w:t>
      </w:r>
    </w:p>
    <w:p w14:paraId="623EEF2F">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例如：合同清单中 WDZA-YJY23-1KV-4×70+35mm2 的电缆，造价信息无对应规格型号，则可按YJV- 0.6/1KV4*70+35mm2 的波动率进行调差；又如：ZA-YJV22-8.7/15KV-3*400，在造价信息中无对应的相同截面规格的电缆，则按截面最接近的 YJV-10KV-3*300 的电缆波动率进行调差。</w:t>
      </w:r>
    </w:p>
    <w:p w14:paraId="6D86C199">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④具体调整原则为：以投标报价为基数，按自实际开工时间起至合同约定的工期结束时间止（不含合同单独约定的竣工验收备案时间）加上发包人审批同意工期顺延的时间的期间《重庆工程造价》平均价，较开标当期《重庆工程造价》发布的信息价的波动率超过±5%部分进行调差。</w:t>
      </w:r>
    </w:p>
    <w:p w14:paraId="6BF22007">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例如：ZA-YJV22-8.7/15KV-3*400 投标报价为 654 元/m,因造价信息最接近的规格为：YJV-10KV-3*300），若 YJV-10KV-3*300 的期间《重庆工程造价》平均价较开标当期《重庆工程造价》发布的信息价的涨幅为 10%，则每米调差金额为 654 元*（10%-5%）。</w:t>
      </w:r>
    </w:p>
    <w:p w14:paraId="1E86B094">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w:t>
      </w:r>
      <w:r>
        <w:rPr>
          <w:rFonts w:hint="eastAsia" w:ascii="宋体" w:hAnsi="宋体" w:cs="宋体"/>
          <w:kern w:val="0"/>
          <w:szCs w:val="21"/>
          <w:lang w:val="en-US" w:eastAsia="zh-CN" w:bidi="ar"/>
        </w:rPr>
        <w:t>4</w:t>
      </w:r>
      <w:r>
        <w:rPr>
          <w:rFonts w:hint="eastAsia" w:ascii="宋体" w:hAnsi="宋体" w:cs="宋体"/>
          <w:kern w:val="0"/>
          <w:szCs w:val="21"/>
          <w:lang w:bidi="ar"/>
        </w:rPr>
        <w:t xml:space="preserve">）工程量按照第 </w:t>
      </w:r>
      <w:r>
        <w:fldChar w:fldCharType="begin"/>
      </w:r>
      <w:r>
        <w:instrText xml:space="preserve"> HYPERLINK "file:///F:\\学生宿舍三期\\EPC招标\\14.1.3.1" </w:instrText>
      </w:r>
      <w:r>
        <w:fldChar w:fldCharType="separate"/>
      </w:r>
      <w:r>
        <w:rPr>
          <w:rFonts w:hint="eastAsia" w:ascii="宋体" w:hAnsi="宋体" w:cs="宋体"/>
          <w:kern w:val="0"/>
          <w:szCs w:val="21"/>
          <w:lang w:bidi="ar"/>
        </w:rPr>
        <w:t>14.1.3.1</w:t>
      </w:r>
      <w:r>
        <w:rPr>
          <w:rFonts w:hint="eastAsia" w:ascii="宋体" w:hAnsi="宋体" w:cs="宋体"/>
          <w:kern w:val="0"/>
          <w:szCs w:val="21"/>
          <w:lang w:bidi="ar"/>
        </w:rPr>
        <w:fldChar w:fldCharType="end"/>
      </w:r>
      <w:r>
        <w:rPr>
          <w:rFonts w:hint="eastAsia" w:ascii="宋体" w:hAnsi="宋体" w:cs="宋体"/>
          <w:kern w:val="0"/>
          <w:szCs w:val="21"/>
          <w:lang w:bidi="ar"/>
        </w:rPr>
        <w:t xml:space="preserve"> 项〔计量原则〕和 </w:t>
      </w:r>
      <w:r>
        <w:fldChar w:fldCharType="begin"/>
      </w:r>
      <w:r>
        <w:instrText xml:space="preserve"> HYPERLINK "file:///F:\\学生宿舍三期\\EPC招标\\14.1.3.4" </w:instrText>
      </w:r>
      <w:r>
        <w:fldChar w:fldCharType="separate"/>
      </w:r>
      <w:r>
        <w:rPr>
          <w:rFonts w:hint="eastAsia" w:ascii="宋体" w:hAnsi="宋体" w:cs="宋体"/>
          <w:kern w:val="0"/>
          <w:szCs w:val="21"/>
          <w:lang w:bidi="ar"/>
        </w:rPr>
        <w:t>14.1.3.4</w:t>
      </w:r>
      <w:r>
        <w:rPr>
          <w:rFonts w:hint="eastAsia" w:ascii="宋体" w:hAnsi="宋体" w:cs="宋体"/>
          <w:kern w:val="0"/>
          <w:szCs w:val="21"/>
          <w:lang w:bidi="ar"/>
        </w:rPr>
        <w:fldChar w:fldCharType="end"/>
      </w:r>
      <w:r>
        <w:rPr>
          <w:rFonts w:hint="eastAsia" w:ascii="宋体" w:hAnsi="宋体" w:cs="宋体"/>
          <w:kern w:val="0"/>
          <w:szCs w:val="21"/>
          <w:lang w:bidi="ar"/>
        </w:rPr>
        <w:t>〔单价合同的计量〕约定计算，单位工程的材料消耗量按承包人投标报价的消耗量执行（承包人投标报价的单位工程材料消耗量高于定额单位工程材料消耗量的，按定额单位工程的材料消耗量执行）。</w:t>
      </w:r>
    </w:p>
    <w:p w14:paraId="165D96BD">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w:t>
      </w:r>
      <w:r>
        <w:rPr>
          <w:rFonts w:hint="eastAsia" w:ascii="宋体" w:hAnsi="宋体" w:cs="宋体"/>
          <w:kern w:val="0"/>
          <w:szCs w:val="21"/>
          <w:lang w:val="en-US" w:eastAsia="zh-CN" w:bidi="ar"/>
        </w:rPr>
        <w:t>5</w:t>
      </w:r>
      <w:r>
        <w:rPr>
          <w:rFonts w:hint="eastAsia" w:ascii="宋体" w:hAnsi="宋体" w:cs="宋体"/>
          <w:kern w:val="0"/>
          <w:szCs w:val="21"/>
          <w:lang w:bidi="ar"/>
        </w:rPr>
        <w:t>）超出发包人出具施工期间证明范围的材料价差不作调整；因承包人原因造成工期顺延所增加的价差费不予计取，但减少的费用在结算时将予扣除。</w:t>
      </w:r>
    </w:p>
    <w:p w14:paraId="627DD3AE">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w:t>
      </w:r>
      <w:r>
        <w:rPr>
          <w:rFonts w:hint="eastAsia" w:ascii="宋体" w:hAnsi="宋体" w:cs="宋体"/>
          <w:kern w:val="0"/>
          <w:szCs w:val="21"/>
          <w:lang w:val="en-US" w:eastAsia="zh-CN" w:bidi="ar"/>
        </w:rPr>
        <w:t>6</w:t>
      </w:r>
      <w:r>
        <w:rPr>
          <w:rFonts w:hint="eastAsia" w:ascii="宋体" w:hAnsi="宋体" w:cs="宋体"/>
          <w:kern w:val="0"/>
          <w:szCs w:val="21"/>
          <w:lang w:bidi="ar"/>
        </w:rPr>
        <w:t>）调整的材料价差，除税金外不再计算其他任何费用，也不再下浮。</w:t>
      </w:r>
    </w:p>
    <w:p w14:paraId="10C5BAE5">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13.8.4 其他价格调整方式：</w:t>
      </w:r>
      <w:r>
        <w:rPr>
          <w:rFonts w:ascii="宋体" w:hAnsi="宋体" w:cs="宋体"/>
          <w:kern w:val="0"/>
          <w:szCs w:val="21"/>
          <w:u w:val="single"/>
          <w:lang w:bidi="ar"/>
        </w:rPr>
        <w:t xml:space="preserve">严重不平衡报价引起的调整 </w:t>
      </w:r>
      <w:r>
        <w:rPr>
          <w:rFonts w:hint="eastAsia" w:ascii="宋体" w:hAnsi="宋体" w:cs="宋体"/>
          <w:kern w:val="0"/>
          <w:szCs w:val="21"/>
          <w:lang w:bidi="ar"/>
        </w:rPr>
        <w:t>。</w:t>
      </w:r>
    </w:p>
    <w:p w14:paraId="6DA0AC57">
      <w:pPr>
        <w:widowControl/>
        <w:adjustRightInd w:val="0"/>
        <w:snapToGrid w:val="0"/>
        <w:spacing w:after="163" w:afterLines="50" w:line="360" w:lineRule="auto"/>
        <w:ind w:firstLine="420" w:firstLineChars="200"/>
        <w:rPr>
          <w:rFonts w:ascii="宋体" w:hAnsi="宋体" w:cs="Times"/>
          <w:kern w:val="0"/>
          <w:szCs w:val="21"/>
          <w:u w:val="single"/>
          <w:lang w:bidi="ar"/>
        </w:rPr>
      </w:pPr>
      <w:bookmarkStart w:id="1780" w:name="_Toc17495"/>
      <w:r>
        <w:rPr>
          <w:rFonts w:hint="eastAsia" w:ascii="宋体" w:hAnsi="宋体" w:cs="Times"/>
          <w:kern w:val="0"/>
          <w:szCs w:val="21"/>
          <w:u w:val="single"/>
          <w:lang w:bidi="ar"/>
        </w:rPr>
        <w:t xml:space="preserve">合同履行期间，当按第 </w:t>
      </w:r>
      <w:r>
        <w:fldChar w:fldCharType="begin"/>
      </w:r>
      <w:r>
        <w:instrText xml:space="preserve"> HYPERLINK "file:///F:\\学生宿舍三期\\EPC招标\\14.1.3.1" </w:instrText>
      </w:r>
      <w:r>
        <w:fldChar w:fldCharType="separate"/>
      </w:r>
      <w:r>
        <w:rPr>
          <w:rFonts w:hint="eastAsia" w:ascii="宋体" w:hAnsi="宋体" w:cs="Times"/>
          <w:kern w:val="0"/>
          <w:szCs w:val="21"/>
          <w:u w:val="single"/>
          <w:lang w:bidi="ar"/>
        </w:rPr>
        <w:t>14.1.3.1</w:t>
      </w:r>
      <w:r>
        <w:rPr>
          <w:rFonts w:hint="eastAsia" w:ascii="宋体" w:hAnsi="宋体" w:cs="Times"/>
          <w:kern w:val="0"/>
          <w:szCs w:val="21"/>
          <w:u w:val="single"/>
          <w:lang w:bidi="ar"/>
        </w:rPr>
        <w:fldChar w:fldCharType="end"/>
      </w:r>
      <w:r>
        <w:rPr>
          <w:rFonts w:hint="eastAsia" w:ascii="宋体" w:hAnsi="宋体" w:cs="Times"/>
          <w:kern w:val="0"/>
          <w:szCs w:val="21"/>
          <w:u w:val="single"/>
          <w:lang w:bidi="ar"/>
        </w:rPr>
        <w:t xml:space="preserve"> 项〔计量原则〕和第 </w:t>
      </w:r>
      <w:r>
        <w:fldChar w:fldCharType="begin"/>
      </w:r>
      <w:r>
        <w:instrText xml:space="preserve"> HYPERLINK "file:///F:\\学生宿舍三期\\EPC招标\\14.1.3.4" </w:instrText>
      </w:r>
      <w:r>
        <w:fldChar w:fldCharType="separate"/>
      </w:r>
      <w:r>
        <w:rPr>
          <w:rFonts w:hint="eastAsia" w:ascii="宋体" w:hAnsi="宋体" w:cs="Times"/>
          <w:kern w:val="0"/>
          <w:szCs w:val="21"/>
          <w:u w:val="single"/>
          <w:lang w:bidi="ar"/>
        </w:rPr>
        <w:t>14.1.3.4</w:t>
      </w:r>
      <w:r>
        <w:rPr>
          <w:rFonts w:hint="eastAsia" w:ascii="宋体" w:hAnsi="宋体" w:cs="Times"/>
          <w:kern w:val="0"/>
          <w:szCs w:val="21"/>
          <w:u w:val="single"/>
          <w:lang w:bidi="ar"/>
        </w:rPr>
        <w:fldChar w:fldCharType="end"/>
      </w:r>
      <w:r>
        <w:rPr>
          <w:rFonts w:hint="eastAsia" w:ascii="宋体" w:hAnsi="宋体" w:cs="Times"/>
          <w:kern w:val="0"/>
          <w:szCs w:val="21"/>
          <w:u w:val="single"/>
          <w:lang w:bidi="ar"/>
        </w:rPr>
        <w:t xml:space="preserve"> 项〔单价合同的计量〕约定确认的完成工程量比已标价工程量清单载明工程量增加超过 15%，且发包人发现承包人的已标价工程量清单相关清单子目中有严重不平衡报价的。超过已标价工程量清单载明工程量 15%的部分，发包人将对严重不平衡报价的清单子目综合单价进行修正，并按修正综合单价办理竣工结算，修正综合单价按照第 </w:t>
      </w:r>
      <w:r>
        <w:fldChar w:fldCharType="begin"/>
      </w:r>
      <w:r>
        <w:instrText xml:space="preserve"> HYPERLINK "file:///F:\\学生宿舍三期\\EPC招标\\13.3.3.1" </w:instrText>
      </w:r>
      <w:r>
        <w:fldChar w:fldCharType="separate"/>
      </w:r>
      <w:r>
        <w:rPr>
          <w:rFonts w:hint="eastAsia" w:ascii="宋体" w:hAnsi="宋体" w:cs="Times"/>
          <w:kern w:val="0"/>
          <w:szCs w:val="21"/>
          <w:u w:val="single"/>
          <w:lang w:bidi="ar"/>
        </w:rPr>
        <w:t>13.3.3.1</w:t>
      </w:r>
      <w:r>
        <w:rPr>
          <w:rFonts w:hint="eastAsia" w:ascii="宋体" w:hAnsi="宋体" w:cs="Times"/>
          <w:kern w:val="0"/>
          <w:szCs w:val="21"/>
          <w:u w:val="single"/>
          <w:lang w:bidi="ar"/>
        </w:rPr>
        <w:fldChar w:fldCharType="end"/>
      </w:r>
      <w:r>
        <w:rPr>
          <w:rFonts w:hint="eastAsia" w:ascii="宋体" w:hAnsi="宋体" w:cs="Times"/>
          <w:kern w:val="0"/>
          <w:szCs w:val="21"/>
          <w:u w:val="single"/>
          <w:lang w:bidi="ar"/>
        </w:rPr>
        <w:t xml:space="preserve"> 第 C 项约定执行。</w:t>
      </w:r>
      <w:bookmarkEnd w:id="1780"/>
    </w:p>
    <w:p w14:paraId="198B8B6A">
      <w:pPr>
        <w:widowControl/>
        <w:adjustRightInd w:val="0"/>
        <w:snapToGrid w:val="0"/>
        <w:spacing w:after="163" w:afterLines="50" w:line="360" w:lineRule="auto"/>
        <w:ind w:firstLine="420" w:firstLineChars="200"/>
        <w:rPr>
          <w:rFonts w:ascii="宋体" w:hAnsi="宋体" w:cs="宋体"/>
          <w:kern w:val="0"/>
        </w:rPr>
      </w:pPr>
      <w:bookmarkStart w:id="1781" w:name="_Toc214"/>
      <w:r>
        <w:rPr>
          <w:rFonts w:hint="eastAsia" w:ascii="宋体" w:hAnsi="宋体" w:cs="Times"/>
          <w:kern w:val="0"/>
          <w:szCs w:val="21"/>
          <w:u w:val="single"/>
          <w:lang w:bidi="ar"/>
        </w:rPr>
        <w:t xml:space="preserve">严重不平衡报价是指：清单子目综合单价与发包人按照第 </w:t>
      </w:r>
      <w:r>
        <w:fldChar w:fldCharType="begin"/>
      </w:r>
      <w:r>
        <w:instrText xml:space="preserve"> HYPERLINK "file:///F:\\学生宿舍三期\\EPC招标\\13.3.3.1" </w:instrText>
      </w:r>
      <w:r>
        <w:fldChar w:fldCharType="separate"/>
      </w:r>
      <w:r>
        <w:rPr>
          <w:rFonts w:hint="eastAsia" w:ascii="宋体" w:hAnsi="宋体" w:cs="Times"/>
          <w:kern w:val="0"/>
          <w:szCs w:val="21"/>
          <w:u w:val="single"/>
          <w:lang w:bidi="ar"/>
        </w:rPr>
        <w:t>13.3.3.1</w:t>
      </w:r>
      <w:r>
        <w:rPr>
          <w:rFonts w:hint="eastAsia" w:ascii="宋体" w:hAnsi="宋体" w:cs="Times"/>
          <w:kern w:val="0"/>
          <w:szCs w:val="21"/>
          <w:u w:val="single"/>
          <w:lang w:bidi="ar"/>
        </w:rPr>
        <w:fldChar w:fldCharType="end"/>
      </w:r>
      <w:r>
        <w:rPr>
          <w:rFonts w:hint="eastAsia" w:ascii="宋体" w:hAnsi="宋体" w:cs="Times"/>
          <w:kern w:val="0"/>
          <w:szCs w:val="21"/>
          <w:u w:val="single"/>
          <w:lang w:bidi="ar"/>
        </w:rPr>
        <w:t xml:space="preserve"> 第 C 项约定确定的综合单价相比，高于 50%（即严重不平衡报价清单子目综合单价-按照第 </w:t>
      </w:r>
      <w:r>
        <w:fldChar w:fldCharType="begin"/>
      </w:r>
      <w:r>
        <w:instrText xml:space="preserve"> HYPERLINK "file:///F:\\学生宿舍三期\\EPC招标\\13.3.3.1" </w:instrText>
      </w:r>
      <w:r>
        <w:fldChar w:fldCharType="separate"/>
      </w:r>
      <w:r>
        <w:rPr>
          <w:rFonts w:hint="eastAsia" w:ascii="宋体" w:hAnsi="宋体" w:cs="Times"/>
          <w:kern w:val="0"/>
          <w:szCs w:val="21"/>
          <w:u w:val="single"/>
          <w:lang w:bidi="ar"/>
        </w:rPr>
        <w:t>13.3.3.1</w:t>
      </w:r>
      <w:r>
        <w:rPr>
          <w:rFonts w:hint="eastAsia" w:ascii="宋体" w:hAnsi="宋体" w:cs="Times"/>
          <w:kern w:val="0"/>
          <w:szCs w:val="21"/>
          <w:u w:val="single"/>
          <w:lang w:bidi="ar"/>
        </w:rPr>
        <w:fldChar w:fldCharType="end"/>
      </w:r>
      <w:r>
        <w:rPr>
          <w:rFonts w:hint="eastAsia" w:ascii="宋体" w:hAnsi="宋体" w:cs="Times"/>
          <w:kern w:val="0"/>
          <w:szCs w:val="21"/>
          <w:u w:val="single"/>
          <w:lang w:bidi="ar"/>
        </w:rPr>
        <w:t xml:space="preserve"> 第 C 项约定确定的综合单价）/ 按照第 </w:t>
      </w:r>
      <w:r>
        <w:fldChar w:fldCharType="begin"/>
      </w:r>
      <w:r>
        <w:instrText xml:space="preserve"> HYPERLINK "file:///F:\\学生宿舍三期\\EPC招标\\13.3.3.1" </w:instrText>
      </w:r>
      <w:r>
        <w:fldChar w:fldCharType="separate"/>
      </w:r>
      <w:r>
        <w:rPr>
          <w:rFonts w:hint="eastAsia" w:ascii="宋体" w:hAnsi="宋体" w:cs="Times"/>
          <w:kern w:val="0"/>
          <w:szCs w:val="21"/>
          <w:u w:val="single"/>
          <w:lang w:bidi="ar"/>
        </w:rPr>
        <w:t>13.3.3.1</w:t>
      </w:r>
      <w:r>
        <w:rPr>
          <w:rFonts w:hint="eastAsia" w:ascii="宋体" w:hAnsi="宋体" w:cs="Times"/>
          <w:kern w:val="0"/>
          <w:szCs w:val="21"/>
          <w:u w:val="single"/>
          <w:lang w:bidi="ar"/>
        </w:rPr>
        <w:fldChar w:fldCharType="end"/>
      </w:r>
      <w:r>
        <w:rPr>
          <w:rFonts w:hint="eastAsia" w:ascii="宋体" w:hAnsi="宋体" w:cs="Times"/>
          <w:kern w:val="0"/>
          <w:szCs w:val="21"/>
          <w:u w:val="single"/>
          <w:lang w:bidi="ar"/>
        </w:rPr>
        <w:t xml:space="preserve"> 第 C 项约定确定的综合单价×100%。</w:t>
      </w:r>
      <w:bookmarkEnd w:id="1781"/>
    </w:p>
    <w:p w14:paraId="3925B472">
      <w:pPr>
        <w:widowControl/>
        <w:adjustRightInd w:val="0"/>
        <w:snapToGrid w:val="0"/>
        <w:spacing w:after="163" w:afterLines="50" w:line="360" w:lineRule="auto"/>
        <w:outlineLvl w:val="1"/>
        <w:rPr>
          <w:rFonts w:ascii="宋体" w:hAnsi="宋体" w:cs="Times"/>
          <w:kern w:val="0"/>
        </w:rPr>
      </w:pPr>
      <w:bookmarkStart w:id="1782" w:name="_Toc20171887"/>
      <w:bookmarkEnd w:id="1782"/>
      <w:bookmarkStart w:id="1783" w:name="_Toc26969"/>
      <w:bookmarkStart w:id="1784" w:name="_Toc12393"/>
      <w:r>
        <w:rPr>
          <w:rFonts w:hint="eastAsia" w:ascii="宋体" w:hAnsi="宋体" w:cs="Times"/>
          <w:kern w:val="0"/>
          <w:szCs w:val="21"/>
          <w:lang w:bidi="ar"/>
        </w:rPr>
        <w:t>第14条 合同价格与支付</w:t>
      </w:r>
      <w:bookmarkEnd w:id="1783"/>
      <w:bookmarkEnd w:id="1784"/>
    </w:p>
    <w:p w14:paraId="3E656A1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14.1 合同价格形式</w:t>
      </w:r>
    </w:p>
    <w:p w14:paraId="09885D7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14.1.1 关于合同价格形式的约定：在以下方式中选择其一，作为双方对合同价格形式的约定。</w:t>
      </w:r>
    </w:p>
    <w:p w14:paraId="5B129622">
      <w:pPr>
        <w:widowControl/>
        <w:adjustRightInd w:val="0"/>
        <w:snapToGrid w:val="0"/>
        <w:spacing w:after="163" w:afterLines="50" w:line="360" w:lineRule="auto"/>
        <w:ind w:firstLine="420" w:firstLineChars="200"/>
        <w:rPr>
          <w:rFonts w:ascii="宋体" w:hAnsi="宋体" w:cs="宋体"/>
          <w:szCs w:val="21"/>
          <w:highlight w:val="none"/>
          <w:lang w:bidi="ar"/>
        </w:rPr>
      </w:pPr>
      <w:r>
        <w:rPr>
          <w:rFonts w:hint="eastAsia" w:ascii="宋体" w:hAnsi="宋体" w:cs="宋体"/>
          <w:szCs w:val="21"/>
          <w:highlight w:val="none"/>
          <w:lang w:bidi="ar"/>
        </w:rPr>
        <w:t>其他价格形式：本合同</w:t>
      </w:r>
      <w:r>
        <w:rPr>
          <w:rFonts w:hint="eastAsia" w:ascii="宋体" w:hAnsi="宋体" w:cs="宋体"/>
          <w:szCs w:val="21"/>
          <w:highlight w:val="none"/>
          <w:lang w:val="en-US" w:eastAsia="zh-CN" w:bidi="ar"/>
        </w:rPr>
        <w:t>勘察</w:t>
      </w:r>
      <w:r>
        <w:rPr>
          <w:rFonts w:hint="eastAsia" w:ascii="宋体" w:hAnsi="宋体" w:cs="宋体"/>
          <w:szCs w:val="21"/>
          <w:highlight w:val="none"/>
          <w:lang w:bidi="ar"/>
        </w:rPr>
        <w:t>设计费为固定总价，执行固定总价合同相关条款。建筑安装工程费为固定单价，执行固定单价合同相关条款。当按结算原则计算出的竣工结算建筑安装工程费超过中标合同价中的建筑安装工程费，以中标合同价中的建筑安装工程费进行结算，未超过中标合同价中的建筑安装工程费则按结算原则计算的竣工结算建筑安装工程费计取。</w:t>
      </w:r>
    </w:p>
    <w:p w14:paraId="4F4AD1F5">
      <w:pPr>
        <w:widowControl/>
        <w:adjustRightInd w:val="0"/>
        <w:snapToGrid w:val="0"/>
        <w:spacing w:after="163" w:afterLines="50" w:line="360" w:lineRule="auto"/>
        <w:ind w:firstLine="420" w:firstLineChars="200"/>
        <w:rPr>
          <w:rFonts w:ascii="宋体" w:hAnsi="宋体" w:cs="宋体"/>
          <w:highlight w:val="none"/>
        </w:rPr>
      </w:pPr>
      <w:r>
        <w:rPr>
          <w:rFonts w:hint="eastAsia" w:ascii="宋体" w:hAnsi="宋体" w:cs="宋体"/>
          <w:szCs w:val="21"/>
          <w:highlight w:val="none"/>
          <w:lang w:bidi="ar"/>
        </w:rPr>
        <w:t>工程总承包项目超过限额设计和结算原则进行结算所产生的风险，投标人应在投标报价时综合考虑，合同履行阶段不得以此为由向招标人索赔。</w:t>
      </w:r>
    </w:p>
    <w:p w14:paraId="7227309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14.1.2 合同价格中的税费：</w:t>
      </w:r>
      <w:r>
        <w:rPr>
          <w:rFonts w:hint="eastAsia" w:ascii="宋体" w:hAnsi="宋体" w:cs="宋体"/>
          <w:kern w:val="0"/>
          <w:szCs w:val="21"/>
          <w:u w:val="single"/>
          <w:lang w:bidi="ar"/>
        </w:rPr>
        <w:t>包含增值税、城市维护建设税、教育费附加、地方教育附加以及环境保护税。其中增值税、附加税按《重庆市建设工程费用定额》（CQFYDE-2018）、《重庆市城乡建设委员会关于适用增值税新税率调整建设工程计价依据的通知》（渝建〔2019〕143 号）规定及配套文件执行。</w:t>
      </w:r>
    </w:p>
    <w:p w14:paraId="3DFC5B9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14.1.3 按实际完成的工程量支付工程价款的计量方法</w:t>
      </w:r>
    </w:p>
    <w:p w14:paraId="6D2DF3D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14.1.3.1计量原则</w:t>
      </w:r>
    </w:p>
    <w:p w14:paraId="00C7E66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工程量按《房屋建筑与装饰工程工程量计算规范》（GB50854-2013）、《仿古建筑工程工程量计算规范》（GB50855-2013）、《通用安装工程工程量计算规范》（GB50856-2013）、《市政工程工程量计算规范》（GB50857-2013）、《园林绿化工程工程量计算规范》（GB50858-2013）、《矿山工程工程量计算规范》（GB50859-2013）、《构筑物工程工程量计算规范》（GB50860-2013）、《城市轨道交通工程工程量计算规范》（GB50861-2013）和《爆破工程工程量计算规范》（GB50862-2013）《重庆市建设工程工程量清单计价规则》（CQJJGZ-2013）、《重庆市建设工程工程量计算规则》（CQJLGZ-2013）等规定的计算规则计量。</w:t>
      </w:r>
    </w:p>
    <w:p w14:paraId="6375477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14.1.3.2计量周期</w:t>
      </w:r>
    </w:p>
    <w:p w14:paraId="683D9B9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关于计量周期的约定：</w:t>
      </w:r>
      <w:r>
        <w:rPr>
          <w:rFonts w:ascii="宋体" w:hAnsi="宋体" w:cs="宋体"/>
          <w:szCs w:val="21"/>
          <w:u w:val="single"/>
        </w:rPr>
        <w:t>建筑安装工程按月，设计工作按节点等形式计量</w:t>
      </w:r>
      <w:r>
        <w:rPr>
          <w:rFonts w:ascii="宋体" w:hAnsi="宋体" w:cs="宋体"/>
          <w:szCs w:val="21"/>
        </w:rPr>
        <w:t>。</w:t>
      </w:r>
    </w:p>
    <w:p w14:paraId="30F4779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14.1.3.3固定总价合同的计量</w:t>
      </w:r>
    </w:p>
    <w:p w14:paraId="52E3D41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关于固定总价合同计量的约定：按形象进度或支付分解表计量。</w:t>
      </w:r>
    </w:p>
    <w:p w14:paraId="1B84961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14.1.3.4</w:t>
      </w:r>
      <w:r>
        <w:rPr>
          <w:rFonts w:ascii="宋体" w:hAnsi="宋体" w:cs="宋体"/>
          <w:spacing w:val="-4"/>
          <w:szCs w:val="21"/>
        </w:rPr>
        <w:t>固定单价合同的计量</w:t>
      </w:r>
    </w:p>
    <w:p w14:paraId="08FC42B3">
      <w:pPr>
        <w:widowControl/>
        <w:adjustRightInd w:val="0"/>
        <w:snapToGrid w:val="0"/>
        <w:spacing w:after="163" w:afterLines="50" w:line="360" w:lineRule="auto"/>
        <w:ind w:firstLine="396" w:firstLineChars="200"/>
        <w:jc w:val="left"/>
        <w:rPr>
          <w:rFonts w:ascii="宋体" w:hAnsi="宋体" w:cs="宋体"/>
          <w:szCs w:val="21"/>
          <w:u w:val="single"/>
        </w:rPr>
      </w:pPr>
      <w:r>
        <w:rPr>
          <w:rFonts w:ascii="宋体" w:hAnsi="宋体" w:cs="宋体"/>
          <w:spacing w:val="-6"/>
          <w:szCs w:val="21"/>
          <w:u w:val="single"/>
        </w:rPr>
        <w:t>（1）承包人应于当月 20日前向发包人报送</w:t>
      </w:r>
      <w:r>
        <w:rPr>
          <w:rFonts w:ascii="宋体" w:hAnsi="宋体" w:cs="宋体"/>
          <w:spacing w:val="-38"/>
          <w:szCs w:val="21"/>
          <w:u w:val="single"/>
        </w:rPr>
        <w:t xml:space="preserve"> </w:t>
      </w:r>
      <w:r>
        <w:rPr>
          <w:rFonts w:ascii="宋体" w:hAnsi="宋体" w:cs="宋体"/>
          <w:spacing w:val="-6"/>
          <w:szCs w:val="21"/>
          <w:u w:val="single"/>
        </w:rPr>
        <w:t>4</w:t>
      </w:r>
      <w:r>
        <w:rPr>
          <w:rFonts w:ascii="宋体" w:hAnsi="宋体" w:cs="宋体"/>
          <w:spacing w:val="-37"/>
          <w:szCs w:val="21"/>
          <w:u w:val="single"/>
        </w:rPr>
        <w:t xml:space="preserve"> </w:t>
      </w:r>
      <w:r>
        <w:rPr>
          <w:rFonts w:ascii="宋体" w:hAnsi="宋体" w:cs="宋体"/>
          <w:spacing w:val="-6"/>
          <w:szCs w:val="21"/>
          <w:u w:val="single"/>
        </w:rPr>
        <w:t>份经监理人、</w:t>
      </w:r>
      <w:bookmarkStart w:id="1785" w:name="OLE_LINK433"/>
      <w:bookmarkStart w:id="1786" w:name="OLE_LINK434"/>
      <w:r>
        <w:rPr>
          <w:rFonts w:hint="eastAsia" w:ascii="宋体" w:hAnsi="宋体" w:cs="宋体"/>
          <w:spacing w:val="-6"/>
          <w:szCs w:val="21"/>
          <w:u w:val="single"/>
        </w:rPr>
        <w:t>代建单位、</w:t>
      </w:r>
      <w:bookmarkEnd w:id="1785"/>
      <w:bookmarkEnd w:id="1786"/>
      <w:r>
        <w:rPr>
          <w:rFonts w:ascii="宋体" w:hAnsi="宋体" w:cs="宋体"/>
          <w:spacing w:val="-6"/>
          <w:szCs w:val="21"/>
          <w:u w:val="single"/>
        </w:rPr>
        <w:t>跟审单位（如有）审核后的上月已完成</w:t>
      </w:r>
      <w:r>
        <w:rPr>
          <w:rFonts w:ascii="宋体" w:hAnsi="宋体" w:cs="宋体"/>
          <w:spacing w:val="-1"/>
          <w:szCs w:val="21"/>
          <w:u w:val="single"/>
        </w:rPr>
        <w:t>的工程量，并附进度付款申请单、已完成工程量报表和其他有关资料。</w:t>
      </w:r>
    </w:p>
    <w:p w14:paraId="721F6777">
      <w:pPr>
        <w:widowControl/>
        <w:adjustRightInd w:val="0"/>
        <w:snapToGrid w:val="0"/>
        <w:spacing w:after="163" w:afterLines="50" w:line="360" w:lineRule="auto"/>
        <w:ind w:firstLine="396" w:firstLineChars="200"/>
        <w:jc w:val="left"/>
        <w:rPr>
          <w:rFonts w:ascii="宋体" w:hAnsi="宋体" w:cs="宋体"/>
          <w:spacing w:val="-6"/>
          <w:szCs w:val="21"/>
          <w:u w:val="single"/>
        </w:rPr>
      </w:pPr>
      <w:r>
        <w:rPr>
          <w:rFonts w:hint="eastAsia" w:ascii="宋体" w:hAnsi="宋体" w:cs="宋体"/>
          <w:spacing w:val="-6"/>
          <w:szCs w:val="21"/>
          <w:u w:val="single"/>
        </w:rPr>
        <w:t>（2）承包人未在已标价的工程量清单中填入单价和（或）总价的子目，视为该子目的费用已包含合同工程的其他子目的单价或总价中，不再另行计量支付。</w:t>
      </w:r>
    </w:p>
    <w:p w14:paraId="6E817E95">
      <w:pPr>
        <w:widowControl/>
        <w:adjustRightInd w:val="0"/>
        <w:snapToGrid w:val="0"/>
        <w:spacing w:after="163" w:afterLines="50" w:line="360" w:lineRule="auto"/>
        <w:ind w:firstLine="396" w:firstLineChars="200"/>
        <w:jc w:val="left"/>
        <w:rPr>
          <w:rFonts w:ascii="宋体" w:hAnsi="宋体" w:cs="宋体"/>
          <w:spacing w:val="-6"/>
          <w:szCs w:val="21"/>
          <w:u w:val="single"/>
        </w:rPr>
      </w:pPr>
      <w:r>
        <w:rPr>
          <w:rFonts w:hint="eastAsia" w:ascii="宋体" w:hAnsi="宋体" w:cs="宋体"/>
          <w:spacing w:val="-6"/>
          <w:szCs w:val="21"/>
          <w:u w:val="single"/>
        </w:rPr>
        <w:t>（3）监理人、代建单位、跟审单位（如有）应在收到承包人提交的工程量报表后 7 天内完成对承包人提交的工程量报表的审核并报送发包人；发包人收到监理人、跟审单位（如有）报送资料后 14 天内完成审批，以确定当月实际完成的工程量。监理人、跟审单位、发包人任一方对工程量有异议的，均有权要求承包人进行共同复核或抽样复测。承包人应协助监理人、跟审单位进行复核或抽样复测，并按监理人要求提供补充计量资料。承包人未按监理人要求参加复核或抽样复测的，监理人复核或修正的工程量视为 承包人实际完成的工程量。</w:t>
      </w:r>
    </w:p>
    <w:p w14:paraId="123EB4FB">
      <w:pPr>
        <w:widowControl/>
        <w:adjustRightInd w:val="0"/>
        <w:snapToGrid w:val="0"/>
        <w:spacing w:after="163" w:afterLines="50" w:line="360" w:lineRule="auto"/>
        <w:jc w:val="left"/>
        <w:rPr>
          <w:rFonts w:ascii="宋体" w:hAnsi="宋体" w:cs="宋体"/>
          <w:kern w:val="0"/>
        </w:rPr>
      </w:pPr>
      <w:r>
        <w:rPr>
          <w:rFonts w:hint="eastAsia" w:ascii="宋体" w:hAnsi="宋体" w:cs="宋体"/>
          <w:spacing w:val="-6"/>
          <w:szCs w:val="21"/>
        </w:rPr>
        <w:t xml:space="preserve">   </w:t>
      </w:r>
      <w:r>
        <w:rPr>
          <w:rFonts w:hint="eastAsia" w:ascii="宋体" w:hAnsi="宋体" w:cs="宋体"/>
          <w:spacing w:val="-6"/>
          <w:szCs w:val="21"/>
          <w:u w:val="single"/>
        </w:rPr>
        <w:t xml:space="preserve">（4）工程量的计量仅作为进度付款和工程施工进度控制的依据，不应认为是承包人履行合同义务完成工程的实际和准确的工程量，实际和准确工程量按招标图纸、招标答疑补遗、施工蓝图、工程变更 资料、工程签证资料、收方资料等相关资料和第 </w:t>
      </w:r>
      <w:r>
        <w:fldChar w:fldCharType="begin"/>
      </w:r>
      <w:r>
        <w:instrText xml:space="preserve"> HYPERLINK "file:///F:\\学生宿舍三期\\EPC招标\\14.1.3.1" </w:instrText>
      </w:r>
      <w:r>
        <w:fldChar w:fldCharType="separate"/>
      </w:r>
      <w:r>
        <w:rPr>
          <w:rFonts w:hint="eastAsia" w:ascii="宋体" w:hAnsi="宋体" w:cs="宋体"/>
          <w:spacing w:val="-6"/>
          <w:szCs w:val="21"/>
          <w:u w:val="single"/>
        </w:rPr>
        <w:t>14.1.3.1</w:t>
      </w:r>
      <w:r>
        <w:rPr>
          <w:rFonts w:hint="eastAsia" w:ascii="宋体" w:hAnsi="宋体" w:cs="宋体"/>
          <w:spacing w:val="-6"/>
          <w:szCs w:val="21"/>
          <w:u w:val="single"/>
        </w:rPr>
        <w:fldChar w:fldCharType="end"/>
      </w:r>
      <w:r>
        <w:rPr>
          <w:rFonts w:hint="eastAsia" w:ascii="宋体" w:hAnsi="宋体" w:cs="宋体"/>
          <w:spacing w:val="-6"/>
          <w:szCs w:val="21"/>
          <w:u w:val="single"/>
        </w:rPr>
        <w:t xml:space="preserve"> 目[计量原则]约定确认的工程量为准。中标后的施工技术措施方案、施工现场会议纪要等涉及调整合同造价的资料，如未按第 13.3 项（变更程序）完善审批的，不得作为办理进度款和竣工结算的依据。</w:t>
      </w:r>
    </w:p>
    <w:p w14:paraId="75863E0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14.1.3.5其他价格形式合同的计量</w:t>
      </w:r>
    </w:p>
    <w:p w14:paraId="5CC5711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其他价格形式的计量方式和程序：不采用。</w:t>
      </w:r>
    </w:p>
    <w:p w14:paraId="31F4319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14.2 预付款</w:t>
      </w:r>
    </w:p>
    <w:p w14:paraId="75755F7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14.2.1预付款支付</w:t>
      </w:r>
    </w:p>
    <w:p w14:paraId="7A67C70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预付款的金额或比例为：</w:t>
      </w:r>
      <w:ins w:id="124" w:author="龚龚龚" w:date="2025-04-18T10:41:02Z">
        <w:r>
          <w:rPr>
            <w:rFonts w:hint="eastAsia" w:ascii="宋体" w:hAnsi="宋体" w:cs="宋体"/>
            <w:kern w:val="0"/>
            <w:szCs w:val="21"/>
            <w:lang w:eastAsia="zh-CN" w:bidi="ar"/>
          </w:rPr>
          <w:t>（</w:t>
        </w:r>
      </w:ins>
      <w:ins w:id="125" w:author="龚龚龚" w:date="2025-04-18T10:41:07Z">
        <w:r>
          <w:rPr>
            <w:rFonts w:hint="eastAsia" w:ascii="宋体" w:hAnsi="宋体" w:cs="宋体"/>
            <w:kern w:val="0"/>
            <w:szCs w:val="21"/>
            <w:u w:val="single"/>
            <w:lang w:val="en-US" w:eastAsia="zh-CN" w:bidi="ar"/>
          </w:rPr>
          <w:t>按中标的建安工程费-暂列金额-安全文明施工费</w:t>
        </w:r>
      </w:ins>
      <w:ins w:id="126" w:author="龚龚龚" w:date="2025-04-18T10:41:02Z">
        <w:r>
          <w:rPr>
            <w:rFonts w:hint="eastAsia" w:ascii="宋体" w:hAnsi="宋体" w:cs="宋体"/>
            <w:kern w:val="0"/>
            <w:szCs w:val="21"/>
            <w:lang w:eastAsia="zh-CN" w:bidi="ar"/>
          </w:rPr>
          <w:t>）</w:t>
        </w:r>
      </w:ins>
      <w:ins w:id="127" w:author="点点" w:date="2025-04-19T10:27:29Z">
        <w:r>
          <w:rPr>
            <w:rFonts w:hint="eastAsia" w:ascii="宋体" w:hAnsi="宋体" w:cs="宋体"/>
            <w:kern w:val="0"/>
            <w:szCs w:val="21"/>
            <w:lang w:val="en-US" w:eastAsia="zh-CN" w:bidi="ar"/>
          </w:rPr>
          <w:t>*</w:t>
        </w:r>
      </w:ins>
      <w:r>
        <w:rPr>
          <w:rFonts w:hint="eastAsia" w:ascii="宋体" w:hAnsi="宋体" w:cs="宋体"/>
          <w:kern w:val="0"/>
          <w:szCs w:val="21"/>
          <w:u w:val="single"/>
          <w:lang w:bidi="ar"/>
        </w:rPr>
        <w:t xml:space="preserve">30% </w:t>
      </w:r>
      <w:r>
        <w:rPr>
          <w:rFonts w:hint="eastAsia" w:ascii="宋体" w:hAnsi="宋体" w:cs="宋体"/>
          <w:kern w:val="0"/>
          <w:szCs w:val="21"/>
          <w:lang w:bidi="ar"/>
        </w:rPr>
        <w:t>。</w:t>
      </w:r>
    </w:p>
    <w:p w14:paraId="062C843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预付款支付期限：</w:t>
      </w:r>
      <w:r>
        <w:rPr>
          <w:rFonts w:hint="eastAsia" w:ascii="宋体" w:hAnsi="宋体" w:cs="宋体"/>
          <w:kern w:val="0"/>
          <w:szCs w:val="21"/>
          <w:highlight w:val="none"/>
          <w:u w:val="single"/>
          <w:lang w:bidi="ar"/>
        </w:rPr>
        <w:t>发包人开工通知发布后60天内支付</w:t>
      </w:r>
      <w:r>
        <w:rPr>
          <w:rFonts w:hint="eastAsia" w:ascii="宋体" w:hAnsi="宋体" w:cs="宋体"/>
          <w:kern w:val="0"/>
          <w:szCs w:val="21"/>
          <w:highlight w:val="none"/>
          <w:lang w:bidi="ar"/>
        </w:rPr>
        <w:t>。</w:t>
      </w:r>
    </w:p>
    <w:p w14:paraId="138837E4">
      <w:pPr>
        <w:keepNext w:val="0"/>
        <w:keepLines w:val="0"/>
        <w:widowControl/>
        <w:suppressLineNumbers w:val="0"/>
        <w:ind w:firstLine="420" w:firstLineChars="200"/>
        <w:jc w:val="left"/>
        <w:rPr>
          <w:ins w:id="128" w:author="龚龚龚" w:date="2025-04-17T12:57:36Z"/>
        </w:rPr>
      </w:pPr>
      <w:r>
        <w:rPr>
          <w:rFonts w:hint="eastAsia" w:ascii="宋体" w:hAnsi="宋体" w:cs="宋体"/>
          <w:kern w:val="0"/>
          <w:szCs w:val="21"/>
          <w:lang w:bidi="ar"/>
        </w:rPr>
        <w:t>预付款扣回的方式：</w:t>
      </w:r>
      <w:ins w:id="129" w:author="龚龚龚" w:date="2025-04-21T15:31:43Z">
        <w:r>
          <w:rPr>
            <w:rFonts w:hint="eastAsia" w:ascii="宋体" w:hAnsi="宋体" w:eastAsia="宋体" w:cs="宋体"/>
            <w:kern w:val="0"/>
            <w:szCs w:val="21"/>
            <w:u w:val="single"/>
            <w:lang w:bidi="ar"/>
          </w:rPr>
          <w:t>承包人</w:t>
        </w:r>
      </w:ins>
      <w:ins w:id="130" w:author="龚龚龚" w:date="2025-04-21T15:31:43Z">
        <w:r>
          <w:rPr>
            <w:rFonts w:hint="eastAsia" w:ascii="宋体" w:hAnsi="宋体" w:eastAsia="宋体" w:cs="宋体"/>
            <w:kern w:val="0"/>
            <w:szCs w:val="21"/>
            <w:u w:val="single"/>
            <w:lang w:val="en-US" w:eastAsia="zh-CN" w:bidi="ar"/>
          </w:rPr>
          <w:t>在收到开工通知发布后10个月内，发包人根据项目进度进行预付款</w:t>
        </w:r>
      </w:ins>
      <w:ins w:id="131" w:author="龚龚龚" w:date="2025-04-21T15:31:43Z">
        <w:r>
          <w:rPr>
            <w:rFonts w:hint="eastAsia" w:ascii="宋体" w:hAnsi="宋体" w:eastAsia="宋体" w:cs="宋体"/>
            <w:kern w:val="0"/>
            <w:szCs w:val="21"/>
            <w:u w:val="single"/>
            <w:lang w:bidi="ar"/>
          </w:rPr>
          <w:t>扣回，直至预付款全额扣回。</w:t>
        </w:r>
      </w:ins>
    </w:p>
    <w:p w14:paraId="13A87B35">
      <w:pPr>
        <w:widowControl/>
        <w:adjustRightInd w:val="0"/>
        <w:snapToGrid w:val="0"/>
        <w:spacing w:after="163" w:afterLines="50" w:line="360" w:lineRule="auto"/>
        <w:ind w:firstLine="0" w:firstLineChars="0"/>
        <w:rPr>
          <w:rFonts w:hint="default" w:ascii="宋体" w:hAnsi="宋体" w:eastAsia="宋体" w:cs="宋体"/>
          <w:kern w:val="0"/>
          <w:lang w:val="en-US" w:eastAsia="zh-CN"/>
        </w:rPr>
      </w:pPr>
    </w:p>
    <w:p w14:paraId="0FF25D3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14.2.2预付款担保</w:t>
      </w:r>
    </w:p>
    <w:p w14:paraId="65E8CF2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在以下方式中选择其一，作为双方对预付款担保的约定。</w:t>
      </w:r>
    </w:p>
    <w:p w14:paraId="06D60DB2">
      <w:pPr>
        <w:widowControl/>
        <w:adjustRightInd w:val="0"/>
        <w:snapToGrid w:val="0"/>
        <w:spacing w:after="163" w:afterLines="50" w:line="360" w:lineRule="auto"/>
        <w:ind w:firstLine="420" w:firstLineChars="200"/>
        <w:rPr>
          <w:rFonts w:ascii="宋体" w:hAnsi="宋体" w:cs="宋体"/>
          <w:kern w:val="0"/>
          <w:highlight w:val="none"/>
        </w:rPr>
      </w:pPr>
      <w:r>
        <w:rPr>
          <w:rFonts w:hint="eastAsia" w:ascii="宋体" w:hAnsi="宋体" w:cs="宋体"/>
          <w:kern w:val="0"/>
          <w:szCs w:val="21"/>
          <w:highlight w:val="none"/>
          <w:lang w:eastAsia="zh-CN" w:bidi="ar"/>
        </w:rPr>
        <w:t>□</w:t>
      </w:r>
      <w:r>
        <w:rPr>
          <w:rFonts w:hint="eastAsia" w:ascii="宋体" w:hAnsi="宋体" w:cs="宋体"/>
          <w:kern w:val="0"/>
          <w:szCs w:val="21"/>
          <w:highlight w:val="none"/>
          <w:lang w:bidi="ar"/>
        </w:rPr>
        <w:t>承包人不提交预付款担保。</w:t>
      </w:r>
    </w:p>
    <w:p w14:paraId="388C2C18">
      <w:pPr>
        <w:widowControl/>
        <w:adjustRightInd w:val="0"/>
        <w:snapToGrid w:val="0"/>
        <w:spacing w:after="163" w:afterLines="50" w:line="360" w:lineRule="auto"/>
        <w:ind w:firstLine="420" w:firstLineChars="200"/>
        <w:rPr>
          <w:rFonts w:ascii="宋体" w:hAnsi="宋体" w:cs="宋体"/>
          <w:kern w:val="0"/>
          <w:highlight w:val="none"/>
        </w:rPr>
      </w:pPr>
      <w:r>
        <w:rPr>
          <w:rFonts w:hint="eastAsia" w:ascii="宋体" w:hAnsi="宋体" w:cs="宋体"/>
          <w:kern w:val="0"/>
          <w:szCs w:val="21"/>
          <w:highlight w:val="none"/>
          <w:lang w:eastAsia="zh-CN" w:bidi="ar"/>
        </w:rPr>
        <w:t>☑</w:t>
      </w:r>
      <w:r>
        <w:rPr>
          <w:rFonts w:hint="eastAsia" w:ascii="宋体" w:hAnsi="宋体" w:cs="宋体"/>
          <w:kern w:val="0"/>
          <w:szCs w:val="21"/>
          <w:highlight w:val="none"/>
          <w:lang w:bidi="ar"/>
        </w:rPr>
        <w:t>承包人提交预付款担保的时间：</w:t>
      </w:r>
      <w:ins w:id="132" w:author="龚龚龚" w:date="2025-04-25T15:25:10Z">
        <w:r>
          <w:rPr>
            <w:rFonts w:hint="eastAsia" w:ascii="宋体" w:hAnsi="宋体" w:cs="宋体"/>
            <w:kern w:val="0"/>
            <w:szCs w:val="21"/>
            <w:lang w:bidi="ar"/>
          </w:rPr>
          <w:t>承包人应在发包人支付预付款7天前提供预付款担保</w:t>
        </w:r>
      </w:ins>
      <w:del w:id="133" w:author="龚龚龚" w:date="2025-04-25T15:25:10Z">
        <w:r>
          <w:rPr>
            <w:rFonts w:hint="eastAsia" w:ascii="宋体" w:hAnsi="宋体" w:cs="宋体"/>
            <w:kern w:val="0"/>
            <w:szCs w:val="21"/>
            <w:highlight w:val="none"/>
            <w:u w:val="single"/>
            <w:lang w:bidi="ar"/>
          </w:rPr>
          <w:delText>合同订立后7天内</w:delText>
        </w:r>
      </w:del>
      <w:r>
        <w:rPr>
          <w:rFonts w:hint="eastAsia" w:ascii="宋体" w:hAnsi="宋体" w:cs="宋体"/>
          <w:kern w:val="0"/>
          <w:szCs w:val="21"/>
          <w:highlight w:val="none"/>
          <w:lang w:bidi="ar"/>
        </w:rPr>
        <w:t>。</w:t>
      </w:r>
    </w:p>
    <w:p w14:paraId="37824D8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预付款担保的形式为：</w:t>
      </w:r>
      <w:r>
        <w:rPr>
          <w:rFonts w:hint="eastAsia" w:ascii="宋体" w:hAnsi="宋体" w:cs="宋体"/>
          <w:kern w:val="0"/>
          <w:szCs w:val="21"/>
          <w:u w:val="single"/>
          <w:lang w:bidi="ar"/>
        </w:rPr>
        <w:t>见索即赔、不可撤销的银行保函</w:t>
      </w:r>
      <w:r>
        <w:rPr>
          <w:rFonts w:hint="eastAsia" w:ascii="宋体" w:hAnsi="宋体" w:cs="宋体"/>
          <w:kern w:val="0"/>
          <w:szCs w:val="21"/>
          <w:lang w:bidi="ar"/>
        </w:rPr>
        <w:t>。</w:t>
      </w:r>
    </w:p>
    <w:p w14:paraId="45F9E70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预付款担保的金额：</w:t>
      </w:r>
      <w:r>
        <w:rPr>
          <w:rFonts w:ascii="宋体" w:hAnsi="宋体" w:cs="宋体"/>
          <w:kern w:val="0"/>
          <w:szCs w:val="21"/>
          <w:u w:val="single"/>
          <w:lang w:bidi="ar"/>
        </w:rPr>
        <w:t xml:space="preserve">  </w:t>
      </w:r>
      <w:r>
        <w:rPr>
          <w:rFonts w:hint="eastAsia" w:ascii="宋体" w:hAnsi="宋体" w:cs="宋体"/>
          <w:kern w:val="0"/>
          <w:szCs w:val="21"/>
          <w:u w:val="single"/>
          <w:lang w:eastAsia="zh-CN" w:bidi="ar"/>
        </w:rPr>
        <w:t>与预付款金额相同</w:t>
      </w:r>
      <w:r>
        <w:rPr>
          <w:rFonts w:ascii="宋体" w:hAnsi="宋体" w:cs="宋体"/>
          <w:kern w:val="0"/>
          <w:szCs w:val="21"/>
          <w:u w:val="single"/>
          <w:lang w:bidi="ar"/>
        </w:rPr>
        <w:t xml:space="preserve">      </w:t>
      </w:r>
      <w:r>
        <w:rPr>
          <w:rFonts w:hint="eastAsia" w:ascii="宋体" w:hAnsi="宋体" w:cs="宋体"/>
          <w:kern w:val="0"/>
          <w:szCs w:val="21"/>
          <w:lang w:bidi="ar"/>
        </w:rPr>
        <w:t>。</w:t>
      </w:r>
    </w:p>
    <w:p w14:paraId="6B80FBF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预付款担保的期限：</w:t>
      </w:r>
      <w:r>
        <w:rPr>
          <w:rFonts w:ascii="宋体" w:hAnsi="宋体" w:cs="宋体"/>
          <w:kern w:val="0"/>
          <w:szCs w:val="21"/>
          <w:u w:val="single"/>
          <w:lang w:bidi="ar"/>
        </w:rPr>
        <w:t xml:space="preserve">        </w:t>
      </w:r>
      <w:r>
        <w:rPr>
          <w:rFonts w:hint="eastAsia" w:ascii="宋体" w:hAnsi="宋体" w:cs="宋体"/>
          <w:kern w:val="0"/>
          <w:szCs w:val="21"/>
          <w:lang w:bidi="ar"/>
        </w:rPr>
        <w:t>。</w:t>
      </w:r>
    </w:p>
    <w:p w14:paraId="0B307F9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预付款担保的退还时间：</w:t>
      </w:r>
      <w:r>
        <w:rPr>
          <w:rFonts w:ascii="宋体" w:hAnsi="宋体" w:cs="宋体"/>
          <w:kern w:val="0"/>
          <w:szCs w:val="21"/>
          <w:u w:val="single"/>
          <w:lang w:bidi="ar"/>
        </w:rPr>
        <w:t xml:space="preserve">   </w:t>
      </w:r>
      <w:ins w:id="134" w:author="龚龚龚" w:date="2025-04-16T15:14:05Z">
        <w:r>
          <w:rPr>
            <w:rFonts w:hint="eastAsia" w:ascii="宋体" w:hAnsi="宋体" w:cs="宋体"/>
            <w:kern w:val="0"/>
            <w:szCs w:val="21"/>
            <w:u w:val="single"/>
            <w:lang w:eastAsia="zh-CN" w:bidi="ar"/>
          </w:rPr>
          <w:t>预付款</w:t>
        </w:r>
      </w:ins>
      <w:ins w:id="135" w:author="龚龚龚" w:date="2025-04-16T15:14:07Z">
        <w:r>
          <w:rPr>
            <w:rFonts w:hint="eastAsia" w:ascii="宋体" w:hAnsi="宋体" w:cs="宋体"/>
            <w:kern w:val="0"/>
            <w:szCs w:val="21"/>
            <w:u w:val="single"/>
            <w:lang w:eastAsia="zh-CN" w:bidi="ar"/>
          </w:rPr>
          <w:t>担保</w:t>
        </w:r>
      </w:ins>
      <w:ins w:id="136" w:author="龚龚龚" w:date="2025-04-16T15:14:10Z">
        <w:r>
          <w:rPr>
            <w:rFonts w:hint="eastAsia" w:ascii="宋体" w:hAnsi="宋体" w:cs="宋体"/>
            <w:kern w:val="0"/>
            <w:szCs w:val="21"/>
            <w:u w:val="single"/>
            <w:lang w:eastAsia="zh-CN" w:bidi="ar"/>
          </w:rPr>
          <w:t>在</w:t>
        </w:r>
      </w:ins>
      <w:ins w:id="137" w:author="龚龚龚" w:date="2025-04-16T15:14:12Z">
        <w:r>
          <w:rPr>
            <w:rFonts w:hint="eastAsia" w:ascii="宋体" w:hAnsi="宋体" w:cs="宋体"/>
            <w:kern w:val="0"/>
            <w:szCs w:val="21"/>
            <w:u w:val="single"/>
            <w:lang w:eastAsia="zh-CN" w:bidi="ar"/>
          </w:rPr>
          <w:t>预付款</w:t>
        </w:r>
      </w:ins>
      <w:ins w:id="138" w:author="龚龚龚" w:date="2025-04-16T15:14:22Z">
        <w:r>
          <w:rPr>
            <w:rFonts w:hint="eastAsia" w:ascii="宋体" w:hAnsi="宋体" w:cs="宋体"/>
            <w:kern w:val="0"/>
            <w:szCs w:val="21"/>
            <w:u w:val="single"/>
            <w:lang w:eastAsia="zh-CN" w:bidi="ar"/>
          </w:rPr>
          <w:t>全部</w:t>
        </w:r>
      </w:ins>
      <w:ins w:id="139" w:author="龚龚龚" w:date="2025-04-16T15:14:23Z">
        <w:r>
          <w:rPr>
            <w:rFonts w:hint="eastAsia" w:ascii="宋体" w:hAnsi="宋体" w:cs="宋体"/>
            <w:kern w:val="0"/>
            <w:szCs w:val="21"/>
            <w:u w:val="single"/>
            <w:lang w:eastAsia="zh-CN" w:bidi="ar"/>
          </w:rPr>
          <w:t>扣</w:t>
        </w:r>
      </w:ins>
      <w:ins w:id="140" w:author="龚龚龚" w:date="2025-04-16T15:14:28Z">
        <w:r>
          <w:rPr>
            <w:rFonts w:hint="eastAsia" w:ascii="宋体" w:hAnsi="宋体" w:cs="宋体"/>
            <w:kern w:val="0"/>
            <w:szCs w:val="21"/>
            <w:u w:val="single"/>
            <w:lang w:eastAsia="zh-CN" w:bidi="ar"/>
          </w:rPr>
          <w:t>还后</w:t>
        </w:r>
      </w:ins>
      <w:ins w:id="141" w:author="龚龚龚" w:date="2025-04-16T15:14:29Z">
        <w:r>
          <w:rPr>
            <w:rFonts w:hint="eastAsia" w:ascii="宋体" w:hAnsi="宋体" w:cs="宋体"/>
            <w:kern w:val="0"/>
            <w:szCs w:val="21"/>
            <w:u w:val="single"/>
            <w:lang w:val="en-US" w:eastAsia="zh-CN" w:bidi="ar"/>
          </w:rPr>
          <w:t>15</w:t>
        </w:r>
      </w:ins>
      <w:ins w:id="142" w:author="龚龚龚" w:date="2025-04-16T15:14:30Z">
        <w:r>
          <w:rPr>
            <w:rFonts w:hint="eastAsia" w:ascii="宋体" w:hAnsi="宋体" w:cs="宋体"/>
            <w:kern w:val="0"/>
            <w:szCs w:val="21"/>
            <w:u w:val="single"/>
            <w:lang w:val="en-US" w:eastAsia="zh-CN" w:bidi="ar"/>
          </w:rPr>
          <w:t>个</w:t>
        </w:r>
      </w:ins>
      <w:ins w:id="143" w:author="龚龚龚" w:date="2025-04-16T15:14:32Z">
        <w:r>
          <w:rPr>
            <w:rFonts w:hint="eastAsia" w:ascii="宋体" w:hAnsi="宋体" w:cs="宋体"/>
            <w:kern w:val="0"/>
            <w:szCs w:val="21"/>
            <w:u w:val="single"/>
            <w:lang w:val="en-US" w:eastAsia="zh-CN" w:bidi="ar"/>
          </w:rPr>
          <w:t>工作日</w:t>
        </w:r>
      </w:ins>
      <w:ins w:id="144" w:author="龚龚龚" w:date="2025-04-16T15:14:35Z">
        <w:r>
          <w:rPr>
            <w:rFonts w:hint="eastAsia" w:ascii="宋体" w:hAnsi="宋体" w:cs="宋体"/>
            <w:kern w:val="0"/>
            <w:szCs w:val="21"/>
            <w:u w:val="single"/>
            <w:lang w:val="en-US" w:eastAsia="zh-CN" w:bidi="ar"/>
          </w:rPr>
          <w:t>内</w:t>
        </w:r>
      </w:ins>
      <w:ins w:id="145" w:author="龚龚龚" w:date="2025-04-16T15:14:38Z">
        <w:r>
          <w:rPr>
            <w:rFonts w:hint="eastAsia" w:ascii="宋体" w:hAnsi="宋体" w:cs="宋体"/>
            <w:kern w:val="0"/>
            <w:szCs w:val="21"/>
            <w:u w:val="single"/>
            <w:lang w:val="en-US" w:eastAsia="zh-CN" w:bidi="ar"/>
          </w:rPr>
          <w:t>退还</w:t>
        </w:r>
      </w:ins>
      <w:r>
        <w:rPr>
          <w:rFonts w:ascii="宋体" w:hAnsi="宋体" w:cs="宋体"/>
          <w:kern w:val="0"/>
          <w:szCs w:val="21"/>
          <w:u w:val="single"/>
          <w:lang w:bidi="ar"/>
        </w:rPr>
        <w:t xml:space="preserve">     </w:t>
      </w:r>
      <w:r>
        <w:rPr>
          <w:rFonts w:hint="eastAsia" w:ascii="宋体" w:hAnsi="宋体" w:cs="宋体"/>
          <w:kern w:val="0"/>
          <w:szCs w:val="21"/>
          <w:lang w:bidi="ar"/>
        </w:rPr>
        <w:t>。</w:t>
      </w:r>
    </w:p>
    <w:p w14:paraId="658DEFF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14.3 工程进度款</w:t>
      </w:r>
    </w:p>
    <w:p w14:paraId="6089E08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14.3.1 工程进度付款申请</w:t>
      </w:r>
    </w:p>
    <w:p w14:paraId="45BA678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工程进度付款申请方式：</w:t>
      </w:r>
      <w:r>
        <w:rPr>
          <w:rFonts w:hint="eastAsia" w:ascii="宋体" w:hAnsi="宋体" w:cs="宋体"/>
          <w:kern w:val="0"/>
          <w:szCs w:val="21"/>
          <w:u w:val="single"/>
          <w:lang w:bidi="ar"/>
        </w:rPr>
        <w:t>提交进度付款申请单</w:t>
      </w:r>
      <w:r>
        <w:rPr>
          <w:rFonts w:hint="eastAsia" w:ascii="宋体" w:hAnsi="宋体" w:cs="宋体"/>
          <w:kern w:val="0"/>
          <w:szCs w:val="21"/>
          <w:lang w:bidi="ar"/>
        </w:rPr>
        <w:t>。</w:t>
      </w:r>
    </w:p>
    <w:p w14:paraId="76A9523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承包人提交进度付款申请单的格式、内容、份数和时间：</w:t>
      </w:r>
    </w:p>
    <w:p w14:paraId="260D90F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w:t>
      </w:r>
      <w:r>
        <w:rPr>
          <w:rFonts w:ascii="宋体" w:hAnsi="宋体" w:cs="宋体"/>
          <w:spacing w:val="-2"/>
          <w:szCs w:val="21"/>
        </w:rPr>
        <w:t xml:space="preserve">固定总价合同进度付款申请单提交的约定：按照第 </w:t>
      </w:r>
      <w:r>
        <w:fldChar w:fldCharType="begin"/>
      </w:r>
      <w:r>
        <w:instrText xml:space="preserve"> HYPERLINK "file:///F:\\学生宿舍三期\\EPC招标\\14.1.3.3" </w:instrText>
      </w:r>
      <w:r>
        <w:fldChar w:fldCharType="separate"/>
      </w:r>
      <w:r>
        <w:rPr>
          <w:rFonts w:ascii="宋体" w:hAnsi="宋体" w:cs="宋体"/>
          <w:spacing w:val="-2"/>
          <w:szCs w:val="21"/>
        </w:rPr>
        <w:t>14.1.3.3</w:t>
      </w:r>
      <w:r>
        <w:rPr>
          <w:rFonts w:ascii="宋体" w:hAnsi="宋体" w:cs="宋体"/>
          <w:spacing w:val="-2"/>
          <w:szCs w:val="21"/>
        </w:rPr>
        <w:fldChar w:fldCharType="end"/>
      </w:r>
      <w:r>
        <w:rPr>
          <w:rFonts w:ascii="宋体" w:hAnsi="宋体" w:cs="宋体"/>
          <w:spacing w:val="-2"/>
          <w:szCs w:val="21"/>
        </w:rPr>
        <w:t xml:space="preserve"> 目[固定总价合同的计量]约</w:t>
      </w:r>
      <w:r>
        <w:rPr>
          <w:rFonts w:ascii="宋体" w:hAnsi="宋体" w:cs="宋体"/>
          <w:spacing w:val="-3"/>
          <w:szCs w:val="21"/>
        </w:rPr>
        <w:t>定的时</w:t>
      </w:r>
      <w:r>
        <w:rPr>
          <w:rFonts w:ascii="宋体" w:hAnsi="宋体" w:cs="宋体"/>
          <w:szCs w:val="21"/>
        </w:rPr>
        <w:t>间向监理人提交，并附上已完成工程量报表及有关资料，施工进度付款申请单还应附经审核的农民工工</w:t>
      </w:r>
      <w:r>
        <w:rPr>
          <w:rFonts w:ascii="宋体" w:hAnsi="宋体" w:cs="宋体"/>
          <w:spacing w:val="-5"/>
          <w:szCs w:val="21"/>
        </w:rPr>
        <w:t>资发放的情况说明。</w:t>
      </w:r>
    </w:p>
    <w:p w14:paraId="399627C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w:t>
      </w:r>
      <w:r>
        <w:rPr>
          <w:rFonts w:ascii="宋体" w:hAnsi="宋体" w:cs="宋体"/>
          <w:spacing w:val="-2"/>
          <w:szCs w:val="21"/>
        </w:rPr>
        <w:t xml:space="preserve">固定单价合同进度付款申请单提交的约定：按照第 </w:t>
      </w:r>
      <w:r>
        <w:fldChar w:fldCharType="begin"/>
      </w:r>
      <w:r>
        <w:instrText xml:space="preserve"> HYPERLINK "file:///F:\\学生宿舍三期\\EPC招标\\14.1.3.4" </w:instrText>
      </w:r>
      <w:r>
        <w:fldChar w:fldCharType="separate"/>
      </w:r>
      <w:r>
        <w:rPr>
          <w:rFonts w:ascii="宋体" w:hAnsi="宋体" w:cs="宋体"/>
          <w:spacing w:val="-2"/>
          <w:szCs w:val="21"/>
        </w:rPr>
        <w:t>14.1.3.4</w:t>
      </w:r>
      <w:r>
        <w:rPr>
          <w:rFonts w:ascii="宋体" w:hAnsi="宋体" w:cs="宋体"/>
          <w:spacing w:val="-2"/>
          <w:szCs w:val="21"/>
        </w:rPr>
        <w:fldChar w:fldCharType="end"/>
      </w:r>
      <w:r>
        <w:rPr>
          <w:rFonts w:ascii="宋体" w:hAnsi="宋体" w:cs="宋体"/>
          <w:spacing w:val="-2"/>
          <w:szCs w:val="21"/>
        </w:rPr>
        <w:t xml:space="preserve"> 目[固定单价合同的计量]约定的时</w:t>
      </w:r>
      <w:r>
        <w:rPr>
          <w:rFonts w:ascii="宋体" w:hAnsi="宋体" w:cs="宋体"/>
          <w:spacing w:val="1"/>
          <w:szCs w:val="21"/>
        </w:rPr>
        <w:t>间按月向监理人提交，并附上已完成工程量报表及有关资</w:t>
      </w:r>
      <w:r>
        <w:rPr>
          <w:rFonts w:ascii="宋体" w:hAnsi="宋体" w:cs="宋体"/>
          <w:szCs w:val="21"/>
        </w:rPr>
        <w:t>料，施工进度付款申请单还应附经审核的农民</w:t>
      </w:r>
      <w:r>
        <w:rPr>
          <w:rFonts w:ascii="宋体" w:hAnsi="宋体" w:cs="宋体"/>
          <w:spacing w:val="1"/>
          <w:szCs w:val="21"/>
        </w:rPr>
        <w:t>工工资发放的情况说明。固定单价合同中的采用固定总价</w:t>
      </w:r>
      <w:r>
        <w:rPr>
          <w:rFonts w:ascii="宋体" w:hAnsi="宋体" w:cs="宋体"/>
          <w:szCs w:val="21"/>
        </w:rPr>
        <w:t>计价的按工程形象进度或支付分解表分月计量</w:t>
      </w:r>
      <w:r>
        <w:rPr>
          <w:rFonts w:ascii="宋体" w:hAnsi="宋体" w:cs="宋体"/>
          <w:spacing w:val="-3"/>
          <w:szCs w:val="21"/>
        </w:rPr>
        <w:t>后汇总列入当期进度付款申请单。</w:t>
      </w:r>
    </w:p>
    <w:p w14:paraId="6F41258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3）其他价格形式合同进度付款申请单提交的约定：</w:t>
      </w:r>
      <w:r>
        <w:rPr>
          <w:rFonts w:ascii="宋体" w:hAnsi="宋体" w:cs="宋体"/>
          <w:spacing w:val="-2"/>
          <w:szCs w:val="21"/>
          <w:u w:val="single"/>
        </w:rPr>
        <w:t>本合同设计费为固定总价，执行固定总价合同相</w:t>
      </w:r>
      <w:r>
        <w:rPr>
          <w:rFonts w:ascii="宋体" w:hAnsi="宋体" w:cs="宋体"/>
          <w:szCs w:val="21"/>
          <w:u w:val="single"/>
        </w:rPr>
        <w:t>关条款。建筑安装工程费为固定单价，执行固定单价合同</w:t>
      </w:r>
      <w:r>
        <w:rPr>
          <w:rFonts w:ascii="宋体" w:hAnsi="宋体" w:cs="宋体"/>
          <w:spacing w:val="-1"/>
          <w:szCs w:val="21"/>
          <w:u w:val="single"/>
        </w:rPr>
        <w:t>相关条款。</w:t>
      </w:r>
    </w:p>
    <w:p w14:paraId="752F9C9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进度付款申请单应包括的内容：</w:t>
      </w:r>
    </w:p>
    <w:p w14:paraId="3EAE62E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1）截至本次付款周期内已完成工作对应的金额；</w:t>
      </w:r>
    </w:p>
    <w:p w14:paraId="244A146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2）扣除依据通用合同条件第14.3.1项第（1）目约定中已扣除的人工费金额；</w:t>
      </w:r>
    </w:p>
    <w:p w14:paraId="4EADEB9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3）根据第13条</w:t>
      </w:r>
      <w:r>
        <w:rPr>
          <w:rFonts w:hint="eastAsia" w:ascii="宋体" w:hAnsi="宋体" w:cs="宋体"/>
          <w:kern w:val="0"/>
          <w:szCs w:val="21"/>
          <w:u w:val="single"/>
          <w:lang w:bidi="ar"/>
        </w:rPr>
        <w:t>[</w:t>
      </w:r>
      <w:r>
        <w:rPr>
          <w:rFonts w:hint="eastAsia" w:ascii="宋体" w:hAnsi="宋体" w:cs="宋体"/>
          <w:kern w:val="0"/>
          <w:szCs w:val="21"/>
          <w:lang w:bidi="ar"/>
        </w:rPr>
        <w:t>变更与调整</w:t>
      </w:r>
      <w:r>
        <w:rPr>
          <w:rFonts w:hint="eastAsia" w:ascii="宋体" w:hAnsi="宋体" w:cs="宋体"/>
          <w:kern w:val="0"/>
          <w:szCs w:val="21"/>
          <w:u w:val="single"/>
          <w:lang w:bidi="ar"/>
        </w:rPr>
        <w:t>]</w:t>
      </w:r>
      <w:r>
        <w:rPr>
          <w:rFonts w:hint="eastAsia" w:ascii="宋体" w:hAnsi="宋体" w:cs="宋体"/>
          <w:kern w:val="0"/>
          <w:szCs w:val="21"/>
          <w:lang w:bidi="ar"/>
        </w:rPr>
        <w:t>应增加和扣减的变更金额；</w:t>
      </w:r>
    </w:p>
    <w:p w14:paraId="4A875FD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4）根据第14.2款</w:t>
      </w:r>
      <w:r>
        <w:rPr>
          <w:rFonts w:hint="eastAsia" w:ascii="宋体" w:hAnsi="宋体" w:cs="宋体"/>
          <w:kern w:val="0"/>
          <w:szCs w:val="21"/>
          <w:u w:val="single"/>
          <w:lang w:bidi="ar"/>
        </w:rPr>
        <w:t>[</w:t>
      </w:r>
      <w:r>
        <w:rPr>
          <w:rFonts w:hint="eastAsia" w:ascii="宋体" w:hAnsi="宋体" w:cs="宋体"/>
          <w:kern w:val="0"/>
          <w:szCs w:val="21"/>
          <w:lang w:bidi="ar"/>
        </w:rPr>
        <w:t>预付款</w:t>
      </w:r>
      <w:r>
        <w:rPr>
          <w:rFonts w:hint="eastAsia" w:ascii="宋体" w:hAnsi="宋体" w:cs="宋体"/>
          <w:kern w:val="0"/>
          <w:szCs w:val="21"/>
          <w:u w:val="single"/>
          <w:lang w:bidi="ar"/>
        </w:rPr>
        <w:t>]</w:t>
      </w:r>
      <w:r>
        <w:rPr>
          <w:rFonts w:hint="eastAsia" w:ascii="宋体" w:hAnsi="宋体" w:cs="宋体"/>
          <w:kern w:val="0"/>
          <w:szCs w:val="21"/>
          <w:lang w:bidi="ar"/>
        </w:rPr>
        <w:t>约定应支付的预付款和扣减的返还预付款；</w:t>
      </w:r>
    </w:p>
    <w:p w14:paraId="30FF3A1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5）根据第14.6.2项</w:t>
      </w:r>
      <w:r>
        <w:rPr>
          <w:rFonts w:hint="eastAsia" w:ascii="宋体" w:hAnsi="宋体" w:cs="宋体"/>
          <w:kern w:val="0"/>
          <w:szCs w:val="21"/>
          <w:u w:val="single"/>
          <w:lang w:bidi="ar"/>
        </w:rPr>
        <w:t>[</w:t>
      </w:r>
      <w:r>
        <w:rPr>
          <w:rFonts w:hint="eastAsia" w:ascii="宋体" w:hAnsi="宋体" w:cs="宋体"/>
          <w:kern w:val="0"/>
          <w:szCs w:val="21"/>
          <w:lang w:bidi="ar"/>
        </w:rPr>
        <w:t>质量保证金的预留</w:t>
      </w:r>
      <w:r>
        <w:rPr>
          <w:rFonts w:hint="eastAsia" w:ascii="宋体" w:hAnsi="宋体" w:cs="宋体"/>
          <w:kern w:val="0"/>
          <w:szCs w:val="21"/>
          <w:u w:val="single"/>
          <w:lang w:bidi="ar"/>
        </w:rPr>
        <w:t>]</w:t>
      </w:r>
      <w:r>
        <w:rPr>
          <w:rFonts w:hint="eastAsia" w:ascii="宋体" w:hAnsi="宋体" w:cs="宋体"/>
          <w:kern w:val="0"/>
          <w:szCs w:val="21"/>
          <w:lang w:bidi="ar"/>
        </w:rPr>
        <w:t>约定应预留的质量保证金金额；</w:t>
      </w:r>
    </w:p>
    <w:p w14:paraId="43A45BA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6）根据第19条</w:t>
      </w:r>
      <w:r>
        <w:rPr>
          <w:rFonts w:hint="eastAsia" w:ascii="宋体" w:hAnsi="宋体" w:cs="宋体"/>
          <w:kern w:val="0"/>
          <w:szCs w:val="21"/>
          <w:u w:val="single"/>
          <w:lang w:bidi="ar"/>
        </w:rPr>
        <w:t>[</w:t>
      </w:r>
      <w:r>
        <w:rPr>
          <w:rFonts w:hint="eastAsia" w:ascii="宋体" w:hAnsi="宋体" w:cs="宋体"/>
          <w:kern w:val="0"/>
          <w:szCs w:val="21"/>
          <w:lang w:bidi="ar"/>
        </w:rPr>
        <w:t>索赔</w:t>
      </w:r>
      <w:r>
        <w:rPr>
          <w:rFonts w:hint="eastAsia" w:ascii="宋体" w:hAnsi="宋体" w:cs="宋体"/>
          <w:kern w:val="0"/>
          <w:szCs w:val="21"/>
          <w:u w:val="single"/>
          <w:lang w:bidi="ar"/>
        </w:rPr>
        <w:t>]</w:t>
      </w:r>
      <w:r>
        <w:rPr>
          <w:rFonts w:hint="eastAsia" w:ascii="宋体" w:hAnsi="宋体" w:cs="宋体"/>
          <w:kern w:val="0"/>
          <w:szCs w:val="21"/>
          <w:lang w:bidi="ar"/>
        </w:rPr>
        <w:t>应增加和扣减的索赔金额；</w:t>
      </w:r>
    </w:p>
    <w:p w14:paraId="5D4C954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7）对已签发的进度款支付证书中出现错误的修正，应在本次进度付款中支付或扣除的金额；</w:t>
      </w:r>
    </w:p>
    <w:p w14:paraId="74982A3D">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8）根据合同约定承包人应向发包人支付的违约金；</w:t>
      </w:r>
    </w:p>
    <w:p w14:paraId="32DBB8F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9）根据合同约定发包人应向承包人支付的违约金和（或）奖励；</w:t>
      </w:r>
    </w:p>
    <w:p w14:paraId="005B74E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10）根据合同约定应增加和扣减的其他金额。</w:t>
      </w:r>
    </w:p>
    <w:p w14:paraId="280DCCB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 xml:space="preserve">14.3.2 进度付款审核和支付 </w:t>
      </w:r>
    </w:p>
    <w:p w14:paraId="1A511C5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监理人完成审查并报送发包人的期限：</w:t>
      </w:r>
      <w:r>
        <w:rPr>
          <w:rFonts w:hint="eastAsia" w:ascii="宋体" w:hAnsi="宋体" w:cs="宋体"/>
          <w:kern w:val="0"/>
          <w:szCs w:val="21"/>
          <w:u w:val="single"/>
          <w:lang w:bidi="ar"/>
        </w:rPr>
        <w:t>收到承包人进度付款申请单以及相关资料后7天内</w:t>
      </w:r>
      <w:r>
        <w:rPr>
          <w:rFonts w:hint="eastAsia" w:ascii="宋体" w:hAnsi="宋体" w:cs="宋体"/>
          <w:kern w:val="0"/>
          <w:szCs w:val="21"/>
          <w:lang w:bidi="ar"/>
        </w:rPr>
        <w:t>。</w:t>
      </w:r>
    </w:p>
    <w:p w14:paraId="266A4499">
      <w:pPr>
        <w:widowControl/>
        <w:adjustRightInd w:val="0"/>
        <w:snapToGrid w:val="0"/>
        <w:spacing w:after="163" w:afterLines="50" w:line="360" w:lineRule="auto"/>
        <w:ind w:firstLine="420" w:firstLineChars="200"/>
        <w:rPr>
          <w:rFonts w:ascii="宋体" w:hAnsi="宋体" w:cs="宋体"/>
          <w:kern w:val="0"/>
          <w:u w:val="single"/>
        </w:rPr>
      </w:pPr>
      <w:r>
        <w:rPr>
          <w:rFonts w:hint="eastAsia" w:ascii="宋体" w:hAnsi="宋体" w:cs="宋体"/>
          <w:kern w:val="0"/>
          <w:szCs w:val="21"/>
          <w:lang w:bidi="ar"/>
        </w:rPr>
        <w:t>发包人完成审批并向承包人签发进度款支付证书的期限：</w:t>
      </w:r>
      <w:r>
        <w:rPr>
          <w:rFonts w:hint="eastAsia" w:ascii="宋体" w:hAnsi="宋体" w:cs="宋体"/>
          <w:kern w:val="0"/>
          <w:szCs w:val="21"/>
          <w:u w:val="single"/>
          <w:lang w:bidi="ar"/>
        </w:rPr>
        <w:t>收到监理人报送资料后7天内。</w:t>
      </w:r>
    </w:p>
    <w:p w14:paraId="3C2E8D1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监理人、跟审单位（如有）和发包人中任一方对承包人的进度付款申请单有异议的，均有权要求承包人修正和提供补充资料，承包人应提交修正后的进度付款申请单。监理人应在收到承包人修正后的进度付款申请单及相关资料后7天内完成审查并报送发包人，发包人应在收到监理人报送的进度付款申请单及相关资料后7天内，向承包人签发无异议部分的临时进度款支付证书。存在争议的部分，按照第20条</w:t>
      </w:r>
      <w:r>
        <w:rPr>
          <w:rFonts w:hint="eastAsia" w:ascii="宋体" w:hAnsi="宋体" w:cs="宋体"/>
          <w:kern w:val="0"/>
          <w:szCs w:val="21"/>
          <w:u w:val="single"/>
          <w:lang w:bidi="ar"/>
        </w:rPr>
        <w:t>[</w:t>
      </w:r>
      <w:r>
        <w:rPr>
          <w:rFonts w:hint="eastAsia" w:ascii="宋体" w:hAnsi="宋体" w:cs="宋体"/>
          <w:kern w:val="0"/>
          <w:szCs w:val="21"/>
          <w:lang w:bidi="ar"/>
        </w:rPr>
        <w:t>争议解决</w:t>
      </w:r>
      <w:r>
        <w:rPr>
          <w:rFonts w:hint="eastAsia" w:ascii="宋体" w:hAnsi="宋体" w:cs="宋体"/>
          <w:kern w:val="0"/>
          <w:szCs w:val="21"/>
          <w:u w:val="single"/>
          <w:lang w:bidi="ar"/>
        </w:rPr>
        <w:t>]</w:t>
      </w:r>
      <w:r>
        <w:rPr>
          <w:rFonts w:hint="eastAsia" w:ascii="宋体" w:hAnsi="宋体" w:cs="宋体"/>
          <w:kern w:val="0"/>
          <w:szCs w:val="21"/>
          <w:lang w:bidi="ar"/>
        </w:rPr>
        <w:t>的约定处理。</w:t>
      </w:r>
    </w:p>
    <w:p w14:paraId="39359F0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发包人应在进度款支付证书或临时进度款支付证书签发后14天内完成支付，发包人逾期支付进度款的，应按照</w:t>
      </w:r>
      <w:r>
        <w:rPr>
          <w:rFonts w:hint="eastAsia" w:ascii="宋体" w:hAnsi="宋体" w:cs="宋体"/>
          <w:kern w:val="0"/>
          <w:szCs w:val="21"/>
          <w:u w:val="single"/>
          <w:lang w:bidi="ar"/>
        </w:rPr>
        <w:t xml:space="preserve"> </w:t>
      </w:r>
      <w:r>
        <w:rPr>
          <w:rFonts w:ascii="宋体" w:hAnsi="宋体" w:cs="宋体"/>
          <w:b/>
          <w:bCs/>
          <w:spacing w:val="-1"/>
          <w:szCs w:val="21"/>
          <w:u w:val="single"/>
        </w:rPr>
        <w:t>次月内</w:t>
      </w:r>
      <w:r>
        <w:rPr>
          <w:rFonts w:hint="eastAsia" w:ascii="宋体" w:hAnsi="宋体" w:cs="宋体"/>
          <w:b/>
          <w:bCs/>
          <w:spacing w:val="-1"/>
          <w:szCs w:val="21"/>
          <w:u w:val="single"/>
        </w:rPr>
        <w:t xml:space="preserve"> </w:t>
      </w:r>
      <w:r>
        <w:rPr>
          <w:rFonts w:hint="eastAsia" w:ascii="宋体" w:hAnsi="宋体" w:cs="宋体"/>
          <w:kern w:val="0"/>
          <w:szCs w:val="21"/>
          <w:lang w:bidi="ar"/>
        </w:rPr>
        <w:t>支付违约金。</w:t>
      </w:r>
    </w:p>
    <w:p w14:paraId="44C2900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14.4 付款计划表</w:t>
      </w:r>
    </w:p>
    <w:p w14:paraId="4FF8EA4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本合同工程不采用合同通用条件约定的付款计划表方式，进度款支付采用下列方式：</w:t>
      </w:r>
    </w:p>
    <w:p w14:paraId="5FEEDC5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（1）设计进度款支付</w:t>
      </w:r>
    </w:p>
    <w:p w14:paraId="7C465B0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□设计进度款不单独支付，含入合同价格内随施工进度款一并支付。</w:t>
      </w:r>
    </w:p>
    <w:p w14:paraId="5F3A63D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☑设计进度款按下列方式支付：</w:t>
      </w:r>
    </w:p>
    <w:p w14:paraId="74A1774A">
      <w:pPr>
        <w:pStyle w:val="29"/>
        <w:widowControl/>
        <w:numPr>
          <w:ilvl w:val="0"/>
          <w:numId w:val="4"/>
        </w:numPr>
        <w:adjustRightInd w:val="0"/>
        <w:snapToGrid w:val="0"/>
        <w:spacing w:after="163" w:afterLines="50" w:line="360" w:lineRule="auto"/>
        <w:ind w:firstLineChars="0"/>
        <w:rPr>
          <w:rFonts w:ascii="宋体" w:hAnsi="宋体" w:cs="宋体"/>
          <w:kern w:val="0"/>
          <w:szCs w:val="21"/>
          <w:u w:val="single"/>
          <w:lang w:bidi="ar"/>
        </w:rPr>
      </w:pPr>
      <w:r>
        <w:rPr>
          <w:rFonts w:hint="eastAsia" w:ascii="宋体" w:hAnsi="宋体" w:cs="宋体"/>
          <w:kern w:val="0"/>
          <w:szCs w:val="21"/>
          <w:u w:val="single"/>
          <w:lang w:bidi="ar"/>
        </w:rPr>
        <w:t xml:space="preserve">签订合同后，支付合同金额中设计费用的30%。 </w:t>
      </w:r>
    </w:p>
    <w:p w14:paraId="1E0E8247">
      <w:pPr>
        <w:widowControl/>
        <w:adjustRightInd w:val="0"/>
        <w:snapToGrid w:val="0"/>
        <w:spacing w:after="163" w:afterLines="50" w:line="360" w:lineRule="auto"/>
        <w:ind w:firstLine="420" w:firstLineChars="200"/>
        <w:rPr>
          <w:rFonts w:hint="eastAsia" w:ascii="宋体" w:hAnsi="宋体" w:eastAsia="宋体" w:cs="宋体"/>
          <w:kern w:val="0"/>
          <w:szCs w:val="21"/>
          <w:u w:val="single"/>
          <w:lang w:eastAsia="zh-CN" w:bidi="ar"/>
        </w:rPr>
      </w:pPr>
      <w:r>
        <w:rPr>
          <w:rFonts w:hint="eastAsia" w:ascii="宋体" w:hAnsi="宋体" w:cs="宋体"/>
          <w:kern w:val="0"/>
          <w:szCs w:val="21"/>
          <w:u w:val="single"/>
          <w:lang w:bidi="ar"/>
        </w:rPr>
        <w:t>②按发包人要求完成施工图设计及审查，在取得施工图审查合格书或备案证后，支付合同中的设计费的40%。</w:t>
      </w:r>
      <w:r>
        <w:rPr>
          <w:rFonts w:ascii="宋体" w:hAnsi="宋体" w:cs="宋体"/>
          <w:kern w:val="0"/>
          <w:szCs w:val="21"/>
          <w:u w:val="single"/>
          <w:lang w:bidi="ar"/>
        </w:rPr>
        <w:fldChar w:fldCharType="begin"/>
      </w:r>
      <w:r>
        <w:rPr>
          <w:rFonts w:ascii="宋体" w:hAnsi="宋体" w:cs="宋体"/>
          <w:kern w:val="0"/>
          <w:szCs w:val="21"/>
          <w:u w:val="single"/>
          <w:lang w:bidi="ar"/>
        </w:rPr>
        <w:instrText xml:space="preserve"> </w:instrText>
      </w:r>
      <w:r>
        <w:rPr>
          <w:rFonts w:hint="eastAsia" w:ascii="宋体" w:hAnsi="宋体" w:cs="宋体"/>
          <w:kern w:val="0"/>
          <w:szCs w:val="21"/>
          <w:u w:val="single"/>
          <w:lang w:bidi="ar"/>
        </w:rPr>
        <w:instrText xml:space="preserve">= 3 \* GB3</w:instrText>
      </w:r>
      <w:r>
        <w:rPr>
          <w:rFonts w:ascii="宋体" w:hAnsi="宋体" w:cs="宋体"/>
          <w:kern w:val="0"/>
          <w:szCs w:val="21"/>
          <w:u w:val="single"/>
          <w:lang w:bidi="ar"/>
        </w:rPr>
        <w:instrText xml:space="preserve"> </w:instrText>
      </w:r>
      <w:r>
        <w:rPr>
          <w:rFonts w:ascii="宋体" w:hAnsi="宋体" w:cs="宋体"/>
          <w:kern w:val="0"/>
          <w:szCs w:val="21"/>
          <w:u w:val="single"/>
          <w:lang w:bidi="ar"/>
        </w:rPr>
        <w:fldChar w:fldCharType="separate"/>
      </w:r>
      <w:r>
        <w:rPr>
          <w:rFonts w:hint="eastAsia" w:ascii="宋体" w:hAnsi="宋体" w:cs="宋体"/>
          <w:kern w:val="0"/>
          <w:szCs w:val="21"/>
          <w:u w:val="single"/>
          <w:lang w:bidi="ar"/>
        </w:rPr>
        <w:t>③</w:t>
      </w:r>
      <w:r>
        <w:rPr>
          <w:rFonts w:ascii="宋体" w:hAnsi="宋体" w:cs="宋体"/>
          <w:kern w:val="0"/>
          <w:szCs w:val="21"/>
          <w:u w:val="single"/>
          <w:lang w:bidi="ar"/>
        </w:rPr>
        <w:fldChar w:fldCharType="end"/>
      </w:r>
      <w:r>
        <w:rPr>
          <w:rFonts w:hint="eastAsia" w:ascii="宋体" w:hAnsi="宋体" w:cs="宋体"/>
          <w:kern w:val="0"/>
          <w:szCs w:val="21"/>
          <w:u w:val="single"/>
          <w:lang w:bidi="ar"/>
        </w:rPr>
        <w:t>取得相关单位出具的预算审核报告，支付合同金额中的设计费的20%</w:t>
      </w:r>
      <w:r>
        <w:rPr>
          <w:rFonts w:hint="eastAsia" w:ascii="宋体" w:hAnsi="宋体" w:cs="宋体"/>
          <w:kern w:val="0"/>
          <w:szCs w:val="21"/>
          <w:u w:val="single"/>
          <w:lang w:eastAsia="zh-CN" w:bidi="ar"/>
        </w:rPr>
        <w:t>；</w:t>
      </w:r>
    </w:p>
    <w:p w14:paraId="740E8325">
      <w:pPr>
        <w:widowControl/>
        <w:adjustRightInd w:val="0"/>
        <w:snapToGrid w:val="0"/>
        <w:spacing w:after="163" w:afterLines="50" w:line="360" w:lineRule="auto"/>
        <w:ind w:firstLine="420" w:firstLineChars="200"/>
        <w:rPr>
          <w:rFonts w:ascii="宋体" w:hAnsi="宋体" w:cs="宋体"/>
          <w:kern w:val="0"/>
          <w:szCs w:val="21"/>
          <w:u w:val="single"/>
          <w:lang w:bidi="ar"/>
        </w:rPr>
      </w:pPr>
      <w:r>
        <w:rPr>
          <w:rFonts w:ascii="宋体" w:hAnsi="宋体" w:cs="宋体"/>
          <w:kern w:val="0"/>
          <w:szCs w:val="21"/>
          <w:u w:val="single"/>
          <w:lang w:bidi="ar"/>
        </w:rPr>
        <w:fldChar w:fldCharType="begin"/>
      </w:r>
      <w:r>
        <w:rPr>
          <w:rFonts w:ascii="宋体" w:hAnsi="宋体" w:cs="宋体"/>
          <w:kern w:val="0"/>
          <w:szCs w:val="21"/>
          <w:u w:val="single"/>
          <w:lang w:bidi="ar"/>
        </w:rPr>
        <w:instrText xml:space="preserve"> </w:instrText>
      </w:r>
      <w:r>
        <w:rPr>
          <w:rFonts w:hint="eastAsia" w:ascii="宋体" w:hAnsi="宋体" w:cs="宋体"/>
          <w:kern w:val="0"/>
          <w:szCs w:val="21"/>
          <w:u w:val="single"/>
          <w:lang w:bidi="ar"/>
        </w:rPr>
        <w:instrText xml:space="preserve">= 4 \* GB3</w:instrText>
      </w:r>
      <w:r>
        <w:rPr>
          <w:rFonts w:ascii="宋体" w:hAnsi="宋体" w:cs="宋体"/>
          <w:kern w:val="0"/>
          <w:szCs w:val="21"/>
          <w:u w:val="single"/>
          <w:lang w:bidi="ar"/>
        </w:rPr>
        <w:instrText xml:space="preserve"> </w:instrText>
      </w:r>
      <w:r>
        <w:rPr>
          <w:rFonts w:ascii="宋体" w:hAnsi="宋体" w:cs="宋体"/>
          <w:kern w:val="0"/>
          <w:szCs w:val="21"/>
          <w:u w:val="single"/>
          <w:lang w:bidi="ar"/>
        </w:rPr>
        <w:fldChar w:fldCharType="separate"/>
      </w:r>
      <w:r>
        <w:rPr>
          <w:rFonts w:hint="eastAsia" w:ascii="宋体" w:hAnsi="宋体" w:cs="宋体"/>
          <w:kern w:val="0"/>
          <w:szCs w:val="21"/>
          <w:u w:val="single"/>
          <w:lang w:bidi="ar"/>
        </w:rPr>
        <w:t>④</w:t>
      </w:r>
      <w:r>
        <w:rPr>
          <w:rFonts w:ascii="宋体" w:hAnsi="宋体" w:cs="宋体"/>
          <w:kern w:val="0"/>
          <w:szCs w:val="21"/>
          <w:u w:val="single"/>
          <w:lang w:bidi="ar"/>
        </w:rPr>
        <w:fldChar w:fldCharType="end"/>
      </w:r>
      <w:bookmarkStart w:id="1787" w:name="OLE_LINK438"/>
      <w:bookmarkStart w:id="1788" w:name="OLE_LINK437"/>
      <w:r>
        <w:rPr>
          <w:rFonts w:hint="eastAsia" w:ascii="宋体" w:hAnsi="宋体" w:cs="宋体"/>
          <w:kern w:val="0"/>
          <w:szCs w:val="21"/>
          <w:u w:val="single"/>
          <w:lang w:bidi="ar"/>
        </w:rPr>
        <w:t>通过竣工验收后，</w:t>
      </w:r>
      <w:bookmarkStart w:id="1789" w:name="OLE_LINK436"/>
      <w:bookmarkStart w:id="1790" w:name="OLE_LINK435"/>
      <w:r>
        <w:rPr>
          <w:rFonts w:hint="eastAsia" w:ascii="宋体" w:hAnsi="宋体" w:cs="宋体"/>
          <w:kern w:val="0"/>
          <w:szCs w:val="21"/>
          <w:u w:val="single"/>
          <w:lang w:bidi="ar"/>
        </w:rPr>
        <w:t>支付合同金额中的设计费的</w:t>
      </w:r>
      <w:bookmarkEnd w:id="1789"/>
      <w:bookmarkEnd w:id="1790"/>
      <w:r>
        <w:rPr>
          <w:rFonts w:hint="eastAsia" w:ascii="宋体" w:hAnsi="宋体" w:cs="宋体"/>
          <w:kern w:val="0"/>
          <w:szCs w:val="21"/>
          <w:u w:val="single"/>
          <w:lang w:bidi="ar"/>
        </w:rPr>
        <w:t>10%</w:t>
      </w:r>
      <w:bookmarkEnd w:id="1787"/>
      <w:bookmarkEnd w:id="1788"/>
      <w:r>
        <w:rPr>
          <w:rFonts w:hint="eastAsia" w:ascii="宋体" w:hAnsi="宋体" w:cs="宋体"/>
          <w:kern w:val="0"/>
          <w:szCs w:val="21"/>
          <w:u w:val="single"/>
          <w:lang w:bidi="ar"/>
        </w:rPr>
        <w:t>；</w:t>
      </w:r>
    </w:p>
    <w:p w14:paraId="5CF8CE5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（2）施工进度款支付</w:t>
      </w:r>
    </w:p>
    <w:p w14:paraId="36EEA571">
      <w:pPr>
        <w:widowControl/>
        <w:adjustRightInd w:val="0"/>
        <w:snapToGrid w:val="0"/>
        <w:spacing w:after="163" w:afterLines="50" w:line="360" w:lineRule="auto"/>
        <w:ind w:firstLine="420" w:firstLineChars="200"/>
        <w:rPr>
          <w:rFonts w:ascii="宋体" w:hAnsi="宋体" w:cs="宋体"/>
          <w:kern w:val="0"/>
          <w:u w:val="single"/>
        </w:rPr>
      </w:pPr>
      <w:r>
        <w:rPr>
          <w:rFonts w:hint="eastAsia" w:ascii="宋体" w:hAnsi="宋体" w:cs="宋体"/>
          <w:kern w:val="0"/>
          <w:szCs w:val="21"/>
          <w:u w:val="single"/>
          <w:lang w:bidi="ar"/>
        </w:rPr>
        <w:t>①按月进度支付的，发包人将上月农民工工资支付凭证作为当月进度款支付的前置条件；按形象进度或支付分解表支付的，发包人将上期至当期之间所有月份的农民工工资支付凭证作为当期进度款支付的前置条件。</w:t>
      </w:r>
    </w:p>
    <w:p w14:paraId="7B4F8163">
      <w:pPr>
        <w:widowControl/>
        <w:adjustRightInd w:val="0"/>
        <w:snapToGrid w:val="0"/>
        <w:spacing w:after="163" w:afterLines="50" w:line="360" w:lineRule="auto"/>
        <w:ind w:firstLine="420" w:firstLineChars="200"/>
        <w:rPr>
          <w:rFonts w:ascii="宋体" w:hAnsi="宋体" w:cs="宋体"/>
          <w:kern w:val="0"/>
          <w:u w:val="single"/>
        </w:rPr>
      </w:pPr>
      <w:r>
        <w:rPr>
          <w:rFonts w:hint="eastAsia" w:ascii="宋体" w:hAnsi="宋体" w:cs="宋体"/>
          <w:kern w:val="0"/>
          <w:szCs w:val="21"/>
          <w:u w:val="single"/>
          <w:lang w:bidi="ar"/>
        </w:rPr>
        <w:t>②合同订立后，发包人在工程开工前按签约合同价中安全文明施工费的50％支付承包人，用于现场安全文明施工建设，余下安全文明施工费按施工进度支付</w:t>
      </w:r>
      <w:r>
        <w:rPr>
          <w:rFonts w:hint="eastAsia" w:ascii="宋体" w:hAnsi="宋体" w:cs="宋体"/>
          <w:kern w:val="0"/>
          <w:szCs w:val="21"/>
          <w:lang w:bidi="ar"/>
        </w:rPr>
        <w:t>。</w:t>
      </w:r>
    </w:p>
    <w:p w14:paraId="70CD04AD">
      <w:pPr>
        <w:widowControl/>
        <w:adjustRightInd w:val="0"/>
        <w:snapToGrid w:val="0"/>
        <w:spacing w:after="163" w:afterLines="50" w:line="360" w:lineRule="auto"/>
        <w:ind w:firstLine="420" w:firstLineChars="200"/>
        <w:rPr>
          <w:rFonts w:ascii="宋体" w:hAnsi="宋体" w:cs="宋体"/>
          <w:kern w:val="0"/>
          <w:u w:val="single"/>
        </w:rPr>
      </w:pPr>
      <w:r>
        <w:rPr>
          <w:rFonts w:hint="eastAsia" w:ascii="宋体" w:hAnsi="宋体" w:cs="宋体"/>
          <w:kern w:val="0"/>
          <w:szCs w:val="21"/>
          <w:u w:val="single"/>
          <w:lang w:bidi="ar"/>
        </w:rPr>
        <w:t>③无论按月进度付款还是按形象进度或支付分解表付款，发包人均按当期实际完成并经监理人、跟审单位（如有）和发包人审核合格的工程量向承包人支付对应施工进度款的80%，最多支付至建筑安装工程费合同价格的8</w:t>
      </w:r>
      <w:r>
        <w:rPr>
          <w:rFonts w:hint="eastAsia" w:ascii="宋体" w:hAnsi="宋体" w:cs="宋体"/>
          <w:kern w:val="0"/>
          <w:szCs w:val="21"/>
          <w:u w:val="single"/>
          <w:lang w:val="en-US" w:eastAsia="zh-CN" w:bidi="ar"/>
        </w:rPr>
        <w:t>5</w:t>
      </w:r>
      <w:r>
        <w:rPr>
          <w:rFonts w:hint="eastAsia" w:ascii="宋体" w:hAnsi="宋体" w:cs="宋体"/>
          <w:kern w:val="0"/>
          <w:szCs w:val="21"/>
          <w:u w:val="single"/>
          <w:lang w:bidi="ar"/>
        </w:rPr>
        <w:t>%</w:t>
      </w:r>
      <w:r>
        <w:rPr>
          <w:rFonts w:hint="eastAsia" w:ascii="宋体" w:hAnsi="宋体" w:cs="宋体"/>
          <w:kern w:val="0"/>
          <w:szCs w:val="21"/>
          <w:lang w:bidi="ar"/>
        </w:rPr>
        <w:t>。</w:t>
      </w:r>
    </w:p>
    <w:p w14:paraId="31831BBF">
      <w:pPr>
        <w:widowControl/>
        <w:adjustRightInd w:val="0"/>
        <w:snapToGrid w:val="0"/>
        <w:spacing w:after="163" w:afterLines="50" w:line="360" w:lineRule="auto"/>
        <w:ind w:firstLine="420" w:firstLineChars="200"/>
        <w:rPr>
          <w:rFonts w:ascii="宋体" w:hAnsi="宋体" w:cs="宋体"/>
          <w:kern w:val="0"/>
          <w:u w:val="single"/>
        </w:rPr>
      </w:pPr>
      <w:r>
        <w:rPr>
          <w:rFonts w:hint="eastAsia" w:ascii="宋体" w:hAnsi="宋体" w:cs="宋体"/>
          <w:kern w:val="0"/>
          <w:szCs w:val="21"/>
          <w:u w:val="single"/>
          <w:lang w:bidi="ar"/>
        </w:rPr>
        <w:t>④人工、材料价差按85%纳入当期进度支付，价差调整方式按第13.8款[市场价格波动引起的调整]约定执行</w:t>
      </w:r>
      <w:r>
        <w:rPr>
          <w:rFonts w:hint="eastAsia" w:ascii="宋体" w:hAnsi="宋体" w:cs="宋体"/>
          <w:kern w:val="0"/>
          <w:szCs w:val="21"/>
          <w:lang w:bidi="ar"/>
        </w:rPr>
        <w:t>。</w:t>
      </w:r>
    </w:p>
    <w:p w14:paraId="71E197B6">
      <w:pPr>
        <w:widowControl/>
        <w:adjustRightInd w:val="0"/>
        <w:snapToGrid w:val="0"/>
        <w:spacing w:after="163" w:afterLines="50" w:line="360" w:lineRule="auto"/>
        <w:ind w:firstLine="420" w:firstLineChars="200"/>
        <w:rPr>
          <w:rFonts w:hint="eastAsia" w:ascii="宋体" w:hAnsi="宋体" w:cs="宋体"/>
          <w:kern w:val="0"/>
          <w:szCs w:val="21"/>
          <w:u w:val="single"/>
          <w:lang w:bidi="ar"/>
        </w:rPr>
      </w:pPr>
      <w:r>
        <w:rPr>
          <w:rFonts w:hint="eastAsia" w:ascii="宋体" w:hAnsi="宋体" w:cs="宋体"/>
          <w:kern w:val="0"/>
          <w:szCs w:val="21"/>
          <w:u w:val="single"/>
          <w:lang w:bidi="ar"/>
        </w:rPr>
        <w:t>⑤</w:t>
      </w:r>
      <w:ins w:id="146" w:author="龚龚龚" w:date="2025-04-21T15:34:50Z">
        <w:r>
          <w:rPr>
            <w:rFonts w:hint="eastAsia" w:ascii="宋体" w:hAnsi="宋体" w:cs="宋体"/>
            <w:kern w:val="0"/>
            <w:szCs w:val="21"/>
            <w:u w:val="single"/>
            <w:lang w:bidi="ar"/>
          </w:rPr>
          <w:t>工程竣工验收合格后28天内，发包人向承包人支付至</w:t>
        </w:r>
      </w:ins>
      <w:ins w:id="147" w:author="龚龚龚" w:date="2025-04-21T15:35:04Z">
        <w:r>
          <w:rPr>
            <w:rFonts w:hint="eastAsia" w:ascii="宋体" w:hAnsi="宋体" w:cs="宋体"/>
            <w:kern w:val="0"/>
            <w:szCs w:val="21"/>
            <w:u w:val="single"/>
            <w:lang w:eastAsia="zh-CN" w:bidi="ar"/>
          </w:rPr>
          <w:t>实际</w:t>
        </w:r>
      </w:ins>
      <w:ins w:id="148" w:author="龚龚龚" w:date="2025-04-21T15:35:05Z">
        <w:r>
          <w:rPr>
            <w:rFonts w:hint="eastAsia" w:ascii="宋体" w:hAnsi="宋体" w:cs="宋体"/>
            <w:kern w:val="0"/>
            <w:szCs w:val="21"/>
            <w:u w:val="single"/>
            <w:lang w:eastAsia="zh-CN" w:bidi="ar"/>
          </w:rPr>
          <w:t>完成</w:t>
        </w:r>
      </w:ins>
      <w:ins w:id="149" w:author="龚龚龚" w:date="2025-04-21T15:35:07Z">
        <w:r>
          <w:rPr>
            <w:rFonts w:hint="eastAsia" w:ascii="宋体" w:hAnsi="宋体" w:cs="宋体"/>
            <w:kern w:val="0"/>
            <w:szCs w:val="21"/>
            <w:u w:val="single"/>
            <w:lang w:eastAsia="zh-CN" w:bidi="ar"/>
          </w:rPr>
          <w:t>产值</w:t>
        </w:r>
      </w:ins>
      <w:ins w:id="150" w:author="龚龚龚" w:date="2025-04-21T15:34:50Z">
        <w:r>
          <w:rPr>
            <w:rFonts w:hint="eastAsia" w:ascii="宋体" w:hAnsi="宋体" w:cs="宋体"/>
            <w:kern w:val="0"/>
            <w:szCs w:val="21"/>
            <w:u w:val="single"/>
            <w:lang w:bidi="ar"/>
          </w:rPr>
          <w:t>的90%；完成结算审核后28天内，发包人向承包人支付至建筑安装工程费结算审定金额的97%；</w:t>
        </w:r>
      </w:ins>
      <w:ins w:id="151" w:author="龚龚龚" w:date="2025-04-21T15:34:50Z">
        <w:r>
          <w:rPr>
            <w:rFonts w:hint="eastAsia" w:ascii="宋体" w:hAnsi="宋体" w:cs="宋体"/>
            <w:kern w:val="0"/>
            <w:szCs w:val="21"/>
            <w:u w:val="single"/>
            <w:lang w:val="en-US" w:eastAsia="zh-CN" w:bidi="ar"/>
          </w:rPr>
          <w:t>3%留做质保金，2年质保</w:t>
        </w:r>
      </w:ins>
      <w:ins w:id="152" w:author="龚龚龚" w:date="2025-04-21T15:34:50Z">
        <w:r>
          <w:rPr>
            <w:rFonts w:hint="eastAsia" w:ascii="宋体" w:hAnsi="宋体" w:cs="宋体"/>
            <w:kern w:val="0"/>
            <w:szCs w:val="21"/>
            <w:u w:val="single"/>
            <w:lang w:bidi="ar"/>
          </w:rPr>
          <w:t>期</w:t>
        </w:r>
      </w:ins>
      <w:ins w:id="153" w:author="龚龚龚" w:date="2025-04-21T15:34:50Z">
        <w:r>
          <w:rPr>
            <w:rFonts w:hint="eastAsia" w:ascii="宋体" w:hAnsi="宋体" w:cs="宋体"/>
            <w:kern w:val="0"/>
            <w:szCs w:val="21"/>
            <w:u w:val="single"/>
            <w:lang w:val="en-US" w:eastAsia="zh-CN" w:bidi="ar"/>
          </w:rPr>
          <w:t>满后支付质保金总金额的2.5%，5年质保期满后</w:t>
        </w:r>
      </w:ins>
      <w:ins w:id="154" w:author="龚龚龚" w:date="2025-04-21T15:34:50Z">
        <w:r>
          <w:rPr>
            <w:rFonts w:hint="eastAsia" w:ascii="宋体" w:hAnsi="宋体" w:cs="宋体"/>
            <w:kern w:val="0"/>
            <w:szCs w:val="21"/>
            <w:u w:val="single"/>
            <w:lang w:bidi="ar"/>
          </w:rPr>
          <w:t>28天内发包人向承包人支付</w:t>
        </w:r>
      </w:ins>
      <w:ins w:id="155" w:author="龚龚龚" w:date="2025-04-21T15:34:50Z">
        <w:r>
          <w:rPr>
            <w:rFonts w:hint="eastAsia" w:ascii="宋体" w:hAnsi="宋体" w:cs="宋体"/>
            <w:kern w:val="0"/>
            <w:szCs w:val="21"/>
            <w:u w:val="single"/>
            <w:lang w:val="en-US" w:eastAsia="zh-CN" w:bidi="ar"/>
          </w:rPr>
          <w:t>质保金总金额的0.5%</w:t>
        </w:r>
      </w:ins>
      <w:ins w:id="156" w:author="龚龚龚" w:date="2025-04-21T15:34:50Z">
        <w:r>
          <w:rPr>
            <w:rFonts w:hint="eastAsia" w:ascii="宋体" w:hAnsi="宋体" w:cs="宋体"/>
            <w:kern w:val="0"/>
            <w:szCs w:val="21"/>
            <w:u w:val="single"/>
            <w:lang w:bidi="ar"/>
          </w:rPr>
          <w:t>。</w:t>
        </w:r>
      </w:ins>
    </w:p>
    <w:p w14:paraId="31CDCB4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14.5 竣工结算</w:t>
      </w:r>
    </w:p>
    <w:p w14:paraId="74B10E1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14.5.1 竣工结算申请</w:t>
      </w:r>
    </w:p>
    <w:p w14:paraId="5F95402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承包人提交竣工结算申请的时间：</w:t>
      </w:r>
      <w:r>
        <w:rPr>
          <w:rFonts w:hint="eastAsia" w:ascii="宋体" w:hAnsi="宋体" w:cs="宋体"/>
          <w:kern w:val="0"/>
          <w:szCs w:val="21"/>
          <w:u w:val="single"/>
          <w:lang w:bidi="ar"/>
        </w:rPr>
        <w:t>承包人应在工程竣工验收合格且报送完整工程竣工资料之日起30 天内向监理人、发包人提交竣工结算申请单（工程结算书），并向发包人报送完整的工程竣工资料及经监理人初审确认的完整的竣工结算资料。发包人对竣工结算申请单（工程结算书）有异议的，应在接到竣工结算申请单（工程结算书）后 20 个工作日内（其中工程管理部门 10 个工作日，结算管理部门10个工作日）可要求承包人进行修正和提供补充资料，承包人在接到监理人或发包人提出的审核意见后，应在 15 个工作日内按发包人提出的合理要求补充资料、修改竣工结算资料，并再次提交发包人审核。承包人未在规定时间内报送竣工结算资料给发包人造成经济损失的，承包人应承担赔偿责任。</w:t>
      </w:r>
    </w:p>
    <w:p w14:paraId="30D1062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竣工结算申请的资料清单和份数：</w:t>
      </w:r>
      <w:r>
        <w:rPr>
          <w:rFonts w:hint="eastAsia" w:ascii="宋体" w:hAnsi="宋体" w:cs="宋体"/>
          <w:kern w:val="0"/>
          <w:szCs w:val="21"/>
          <w:u w:val="single"/>
          <w:lang w:bidi="ar"/>
        </w:rPr>
        <w:t xml:space="preserve">   满足发包人要求   </w:t>
      </w:r>
      <w:r>
        <w:rPr>
          <w:rFonts w:hint="eastAsia" w:ascii="宋体" w:hAnsi="宋体" w:cs="宋体"/>
          <w:kern w:val="0"/>
          <w:szCs w:val="21"/>
          <w:lang w:bidi="ar"/>
        </w:rPr>
        <w:t>。</w:t>
      </w:r>
    </w:p>
    <w:p w14:paraId="52C6A6F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竣工结算申请单的内容包括但不限于以下内容：</w:t>
      </w:r>
    </w:p>
    <w:p w14:paraId="28710E1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（1）竣工结算合同价格；</w:t>
      </w:r>
    </w:p>
    <w:p w14:paraId="315B601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（2）变更增减金额；</w:t>
      </w:r>
    </w:p>
    <w:p w14:paraId="7BAAA90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（3）索赔增减金额；</w:t>
      </w:r>
    </w:p>
    <w:p w14:paraId="683525E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（4）奖励、罚金及违约金；</w:t>
      </w:r>
    </w:p>
    <w:p w14:paraId="7372C6D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（5）发包人已支付承包人的款项；</w:t>
      </w:r>
    </w:p>
    <w:p w14:paraId="10D3874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（6）采用第14.6.1项</w:t>
      </w:r>
      <w:r>
        <w:rPr>
          <w:rFonts w:hint="eastAsia" w:ascii="宋体" w:hAnsi="宋体" w:cs="宋体"/>
          <w:kern w:val="0"/>
          <w:szCs w:val="21"/>
          <w:u w:val="single"/>
          <w:lang w:bidi="ar"/>
        </w:rPr>
        <w:t>[</w:t>
      </w:r>
      <w:r>
        <w:rPr>
          <w:rFonts w:hint="eastAsia" w:ascii="宋体" w:hAnsi="宋体" w:cs="宋体"/>
          <w:kern w:val="0"/>
          <w:szCs w:val="21"/>
          <w:lang w:bidi="ar"/>
        </w:rPr>
        <w:t>承包人提供质量保证金的方式</w:t>
      </w:r>
      <w:r>
        <w:rPr>
          <w:rFonts w:hint="eastAsia" w:ascii="宋体" w:hAnsi="宋体" w:cs="宋体"/>
          <w:kern w:val="0"/>
          <w:szCs w:val="21"/>
          <w:u w:val="single"/>
          <w:lang w:bidi="ar"/>
        </w:rPr>
        <w:t>]</w:t>
      </w:r>
      <w:r>
        <w:rPr>
          <w:rFonts w:hint="eastAsia" w:ascii="宋体" w:hAnsi="宋体" w:cs="宋体"/>
          <w:kern w:val="0"/>
          <w:szCs w:val="21"/>
          <w:lang w:bidi="ar"/>
        </w:rPr>
        <w:t>第(2)种方式提供质量保证金的，应当列明应预留的质量保证金金额；采用第14.6.1项</w:t>
      </w:r>
      <w:r>
        <w:rPr>
          <w:rFonts w:hint="eastAsia" w:ascii="宋体" w:hAnsi="宋体" w:cs="宋体"/>
          <w:kern w:val="0"/>
          <w:szCs w:val="21"/>
          <w:u w:val="single"/>
          <w:lang w:bidi="ar"/>
        </w:rPr>
        <w:t>[</w:t>
      </w:r>
      <w:r>
        <w:rPr>
          <w:rFonts w:hint="eastAsia" w:ascii="宋体" w:hAnsi="宋体" w:cs="宋体"/>
          <w:kern w:val="0"/>
          <w:szCs w:val="21"/>
          <w:lang w:bidi="ar"/>
        </w:rPr>
        <w:t>承包人提供质量保证金的方式</w:t>
      </w:r>
      <w:r>
        <w:rPr>
          <w:rFonts w:hint="eastAsia" w:ascii="宋体" w:hAnsi="宋体" w:cs="宋体"/>
          <w:kern w:val="0"/>
          <w:szCs w:val="21"/>
          <w:u w:val="single"/>
          <w:lang w:bidi="ar"/>
        </w:rPr>
        <w:t>]</w:t>
      </w:r>
      <w:r>
        <w:rPr>
          <w:rFonts w:hint="eastAsia" w:ascii="宋体" w:hAnsi="宋体" w:cs="宋体"/>
          <w:kern w:val="0"/>
          <w:szCs w:val="21"/>
          <w:lang w:bidi="ar"/>
        </w:rPr>
        <w:t>中其他方式提供质量保证金的，应当按第14.6款</w:t>
      </w:r>
      <w:r>
        <w:rPr>
          <w:rFonts w:hint="eastAsia" w:ascii="宋体" w:hAnsi="宋体" w:cs="宋体"/>
          <w:kern w:val="0"/>
          <w:szCs w:val="21"/>
          <w:u w:val="single"/>
          <w:lang w:bidi="ar"/>
        </w:rPr>
        <w:t>[</w:t>
      </w:r>
      <w:r>
        <w:rPr>
          <w:rFonts w:hint="eastAsia" w:ascii="宋体" w:hAnsi="宋体" w:cs="宋体"/>
          <w:kern w:val="0"/>
          <w:szCs w:val="21"/>
          <w:lang w:bidi="ar"/>
        </w:rPr>
        <w:t>质量保证金</w:t>
      </w:r>
      <w:r>
        <w:rPr>
          <w:rFonts w:hint="eastAsia" w:ascii="宋体" w:hAnsi="宋体" w:cs="宋体"/>
          <w:kern w:val="0"/>
          <w:szCs w:val="21"/>
          <w:u w:val="single"/>
          <w:lang w:bidi="ar"/>
        </w:rPr>
        <w:t>]</w:t>
      </w:r>
      <w:r>
        <w:rPr>
          <w:rFonts w:hint="eastAsia" w:ascii="宋体" w:hAnsi="宋体" w:cs="宋体"/>
          <w:kern w:val="0"/>
          <w:szCs w:val="21"/>
          <w:lang w:bidi="ar"/>
        </w:rPr>
        <w:t>提供相关文件作为附件；；</w:t>
      </w:r>
    </w:p>
    <w:p w14:paraId="4E353FC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（7）发包人应支付承包人的合同价款；</w:t>
      </w:r>
    </w:p>
    <w:p w14:paraId="1D45684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（8）</w:t>
      </w:r>
      <w:r>
        <w:rPr>
          <w:rFonts w:ascii="宋体" w:hAnsi="宋体" w:cs="宋体"/>
          <w:spacing w:val="-1"/>
          <w:szCs w:val="21"/>
          <w:u w:val="single"/>
        </w:rPr>
        <w:t>人工、材料价差的调整</w:t>
      </w:r>
      <w:r>
        <w:rPr>
          <w:rFonts w:hint="eastAsia" w:ascii="宋体" w:hAnsi="宋体" w:cs="宋体"/>
          <w:kern w:val="0"/>
          <w:szCs w:val="21"/>
          <w:lang w:bidi="ar"/>
        </w:rPr>
        <w:t>。</w:t>
      </w:r>
    </w:p>
    <w:p w14:paraId="6F7E0AC4">
      <w:pPr>
        <w:widowControl/>
        <w:adjustRightInd w:val="0"/>
        <w:snapToGrid w:val="0"/>
        <w:spacing w:after="163" w:afterLines="50" w:line="360" w:lineRule="auto"/>
        <w:ind w:firstLine="420" w:firstLineChars="200"/>
        <w:rPr>
          <w:rFonts w:ascii="宋体" w:hAnsi="宋体" w:cs="宋体"/>
          <w:kern w:val="0"/>
          <w:highlight w:val="none"/>
        </w:rPr>
      </w:pPr>
      <w:r>
        <w:rPr>
          <w:rFonts w:hint="eastAsia" w:ascii="宋体" w:hAnsi="宋体" w:cs="宋体"/>
          <w:kern w:val="0"/>
          <w:szCs w:val="21"/>
          <w:highlight w:val="none"/>
          <w:lang w:bidi="ar"/>
        </w:rPr>
        <w:t>14.5.2竣工结算审核</w:t>
      </w:r>
    </w:p>
    <w:p w14:paraId="10B15723">
      <w:pPr>
        <w:widowControl/>
        <w:adjustRightInd w:val="0"/>
        <w:snapToGrid w:val="0"/>
        <w:spacing w:after="163" w:afterLines="50" w:line="360" w:lineRule="auto"/>
        <w:ind w:firstLine="420" w:firstLineChars="200"/>
        <w:rPr>
          <w:rFonts w:ascii="宋体" w:hAnsi="宋体" w:cs="宋体"/>
          <w:kern w:val="0"/>
          <w:szCs w:val="21"/>
          <w:highlight w:val="none"/>
          <w:u w:val="single"/>
          <w:lang w:bidi="ar"/>
        </w:rPr>
      </w:pPr>
      <w:r>
        <w:rPr>
          <w:rFonts w:hint="eastAsia" w:ascii="宋体" w:hAnsi="宋体" w:cs="宋体"/>
          <w:kern w:val="0"/>
          <w:szCs w:val="21"/>
          <w:highlight w:val="none"/>
          <w:u w:val="single"/>
          <w:lang w:bidi="ar"/>
        </w:rPr>
        <w:t xml:space="preserve">（1）发包人原则上在收到结算申请单（工程结算书）后，60 个工作日内完成结算初审办理，其中补充、完善结算资料及解决争议问题的时间不包含在内。 </w:t>
      </w:r>
    </w:p>
    <w:p w14:paraId="3C8DA504">
      <w:pPr>
        <w:widowControl/>
        <w:adjustRightInd w:val="0"/>
        <w:snapToGrid w:val="0"/>
        <w:spacing w:after="163" w:afterLines="50" w:line="360" w:lineRule="auto"/>
        <w:ind w:firstLine="420" w:firstLineChars="200"/>
        <w:rPr>
          <w:rFonts w:hint="eastAsia" w:ascii="宋体" w:hAnsi="宋体" w:cs="宋体"/>
          <w:kern w:val="0"/>
          <w:szCs w:val="21"/>
          <w:highlight w:val="none"/>
          <w:u w:val="single"/>
          <w:lang w:bidi="ar"/>
        </w:rPr>
      </w:pPr>
      <w:r>
        <w:rPr>
          <w:rFonts w:hint="eastAsia" w:ascii="宋体" w:hAnsi="宋体" w:cs="宋体"/>
          <w:kern w:val="0"/>
          <w:szCs w:val="21"/>
          <w:highlight w:val="none"/>
          <w:u w:val="single"/>
          <w:lang w:bidi="ar"/>
        </w:rPr>
        <w:t xml:space="preserve">（2）工程竣工验收备案并办理完项目移交，经发包人、监理人、跟审单位审核确定后，按发包人相关结算审核程序完成结算初审，并且承包人在协助发包人完成工程移交后，支付至结算初审审定金额的90%。 </w:t>
      </w:r>
    </w:p>
    <w:p w14:paraId="68165349">
      <w:pPr>
        <w:widowControl/>
        <w:adjustRightInd w:val="0"/>
        <w:snapToGrid w:val="0"/>
        <w:spacing w:after="163" w:afterLines="50" w:line="360" w:lineRule="auto"/>
        <w:ind w:firstLine="420" w:firstLineChars="200"/>
        <w:rPr>
          <w:rFonts w:hint="eastAsia" w:ascii="宋体" w:hAnsi="宋体" w:eastAsia="宋体" w:cs="宋体"/>
          <w:kern w:val="0"/>
          <w:sz w:val="21"/>
          <w:szCs w:val="21"/>
          <w:highlight w:val="none"/>
          <w:u w:val="single"/>
          <w:lang w:val="en-US" w:eastAsia="zh-CN" w:bidi="ar"/>
        </w:rPr>
      </w:pPr>
      <w:r>
        <w:rPr>
          <w:rFonts w:hint="eastAsia" w:ascii="宋体" w:hAnsi="宋体" w:eastAsia="宋体" w:cs="宋体"/>
          <w:kern w:val="0"/>
          <w:sz w:val="21"/>
          <w:szCs w:val="21"/>
          <w:highlight w:val="none"/>
          <w:u w:val="single"/>
          <w:lang w:val="en-US" w:eastAsia="zh-CN" w:bidi="ar"/>
        </w:rPr>
        <w:t xml:space="preserve">（3）工程竣工验收报告经甲方认可后，乙方应在 </w:t>
      </w:r>
      <w:r>
        <w:rPr>
          <w:rFonts w:hint="eastAsia" w:ascii="宋体" w:hAnsi="宋体" w:cs="宋体"/>
          <w:kern w:val="0"/>
          <w:sz w:val="21"/>
          <w:szCs w:val="21"/>
          <w:highlight w:val="none"/>
          <w:u w:val="single"/>
          <w:lang w:val="en-US" w:eastAsia="zh-CN" w:bidi="ar"/>
        </w:rPr>
        <w:t>30</w:t>
      </w:r>
      <w:r>
        <w:rPr>
          <w:rFonts w:hint="eastAsia" w:ascii="宋体" w:hAnsi="宋体" w:eastAsia="宋体" w:cs="宋体"/>
          <w:kern w:val="0"/>
          <w:sz w:val="21"/>
          <w:szCs w:val="21"/>
          <w:highlight w:val="none"/>
          <w:u w:val="single"/>
          <w:lang w:val="en-US" w:eastAsia="zh-CN" w:bidi="ar"/>
        </w:rPr>
        <w:t xml:space="preserve">日内向甲方递交竣工结算报告及完整的结算资料， 并在 </w:t>
      </w:r>
      <w:r>
        <w:rPr>
          <w:rFonts w:hint="eastAsia" w:ascii="宋体" w:hAnsi="宋体" w:cs="宋体"/>
          <w:kern w:val="0"/>
          <w:sz w:val="21"/>
          <w:szCs w:val="21"/>
          <w:highlight w:val="none"/>
          <w:u w:val="single"/>
          <w:lang w:val="en-US" w:eastAsia="zh-CN" w:bidi="ar"/>
        </w:rPr>
        <w:t>10</w:t>
      </w:r>
      <w:r>
        <w:rPr>
          <w:rFonts w:hint="eastAsia" w:ascii="宋体" w:hAnsi="宋体" w:eastAsia="宋体" w:cs="宋体"/>
          <w:kern w:val="0"/>
          <w:sz w:val="21"/>
          <w:szCs w:val="21"/>
          <w:highlight w:val="none"/>
          <w:u w:val="single"/>
          <w:lang w:val="en-US" w:eastAsia="zh-CN" w:bidi="ar"/>
        </w:rPr>
        <w:t>个工作日内补足所有签证及结算资料，逾期补的签证甲方有权不计入工程造价。乙方根据甲方核 实确认的工程量、工程单价和取费标准，进行工程竣工结算。工程项目施工单位报送的竣工结算书应客观真实，结算总造价误差应控制在 5%（含 5%）以内，误差若超过 5% ，经审计验证后，除依据审计结 论扣掉审减金额外，对误差的超出部分，还将按超出部分的 15%提取效益审核费，此费从实付工程款中扣除</w:t>
      </w:r>
      <w:r>
        <w:rPr>
          <w:rFonts w:hint="eastAsia" w:ascii="宋体" w:hAnsi="宋体" w:cs="宋体"/>
          <w:kern w:val="0"/>
          <w:sz w:val="21"/>
          <w:szCs w:val="21"/>
          <w:highlight w:val="none"/>
          <w:u w:val="single"/>
          <w:lang w:val="en-US" w:eastAsia="zh-CN" w:bidi="ar"/>
        </w:rPr>
        <w:t>。</w:t>
      </w:r>
    </w:p>
    <w:p w14:paraId="5784E238">
      <w:pPr>
        <w:widowControl/>
        <w:adjustRightInd w:val="0"/>
        <w:snapToGrid w:val="0"/>
        <w:spacing w:after="163" w:afterLines="50" w:line="360" w:lineRule="auto"/>
        <w:ind w:firstLine="420" w:firstLineChars="200"/>
        <w:rPr>
          <w:rFonts w:ascii="宋体" w:hAnsi="宋体" w:cs="宋体"/>
          <w:kern w:val="0"/>
          <w:szCs w:val="21"/>
          <w:u w:val="single"/>
          <w:lang w:bidi="ar"/>
        </w:rPr>
      </w:pPr>
      <w:r>
        <w:rPr>
          <w:rFonts w:hint="eastAsia" w:ascii="宋体" w:hAnsi="宋体" w:cs="宋体"/>
          <w:kern w:val="0"/>
          <w:szCs w:val="21"/>
          <w:u w:val="single"/>
          <w:lang w:bidi="ar"/>
        </w:rPr>
        <w:t>关于竣工付款证书异议部分复核的方式和程序：按照第 20 条[争议解决]约定处理。</w:t>
      </w:r>
    </w:p>
    <w:p w14:paraId="48B4DFC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本款补充14.5.3项：</w:t>
      </w:r>
    </w:p>
    <w:p w14:paraId="68A43CDE">
      <w:pPr>
        <w:widowControl/>
        <w:adjustRightInd w:val="0"/>
        <w:snapToGrid w:val="0"/>
        <w:spacing w:after="163" w:afterLines="50" w:line="360" w:lineRule="auto"/>
        <w:ind w:firstLine="420" w:firstLineChars="200"/>
        <w:rPr>
          <w:rFonts w:ascii="宋体" w:hAnsi="宋体" w:cs="宋体"/>
          <w:kern w:val="0"/>
          <w:szCs w:val="21"/>
          <w:highlight w:val="none"/>
          <w:u w:val="single"/>
          <w:lang w:bidi="ar"/>
        </w:rPr>
      </w:pPr>
      <w:r>
        <w:rPr>
          <w:rFonts w:hint="eastAsia" w:ascii="宋体" w:hAnsi="宋体" w:cs="宋体"/>
          <w:kern w:val="0"/>
          <w:szCs w:val="21"/>
          <w:lang w:bidi="ar"/>
        </w:rPr>
        <w:t>14.5.3 竣工结算原则：</w:t>
      </w:r>
      <w:r>
        <w:rPr>
          <w:rFonts w:hint="eastAsia" w:ascii="宋体" w:hAnsi="宋体" w:cs="宋体"/>
          <w:kern w:val="0"/>
          <w:szCs w:val="21"/>
          <w:highlight w:val="none"/>
          <w:u w:val="single"/>
          <w:lang w:bidi="ar"/>
        </w:rPr>
        <w:t>若按竣工结算的价格原则办理的工程费用结算总额超出承包人（中标人）的投标总报价，则按承包人（中标人）的</w:t>
      </w:r>
      <w:bookmarkStart w:id="1791" w:name="OLE_LINK447"/>
      <w:bookmarkStart w:id="1792" w:name="OLE_LINK448"/>
      <w:r>
        <w:rPr>
          <w:rFonts w:hint="eastAsia" w:ascii="宋体" w:hAnsi="宋体" w:cs="宋体"/>
          <w:kern w:val="0"/>
          <w:szCs w:val="21"/>
          <w:highlight w:val="none"/>
          <w:u w:val="single"/>
          <w:lang w:bidi="ar"/>
        </w:rPr>
        <w:t>投标总报价</w:t>
      </w:r>
      <w:bookmarkEnd w:id="1791"/>
      <w:bookmarkEnd w:id="1792"/>
      <w:r>
        <w:rPr>
          <w:rFonts w:hint="eastAsia" w:ascii="宋体" w:hAnsi="宋体" w:cs="宋体"/>
          <w:kern w:val="0"/>
          <w:szCs w:val="21"/>
          <w:highlight w:val="none"/>
          <w:u w:val="single"/>
          <w:lang w:bidi="ar"/>
        </w:rPr>
        <w:t>作为工程费用结算总额；若按竣工结算的价格原则办理的工程费用结算总额未超出承包人（中标人）的投标总报价，则按竣工结算的价格原则办理的作为工程费用结算总额。</w:t>
      </w:r>
      <w:r>
        <w:rPr>
          <w:rFonts w:hint="eastAsia" w:ascii="宋体" w:hAnsi="宋体" w:cs="宋体"/>
          <w:kern w:val="0"/>
          <w:szCs w:val="21"/>
          <w:highlight w:val="none"/>
          <w:lang w:bidi="ar"/>
        </w:rPr>
        <w:t>合同约定的中标方违约产生的</w:t>
      </w:r>
      <w:r>
        <w:rPr>
          <w:rFonts w:hint="eastAsia" w:ascii="宋体" w:hAnsi="宋体" w:cs="宋体"/>
          <w:kern w:val="0"/>
          <w:szCs w:val="21"/>
          <w:highlight w:val="none"/>
          <w:u w:val="single"/>
          <w:lang w:bidi="ar"/>
        </w:rPr>
        <w:t>罚金、违约金及其他费用等，招标人在中标人的工程结算审定金额中予以直接扣除。</w:t>
      </w:r>
    </w:p>
    <w:p w14:paraId="041FC23D">
      <w:pPr>
        <w:widowControl/>
        <w:adjustRightInd w:val="0"/>
        <w:snapToGrid w:val="0"/>
        <w:spacing w:after="163" w:afterLines="50" w:line="360" w:lineRule="auto"/>
        <w:ind w:firstLine="420" w:firstLineChars="200"/>
        <w:rPr>
          <w:rFonts w:ascii="宋体" w:hAnsi="宋体" w:cs="宋体"/>
          <w:kern w:val="0"/>
          <w:szCs w:val="21"/>
          <w:highlight w:val="none"/>
          <w:u w:val="single"/>
          <w:lang w:bidi="ar"/>
        </w:rPr>
      </w:pPr>
      <w:bookmarkStart w:id="1793" w:name="OLE_LINK451"/>
      <w:bookmarkStart w:id="1794" w:name="OLE_LINK452"/>
      <w:r>
        <w:rPr>
          <w:rFonts w:hint="eastAsia" w:ascii="宋体" w:hAnsi="宋体" w:cs="宋体"/>
          <w:kern w:val="0"/>
          <w:szCs w:val="21"/>
          <w:highlight w:val="none"/>
          <w:u w:val="single"/>
          <w:lang w:bidi="ar"/>
        </w:rPr>
        <w:t>投标总报价=勘察设计费报价（中标价）+建筑安装工程费报价（中标价）。</w:t>
      </w:r>
    </w:p>
    <w:p w14:paraId="799FE0EB">
      <w:pPr>
        <w:widowControl/>
        <w:adjustRightInd w:val="0"/>
        <w:snapToGrid w:val="0"/>
        <w:spacing w:after="163" w:afterLines="50" w:line="360" w:lineRule="auto"/>
        <w:ind w:firstLine="420" w:firstLineChars="200"/>
        <w:rPr>
          <w:rFonts w:ascii="宋体" w:hAnsi="宋体" w:cs="宋体"/>
          <w:kern w:val="0"/>
          <w:szCs w:val="21"/>
          <w:highlight w:val="none"/>
          <w:u w:val="single"/>
          <w:lang w:bidi="ar"/>
        </w:rPr>
      </w:pPr>
      <w:r>
        <w:rPr>
          <w:rFonts w:hint="eastAsia" w:ascii="宋体" w:hAnsi="宋体" w:cs="宋体"/>
          <w:kern w:val="0"/>
          <w:szCs w:val="21"/>
          <w:highlight w:val="none"/>
          <w:u w:val="single"/>
          <w:lang w:bidi="ar"/>
        </w:rPr>
        <w:t>工程费用结算总额</w:t>
      </w:r>
      <w:bookmarkEnd w:id="1793"/>
      <w:bookmarkEnd w:id="1794"/>
      <w:r>
        <w:rPr>
          <w:rFonts w:hint="eastAsia" w:ascii="宋体" w:hAnsi="宋体" w:cs="宋体"/>
          <w:kern w:val="0"/>
          <w:szCs w:val="21"/>
          <w:highlight w:val="none"/>
          <w:u w:val="single"/>
          <w:lang w:bidi="ar"/>
        </w:rPr>
        <w:t>=</w:t>
      </w:r>
      <w:bookmarkStart w:id="1795" w:name="OLE_LINK450"/>
      <w:bookmarkStart w:id="1796" w:name="OLE_LINK449"/>
      <w:r>
        <w:rPr>
          <w:rFonts w:hint="eastAsia" w:ascii="宋体" w:hAnsi="宋体" w:cs="宋体"/>
          <w:kern w:val="0"/>
          <w:szCs w:val="21"/>
          <w:highlight w:val="none"/>
          <w:u w:val="single"/>
          <w:lang w:bidi="ar"/>
        </w:rPr>
        <w:t>勘察设计费（中标价）+建筑安装工程费结算价</w:t>
      </w:r>
      <w:bookmarkEnd w:id="1795"/>
      <w:bookmarkEnd w:id="1796"/>
    </w:p>
    <w:p w14:paraId="1197ACAB">
      <w:pPr>
        <w:widowControl/>
        <w:adjustRightInd w:val="0"/>
        <w:snapToGrid w:val="0"/>
        <w:spacing w:after="163" w:afterLines="50" w:line="360" w:lineRule="auto"/>
        <w:ind w:firstLine="420" w:firstLineChars="200"/>
        <w:rPr>
          <w:rFonts w:ascii="宋体" w:hAnsi="宋体" w:cs="宋体"/>
          <w:kern w:val="0"/>
          <w:szCs w:val="21"/>
          <w:highlight w:val="none"/>
          <w:u w:val="single"/>
          <w:lang w:bidi="ar"/>
        </w:rPr>
      </w:pPr>
      <w:r>
        <w:rPr>
          <w:rFonts w:hint="eastAsia" w:ascii="宋体" w:hAnsi="宋体" w:cs="宋体"/>
          <w:kern w:val="0"/>
          <w:szCs w:val="21"/>
          <w:highlight w:val="none"/>
          <w:u w:val="single"/>
          <w:lang w:bidi="ar"/>
        </w:rPr>
        <w:t>合同工程竣工结算价原则上按下述公式结算：</w:t>
      </w:r>
    </w:p>
    <w:p w14:paraId="2FACD36E">
      <w:pPr>
        <w:widowControl/>
        <w:adjustRightInd w:val="0"/>
        <w:snapToGrid w:val="0"/>
        <w:spacing w:after="163" w:afterLines="50" w:line="360" w:lineRule="auto"/>
        <w:ind w:firstLine="420" w:firstLineChars="200"/>
        <w:rPr>
          <w:rFonts w:ascii="宋体" w:hAnsi="宋体" w:cs="宋体"/>
          <w:kern w:val="0"/>
          <w:szCs w:val="21"/>
          <w:highlight w:val="none"/>
          <w:u w:val="single"/>
          <w:lang w:bidi="ar"/>
        </w:rPr>
      </w:pPr>
      <w:r>
        <w:rPr>
          <w:rFonts w:hint="eastAsia" w:ascii="宋体" w:hAnsi="宋体" w:cs="宋体"/>
          <w:kern w:val="0"/>
          <w:szCs w:val="21"/>
          <w:highlight w:val="none"/>
          <w:lang w:bidi="ar"/>
        </w:rPr>
        <w:t>14.5.3.1勘察设计费结算原则：</w:t>
      </w:r>
      <w:r>
        <w:rPr>
          <w:rFonts w:hint="eastAsia" w:ascii="宋体" w:hAnsi="宋体" w:cs="宋体"/>
          <w:kern w:val="0"/>
          <w:szCs w:val="21"/>
          <w:highlight w:val="none"/>
          <w:u w:val="single"/>
          <w:lang w:bidi="ar"/>
        </w:rPr>
        <w:t>勘察设计费结算价不得超过中标合同总金额。承包人必须合理控制建安工程造价，施工图设计对应的施工图预算建筑安装工程费不能超过项目中标合同价中的建筑安装工程费，否则应调整设计直至满足限额要求，由此增加的设计费不另计取。</w:t>
      </w:r>
    </w:p>
    <w:p w14:paraId="6F34E038">
      <w:pPr>
        <w:spacing w:before="69" w:line="360" w:lineRule="auto"/>
        <w:ind w:left="421"/>
        <w:rPr>
          <w:rFonts w:ascii="宋体" w:hAnsi="宋体" w:cs="宋体"/>
          <w:szCs w:val="21"/>
          <w:highlight w:val="none"/>
        </w:rPr>
      </w:pPr>
      <w:r>
        <w:rPr>
          <w:rFonts w:ascii="宋体" w:hAnsi="宋体" w:cs="宋体"/>
          <w:szCs w:val="21"/>
          <w:highlight w:val="none"/>
          <w:u w:val="single"/>
        </w:rPr>
        <w:t>采用固定总价合同，</w:t>
      </w:r>
      <w:r>
        <w:rPr>
          <w:rFonts w:hint="eastAsia" w:ascii="宋体" w:hAnsi="宋体" w:cs="宋体"/>
          <w:szCs w:val="21"/>
          <w:highlight w:val="none"/>
          <w:u w:val="single"/>
        </w:rPr>
        <w:t>勘察、设计费</w:t>
      </w:r>
      <w:r>
        <w:rPr>
          <w:rFonts w:ascii="宋体" w:hAnsi="宋体" w:cs="宋体"/>
          <w:szCs w:val="21"/>
          <w:highlight w:val="none"/>
          <w:u w:val="single"/>
        </w:rPr>
        <w:t>结算价=</w:t>
      </w:r>
      <w:r>
        <w:rPr>
          <w:rFonts w:hint="eastAsia" w:ascii="宋体" w:hAnsi="宋体" w:cs="宋体"/>
          <w:szCs w:val="21"/>
          <w:highlight w:val="none"/>
          <w:u w:val="single"/>
        </w:rPr>
        <w:t>勘察设计费</w:t>
      </w:r>
      <w:r>
        <w:rPr>
          <w:rFonts w:ascii="宋体" w:hAnsi="宋体" w:cs="宋体"/>
          <w:szCs w:val="21"/>
          <w:highlight w:val="none"/>
          <w:u w:val="single"/>
        </w:rPr>
        <w:t>中标价。</w:t>
      </w:r>
    </w:p>
    <w:p w14:paraId="456842BC">
      <w:pPr>
        <w:widowControl/>
        <w:adjustRightInd w:val="0"/>
        <w:snapToGrid w:val="0"/>
        <w:spacing w:after="163" w:afterLines="50" w:line="360" w:lineRule="auto"/>
        <w:ind w:firstLine="420" w:firstLineChars="200"/>
        <w:rPr>
          <w:rFonts w:ascii="宋体" w:hAnsi="宋体" w:cs="宋体"/>
          <w:kern w:val="0"/>
          <w:highlight w:val="none"/>
        </w:rPr>
      </w:pPr>
      <w:r>
        <w:rPr>
          <w:rFonts w:hint="eastAsia" w:ascii="宋体" w:hAnsi="宋体" w:cs="宋体"/>
          <w:kern w:val="0"/>
          <w:szCs w:val="21"/>
          <w:highlight w:val="none"/>
          <w:lang w:bidi="ar"/>
        </w:rPr>
        <w:t>14.5.3.2建筑安装工程费结算原则：</w:t>
      </w:r>
      <w:r>
        <w:rPr>
          <w:rFonts w:hint="eastAsia" w:ascii="宋体" w:hAnsi="宋体" w:cs="宋体"/>
          <w:kern w:val="0"/>
          <w:szCs w:val="21"/>
          <w:highlight w:val="none"/>
          <w:u w:val="single"/>
          <w:lang w:bidi="ar"/>
        </w:rPr>
        <w:t>当按结算原则计算出的竣工结算建筑安装工程费超过中标合同价中的建筑安装工程费则以中标合同价中的建筑安装工程费为限价进行结算，未超过中标合同价中的建筑安装工程费则按结算原则计算的竣工结算建筑安装工程费计取。中标方不得以任何理由向招标方索取任何费用。</w:t>
      </w:r>
    </w:p>
    <w:p w14:paraId="751A91D9">
      <w:pPr>
        <w:widowControl/>
        <w:adjustRightInd w:val="0"/>
        <w:snapToGrid w:val="0"/>
        <w:spacing w:after="163" w:afterLines="50" w:line="360" w:lineRule="auto"/>
        <w:ind w:firstLine="420" w:firstLineChars="200"/>
        <w:rPr>
          <w:rFonts w:ascii="宋体" w:hAnsi="宋体" w:cs="宋体"/>
          <w:kern w:val="0"/>
          <w:szCs w:val="21"/>
          <w:u w:val="single"/>
          <w:lang w:bidi="ar"/>
        </w:rPr>
      </w:pPr>
      <w:r>
        <w:rPr>
          <w:rFonts w:hint="eastAsia" w:ascii="宋体" w:hAnsi="宋体" w:cs="宋体"/>
          <w:kern w:val="0"/>
          <w:szCs w:val="21"/>
          <w:u w:val="single"/>
          <w:lang w:bidi="ar"/>
        </w:rPr>
        <w:t>采用固定单价合同:建筑安装工程费= [Σ分部分项工程结算价+Σ措施项目结算价+Σ其他项目结 算价±Σ价格调整（如有）±Σ变更、索赔与现场签证结算价+Σ规费+Σ税金]</w:t>
      </w:r>
    </w:p>
    <w:p w14:paraId="479088BE">
      <w:pPr>
        <w:widowControl/>
        <w:adjustRightInd w:val="0"/>
        <w:snapToGrid w:val="0"/>
        <w:spacing w:after="163" w:afterLines="50" w:line="360" w:lineRule="auto"/>
        <w:ind w:firstLine="420" w:firstLineChars="200"/>
        <w:rPr>
          <w:rFonts w:ascii="宋体" w:hAnsi="宋体" w:cs="宋体"/>
          <w:kern w:val="0"/>
          <w:u w:val="single"/>
        </w:rPr>
      </w:pPr>
      <w:r>
        <w:rPr>
          <w:rFonts w:ascii="宋体" w:hAnsi="宋体" w:cs="宋体"/>
          <w:kern w:val="0"/>
          <w:u w:val="single"/>
        </w:rPr>
        <w:t>14.5.3.2.1 计量原则</w:t>
      </w:r>
    </w:p>
    <w:p w14:paraId="18DC5899">
      <w:pPr>
        <w:widowControl/>
        <w:adjustRightInd w:val="0"/>
        <w:snapToGrid w:val="0"/>
        <w:spacing w:after="163" w:afterLines="50" w:line="360" w:lineRule="auto"/>
        <w:ind w:firstLine="420" w:firstLineChars="200"/>
        <w:rPr>
          <w:rFonts w:ascii="宋体" w:hAnsi="宋体" w:cs="宋体"/>
          <w:kern w:val="0"/>
        </w:rPr>
      </w:pPr>
      <w:r>
        <w:rPr>
          <w:rFonts w:ascii="宋体" w:hAnsi="宋体" w:cs="宋体"/>
          <w:kern w:val="0"/>
        </w:rPr>
        <w:t xml:space="preserve">按照第 </w:t>
      </w:r>
      <w:r>
        <w:fldChar w:fldCharType="begin"/>
      </w:r>
      <w:r>
        <w:instrText xml:space="preserve"> HYPERLINK "file:///F:\\学生宿舍三期\\EPC招标\\14.1.3.1" </w:instrText>
      </w:r>
      <w:r>
        <w:fldChar w:fldCharType="separate"/>
      </w:r>
      <w:r>
        <w:rPr>
          <w:rFonts w:ascii="宋体" w:hAnsi="宋体" w:cs="宋体"/>
          <w:kern w:val="0"/>
        </w:rPr>
        <w:t>14.1.3.1</w:t>
      </w:r>
      <w:r>
        <w:rPr>
          <w:rFonts w:ascii="宋体" w:hAnsi="宋体" w:cs="宋体"/>
          <w:kern w:val="0"/>
        </w:rPr>
        <w:fldChar w:fldCharType="end"/>
      </w:r>
      <w:r>
        <w:rPr>
          <w:rFonts w:ascii="宋体" w:hAnsi="宋体" w:cs="宋体"/>
          <w:kern w:val="0"/>
        </w:rPr>
        <w:t xml:space="preserve"> 项〔计量原则〕约定执行。</w:t>
      </w:r>
    </w:p>
    <w:p w14:paraId="55D3F417">
      <w:pPr>
        <w:widowControl/>
        <w:adjustRightInd w:val="0"/>
        <w:snapToGrid w:val="0"/>
        <w:spacing w:after="163" w:afterLines="50" w:line="360" w:lineRule="auto"/>
        <w:ind w:firstLine="420" w:firstLineChars="200"/>
        <w:rPr>
          <w:rFonts w:ascii="宋体" w:hAnsi="宋体" w:cs="宋体"/>
          <w:kern w:val="0"/>
        </w:rPr>
      </w:pPr>
      <w:r>
        <w:rPr>
          <w:rFonts w:ascii="宋体" w:hAnsi="宋体" w:cs="宋体"/>
          <w:kern w:val="0"/>
        </w:rPr>
        <w:t>14.5.3.2.2 计价原则</w:t>
      </w:r>
    </w:p>
    <w:p w14:paraId="5BDC7966">
      <w:pPr>
        <w:widowControl/>
        <w:adjustRightInd w:val="0"/>
        <w:snapToGrid w:val="0"/>
        <w:spacing w:after="163" w:afterLines="50" w:line="360" w:lineRule="auto"/>
        <w:ind w:firstLine="420" w:firstLineChars="200"/>
        <w:rPr>
          <w:rFonts w:ascii="宋体" w:hAnsi="宋体" w:cs="宋体"/>
          <w:kern w:val="0"/>
        </w:rPr>
      </w:pPr>
      <w:r>
        <w:rPr>
          <w:rFonts w:ascii="宋体" w:hAnsi="宋体" w:cs="宋体"/>
          <w:kern w:val="0"/>
        </w:rPr>
        <w:t>（1）分部分项工程：</w:t>
      </w:r>
    </w:p>
    <w:p w14:paraId="455F0450">
      <w:pPr>
        <w:widowControl/>
        <w:adjustRightInd w:val="0"/>
        <w:snapToGrid w:val="0"/>
        <w:spacing w:after="163" w:afterLines="50" w:line="360" w:lineRule="auto"/>
        <w:ind w:firstLine="420" w:firstLineChars="200"/>
        <w:rPr>
          <w:rFonts w:ascii="宋体" w:hAnsi="宋体" w:cs="宋体"/>
          <w:kern w:val="0"/>
          <w:u w:val="single"/>
        </w:rPr>
      </w:pPr>
      <w:r>
        <w:rPr>
          <w:rFonts w:ascii="宋体" w:hAnsi="宋体" w:cs="宋体"/>
          <w:kern w:val="0"/>
          <w:u w:val="single"/>
        </w:rPr>
        <w:t>①已标价工程量清单子目综合单价按合同约定无需调整的，以按照第</w:t>
      </w:r>
      <w:r>
        <w:fldChar w:fldCharType="begin"/>
      </w:r>
      <w:r>
        <w:instrText xml:space="preserve"> HYPERLINK "file:///F:\\学生宿舍三期\\EPC招标\\14.1.3.1" </w:instrText>
      </w:r>
      <w:r>
        <w:fldChar w:fldCharType="separate"/>
      </w:r>
      <w:r>
        <w:rPr>
          <w:rFonts w:ascii="宋体" w:hAnsi="宋体" w:cs="宋体"/>
          <w:kern w:val="0"/>
          <w:u w:val="single"/>
        </w:rPr>
        <w:t>14.1.3.1</w:t>
      </w:r>
      <w:r>
        <w:rPr>
          <w:rFonts w:ascii="宋体" w:hAnsi="宋体" w:cs="宋体"/>
          <w:kern w:val="0"/>
          <w:u w:val="single"/>
        </w:rPr>
        <w:fldChar w:fldCharType="end"/>
      </w:r>
      <w:r>
        <w:rPr>
          <w:rFonts w:ascii="宋体" w:hAnsi="宋体" w:cs="宋体"/>
          <w:kern w:val="0"/>
          <w:u w:val="single"/>
        </w:rPr>
        <w:t xml:space="preserve"> 项〔计量原则〕和第</w:t>
      </w:r>
      <w:r>
        <w:fldChar w:fldCharType="begin"/>
      </w:r>
      <w:r>
        <w:instrText xml:space="preserve"> HYPERLINK "file:///F:\\学生宿舍三期\\EPC招标\\14.1.3.4" </w:instrText>
      </w:r>
      <w:r>
        <w:fldChar w:fldCharType="separate"/>
      </w:r>
      <w:r>
        <w:rPr>
          <w:rFonts w:ascii="宋体" w:hAnsi="宋体" w:cs="宋体"/>
          <w:kern w:val="0"/>
          <w:u w:val="single"/>
        </w:rPr>
        <w:t>14.1.3.4</w:t>
      </w:r>
      <w:r>
        <w:rPr>
          <w:rFonts w:ascii="宋体" w:hAnsi="宋体" w:cs="宋体"/>
          <w:kern w:val="0"/>
          <w:u w:val="single"/>
        </w:rPr>
        <w:fldChar w:fldCharType="end"/>
      </w:r>
      <w:r>
        <w:rPr>
          <w:rFonts w:ascii="宋体" w:hAnsi="宋体" w:cs="宋体"/>
          <w:kern w:val="0"/>
          <w:u w:val="single"/>
        </w:rPr>
        <w:t>项（固定单价合同的计量）约定确定的工程量乘以相应的已标价工程量清单子目综合单价确定该部分分部分项工程结算价；</w:t>
      </w:r>
    </w:p>
    <w:p w14:paraId="102F30C8">
      <w:pPr>
        <w:widowControl/>
        <w:adjustRightInd w:val="0"/>
        <w:snapToGrid w:val="0"/>
        <w:spacing w:after="163" w:afterLines="50" w:line="360" w:lineRule="auto"/>
        <w:ind w:firstLine="420" w:firstLineChars="200"/>
        <w:rPr>
          <w:rFonts w:ascii="宋体" w:hAnsi="宋体" w:cs="宋体"/>
          <w:kern w:val="0"/>
          <w:u w:val="single"/>
        </w:rPr>
      </w:pPr>
      <w:r>
        <w:rPr>
          <w:rFonts w:ascii="宋体" w:hAnsi="宋体" w:cs="宋体"/>
          <w:kern w:val="0"/>
          <w:u w:val="single"/>
        </w:rPr>
        <w:t>②已标价工程量清单子目综合单价按第 13.8.4款〔严重不平衡报价引起的调整〕约定需要修正综合单价的，结算工程量超过已标价工程量 15%的，超出部分工程量乘以按第 13.8.4款〔严重不平衡报 价引起的调整〕约定修正综合单价确定该部分分部分项工程结算价；</w:t>
      </w:r>
    </w:p>
    <w:p w14:paraId="1AC7E5B6">
      <w:pPr>
        <w:widowControl/>
        <w:adjustRightInd w:val="0"/>
        <w:snapToGrid w:val="0"/>
        <w:spacing w:after="163" w:afterLines="50" w:line="360" w:lineRule="auto"/>
        <w:ind w:firstLine="420" w:firstLineChars="200"/>
        <w:rPr>
          <w:rFonts w:ascii="宋体" w:hAnsi="宋体" w:cs="宋体"/>
          <w:kern w:val="0"/>
          <w:u w:val="single"/>
        </w:rPr>
      </w:pPr>
      <w:r>
        <w:rPr>
          <w:rFonts w:ascii="宋体" w:hAnsi="宋体" w:cs="宋体"/>
          <w:kern w:val="0"/>
          <w:u w:val="single"/>
        </w:rPr>
        <w:t>③需要对没有填入综合单价或总额价的子目项目进行扣减的，第</w:t>
      </w:r>
      <w:r>
        <w:fldChar w:fldCharType="begin"/>
      </w:r>
      <w:r>
        <w:instrText xml:space="preserve"> HYPERLINK "file:///F:\\学生宿舍三期\\EPC招标\\14.1.3.1" </w:instrText>
      </w:r>
      <w:r>
        <w:fldChar w:fldCharType="separate"/>
      </w:r>
      <w:r>
        <w:rPr>
          <w:rFonts w:ascii="宋体" w:hAnsi="宋体" w:cs="宋体"/>
          <w:kern w:val="0"/>
          <w:u w:val="single"/>
        </w:rPr>
        <w:t>14.1.3.1</w:t>
      </w:r>
      <w:r>
        <w:rPr>
          <w:rFonts w:ascii="宋体" w:hAnsi="宋体" w:cs="宋体"/>
          <w:kern w:val="0"/>
          <w:u w:val="single"/>
        </w:rPr>
        <w:fldChar w:fldCharType="end"/>
      </w:r>
      <w:r>
        <w:rPr>
          <w:rFonts w:ascii="宋体" w:hAnsi="宋体" w:cs="宋体"/>
          <w:kern w:val="0"/>
          <w:u w:val="single"/>
        </w:rPr>
        <w:t>项〔计量原则〕和第</w:t>
      </w:r>
      <w:r>
        <w:fldChar w:fldCharType="begin"/>
      </w:r>
      <w:r>
        <w:instrText xml:space="preserve"> HYPERLINK "file:///F:\\学生宿舍三期\\EPC招标\\14.1.3.4" </w:instrText>
      </w:r>
      <w:r>
        <w:fldChar w:fldCharType="separate"/>
      </w:r>
      <w:r>
        <w:rPr>
          <w:rFonts w:ascii="宋体" w:hAnsi="宋体" w:cs="宋体"/>
          <w:kern w:val="0"/>
          <w:u w:val="single"/>
        </w:rPr>
        <w:t>14.1.3.4</w:t>
      </w:r>
      <w:r>
        <w:rPr>
          <w:rFonts w:ascii="宋体" w:hAnsi="宋体" w:cs="宋体"/>
          <w:kern w:val="0"/>
          <w:u w:val="single"/>
        </w:rPr>
        <w:fldChar w:fldCharType="end"/>
      </w:r>
      <w:r>
        <w:rPr>
          <w:rFonts w:ascii="宋体" w:hAnsi="宋体" w:cs="宋体"/>
          <w:kern w:val="0"/>
          <w:u w:val="single"/>
        </w:rPr>
        <w:t>项（单价合同的计量）约定确定的工程量乘以按照13.3.3.1第C项约定的综合单价进行扣减；</w:t>
      </w:r>
    </w:p>
    <w:p w14:paraId="4DD830A9">
      <w:pPr>
        <w:widowControl/>
        <w:adjustRightInd w:val="0"/>
        <w:snapToGrid w:val="0"/>
        <w:spacing w:after="163" w:afterLines="50" w:line="360" w:lineRule="auto"/>
        <w:ind w:firstLine="420" w:firstLineChars="200"/>
        <w:rPr>
          <w:rFonts w:ascii="宋体" w:hAnsi="宋体" w:cs="宋体"/>
          <w:kern w:val="0"/>
          <w:u w:val="single"/>
        </w:rPr>
      </w:pPr>
      <w:r>
        <w:rPr>
          <w:rFonts w:ascii="宋体" w:hAnsi="宋体" w:cs="宋体"/>
          <w:kern w:val="0"/>
          <w:u w:val="single"/>
        </w:rPr>
        <w:t>④若涉及已标价工程量清单错、漏、缺项的，按本合同条款 13.3.3 条计价。合同、已标价工程量 清单和招标文件另有约定的，按照其约定执行。</w:t>
      </w:r>
    </w:p>
    <w:p w14:paraId="1D54DBEE">
      <w:pPr>
        <w:widowControl/>
        <w:adjustRightInd w:val="0"/>
        <w:snapToGrid w:val="0"/>
        <w:spacing w:after="163" w:afterLines="50" w:line="360" w:lineRule="auto"/>
        <w:ind w:firstLine="420" w:firstLineChars="200"/>
        <w:rPr>
          <w:rFonts w:ascii="宋体" w:hAnsi="宋体" w:cs="宋体"/>
          <w:kern w:val="0"/>
        </w:rPr>
      </w:pPr>
      <w:r>
        <w:rPr>
          <w:rFonts w:ascii="宋体" w:hAnsi="宋体" w:cs="宋体"/>
          <w:kern w:val="0"/>
        </w:rPr>
        <w:t>（2）措施项目：</w:t>
      </w:r>
    </w:p>
    <w:p w14:paraId="043BD942">
      <w:pPr>
        <w:widowControl/>
        <w:adjustRightInd w:val="0"/>
        <w:snapToGrid w:val="0"/>
        <w:spacing w:after="163" w:afterLines="50" w:line="360" w:lineRule="auto"/>
        <w:ind w:firstLine="420" w:firstLineChars="200"/>
        <w:rPr>
          <w:rFonts w:ascii="宋体" w:hAnsi="宋体" w:cs="宋体"/>
          <w:kern w:val="0"/>
          <w:u w:val="single"/>
        </w:rPr>
      </w:pPr>
      <w:r>
        <w:rPr>
          <w:rFonts w:ascii="宋体" w:hAnsi="宋体" w:cs="宋体"/>
          <w:kern w:val="0"/>
          <w:u w:val="single"/>
        </w:rPr>
        <w:t>①以量计价的技术措施费，结算时工程量按实际的收方资料、结合经发包人审定的措施方案计算，计价原则按本合同条款 13.3.3条执行。</w:t>
      </w:r>
    </w:p>
    <w:p w14:paraId="6D4BD9C9">
      <w:pPr>
        <w:widowControl/>
        <w:adjustRightInd w:val="0"/>
        <w:snapToGrid w:val="0"/>
        <w:spacing w:after="163" w:afterLines="50" w:line="360" w:lineRule="auto"/>
        <w:ind w:firstLine="420" w:firstLineChars="200"/>
        <w:rPr>
          <w:rFonts w:ascii="宋体" w:hAnsi="宋体" w:cs="宋体"/>
          <w:kern w:val="0"/>
          <w:u w:val="single"/>
        </w:rPr>
      </w:pPr>
      <w:r>
        <w:rPr>
          <w:rFonts w:ascii="宋体" w:hAnsi="宋体" w:cs="宋体"/>
          <w:kern w:val="0"/>
          <w:u w:val="single"/>
        </w:rPr>
        <w:t>②以项计价的技术措施费及组织措施费，结算时按以下计价原则调整：</w:t>
      </w:r>
    </w:p>
    <w:p w14:paraId="4F9E2B99">
      <w:pPr>
        <w:widowControl/>
        <w:adjustRightInd w:val="0"/>
        <w:snapToGrid w:val="0"/>
        <w:spacing w:after="163" w:afterLines="50" w:line="360" w:lineRule="auto"/>
        <w:ind w:firstLine="420" w:firstLineChars="200"/>
        <w:rPr>
          <w:rFonts w:ascii="宋体" w:hAnsi="宋体" w:cs="宋体"/>
          <w:kern w:val="0"/>
          <w:u w:val="single"/>
        </w:rPr>
      </w:pPr>
      <w:r>
        <w:rPr>
          <w:rFonts w:ascii="宋体" w:hAnsi="宋体" w:cs="宋体"/>
          <w:kern w:val="0"/>
          <w:u w:val="single"/>
        </w:rPr>
        <w:t>结算价中所有分部分项工程量清单合价（不含全费用清单部分）与中标价中所有分部分项工程量清单合价（不含全费用清单部分）相比：</w:t>
      </w:r>
    </w:p>
    <w:p w14:paraId="6A1CE65B">
      <w:pPr>
        <w:widowControl/>
        <w:adjustRightInd w:val="0"/>
        <w:snapToGrid w:val="0"/>
        <w:spacing w:after="163" w:afterLines="50" w:line="360" w:lineRule="auto"/>
        <w:ind w:firstLine="420" w:firstLineChars="200"/>
        <w:rPr>
          <w:rFonts w:ascii="宋体" w:hAnsi="宋体" w:cs="宋体"/>
          <w:kern w:val="0"/>
        </w:rPr>
      </w:pPr>
      <w:r>
        <w:rPr>
          <w:rFonts w:ascii="宋体" w:hAnsi="宋体" w:cs="宋体"/>
          <w:kern w:val="0"/>
        </w:rPr>
        <w:t>a.以项计价的措施费（包括组织措施费和技术措施费中以项计的），浮动比例在±10%内（含10%）的，则以中标措施费包干计取，不作调整；</w:t>
      </w:r>
    </w:p>
    <w:p w14:paraId="7B7D58C3">
      <w:pPr>
        <w:widowControl/>
        <w:adjustRightInd w:val="0"/>
        <w:snapToGrid w:val="0"/>
        <w:spacing w:after="163" w:afterLines="50" w:line="360" w:lineRule="auto"/>
        <w:ind w:firstLine="420" w:firstLineChars="200"/>
        <w:rPr>
          <w:rFonts w:ascii="宋体" w:hAnsi="宋体" w:cs="宋体"/>
          <w:kern w:val="0"/>
        </w:rPr>
      </w:pPr>
      <w:r>
        <w:rPr>
          <w:rFonts w:ascii="宋体" w:hAnsi="宋体" w:cs="宋体"/>
          <w:kern w:val="0"/>
        </w:rPr>
        <w:t>b.当浮动比例超过±10%时，则以中标价中以项计价的措施费为基数，调整超过±10%部分。计算公式如下：若B/C＞1.1，则A=【（B/C-1）×100%-10%】×D；若B/C＜0.9，则A=【（1-B/C）×100%-10%】×D。</w:t>
      </w:r>
    </w:p>
    <w:p w14:paraId="085A4F66">
      <w:pPr>
        <w:widowControl/>
        <w:adjustRightInd w:val="0"/>
        <w:snapToGrid w:val="0"/>
        <w:spacing w:after="163" w:afterLines="50" w:line="360" w:lineRule="auto"/>
        <w:ind w:firstLine="420" w:firstLineChars="200"/>
        <w:rPr>
          <w:rFonts w:ascii="宋体" w:hAnsi="宋体" w:cs="宋体"/>
          <w:kern w:val="0"/>
        </w:rPr>
      </w:pPr>
      <w:r>
        <w:rPr>
          <w:rFonts w:ascii="宋体" w:hAnsi="宋体" w:cs="宋体"/>
          <w:kern w:val="0"/>
        </w:rPr>
        <w:t>A--措施费调整价</w:t>
      </w:r>
    </w:p>
    <w:p w14:paraId="4D3C5ADA">
      <w:pPr>
        <w:widowControl/>
        <w:adjustRightInd w:val="0"/>
        <w:snapToGrid w:val="0"/>
        <w:spacing w:after="163" w:afterLines="50" w:line="360" w:lineRule="auto"/>
        <w:ind w:firstLine="420" w:firstLineChars="200"/>
        <w:rPr>
          <w:rFonts w:ascii="宋体" w:hAnsi="宋体" w:cs="宋体"/>
          <w:kern w:val="0"/>
        </w:rPr>
      </w:pPr>
      <w:r>
        <w:rPr>
          <w:rFonts w:ascii="宋体" w:hAnsi="宋体" w:cs="宋体"/>
          <w:kern w:val="0"/>
        </w:rPr>
        <w:t xml:space="preserve">B--结算价中分部分项工程量清单合价（不含全费用清单部分） </w:t>
      </w:r>
    </w:p>
    <w:p w14:paraId="41C0854E">
      <w:pPr>
        <w:widowControl/>
        <w:adjustRightInd w:val="0"/>
        <w:snapToGrid w:val="0"/>
        <w:spacing w:after="163" w:afterLines="50" w:line="360" w:lineRule="auto"/>
        <w:ind w:firstLine="420" w:firstLineChars="200"/>
        <w:rPr>
          <w:rFonts w:ascii="宋体" w:hAnsi="宋体" w:cs="宋体"/>
          <w:kern w:val="0"/>
        </w:rPr>
      </w:pPr>
      <w:r>
        <w:rPr>
          <w:rFonts w:ascii="宋体" w:hAnsi="宋体" w:cs="宋体"/>
          <w:kern w:val="0"/>
        </w:rPr>
        <w:t>C--中标价中分部分项工程量清单合价（不含全费用清单部分）</w:t>
      </w:r>
    </w:p>
    <w:p w14:paraId="6AC91C17">
      <w:pPr>
        <w:widowControl/>
        <w:adjustRightInd w:val="0"/>
        <w:snapToGrid w:val="0"/>
        <w:spacing w:after="163" w:afterLines="50" w:line="360" w:lineRule="auto"/>
        <w:ind w:firstLine="420" w:firstLineChars="200"/>
        <w:rPr>
          <w:rFonts w:ascii="宋体" w:hAnsi="宋体" w:cs="宋体"/>
          <w:kern w:val="0"/>
        </w:rPr>
      </w:pPr>
      <w:r>
        <w:rPr>
          <w:rFonts w:ascii="宋体" w:hAnsi="宋体" w:cs="宋体"/>
          <w:kern w:val="0"/>
        </w:rPr>
        <w:t>D--中标价中以项计价的措施费</w:t>
      </w:r>
    </w:p>
    <w:p w14:paraId="447AB725">
      <w:pPr>
        <w:widowControl/>
        <w:adjustRightInd w:val="0"/>
        <w:snapToGrid w:val="0"/>
        <w:spacing w:after="163" w:afterLines="50" w:line="360" w:lineRule="auto"/>
        <w:ind w:firstLine="420" w:firstLineChars="200"/>
        <w:rPr>
          <w:rFonts w:ascii="宋体" w:hAnsi="宋体" w:cs="宋体"/>
          <w:kern w:val="0"/>
          <w:u w:val="single"/>
        </w:rPr>
      </w:pPr>
      <w:r>
        <w:rPr>
          <w:rFonts w:ascii="宋体" w:hAnsi="宋体" w:cs="宋体"/>
          <w:kern w:val="0"/>
          <w:u w:val="single"/>
        </w:rPr>
        <w:t>③安全文明施工费按照《重庆市住房和城乡建设委员会关于修订发布&lt;重庆市建设工程安全文明施 工费计取及使用管理规定&gt;的通知》（渝建管〔2024〕38 号）、《关于在房屋市政项目危险性较大的分部分项工程中全面推行自有工人施工的通知》渝建(2023)22号》、《重庆市建设工程费用定额》（CQFYDE-2018）、《重庆市城乡建设委员会关于适用增值税新税率调整建设工程计价依据的通知》（渝建〔2019143号）的规定进行结算。</w:t>
      </w:r>
    </w:p>
    <w:p w14:paraId="7FF9C2D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rPr>
        <w:t>（3）</w:t>
      </w:r>
      <w:r>
        <w:rPr>
          <w:rFonts w:ascii="宋体" w:hAnsi="宋体" w:cs="宋体"/>
          <w:kern w:val="0"/>
        </w:rPr>
        <w:t>其他项目：</w:t>
      </w:r>
    </w:p>
    <w:p w14:paraId="518F609A">
      <w:pPr>
        <w:widowControl/>
        <w:adjustRightInd w:val="0"/>
        <w:snapToGrid w:val="0"/>
        <w:spacing w:after="163" w:afterLines="50" w:line="360" w:lineRule="auto"/>
        <w:ind w:firstLine="420" w:firstLineChars="200"/>
        <w:rPr>
          <w:rFonts w:ascii="宋体" w:hAnsi="宋体" w:cs="宋体"/>
          <w:kern w:val="0"/>
          <w:u w:val="single"/>
        </w:rPr>
      </w:pPr>
      <w:r>
        <w:rPr>
          <w:rFonts w:ascii="宋体" w:hAnsi="宋体" w:cs="宋体"/>
          <w:kern w:val="0"/>
        </w:rPr>
        <w:t>①材料（工程设备）暂估价：</w:t>
      </w:r>
      <w:r>
        <w:rPr>
          <w:rFonts w:ascii="宋体" w:hAnsi="宋体" w:cs="宋体"/>
          <w:kern w:val="0"/>
          <w:u w:val="single"/>
        </w:rPr>
        <w:t xml:space="preserve">按照第 </w:t>
      </w:r>
      <w:r>
        <w:fldChar w:fldCharType="begin"/>
      </w:r>
      <w:r>
        <w:instrText xml:space="preserve"> HYPERLINK "file:///F:\\学生宿舍三期\\EPC招标\\14.1.3.1" </w:instrText>
      </w:r>
      <w:r>
        <w:fldChar w:fldCharType="separate"/>
      </w:r>
      <w:r>
        <w:rPr>
          <w:rFonts w:ascii="宋体" w:hAnsi="宋体" w:cs="宋体"/>
          <w:kern w:val="0"/>
          <w:u w:val="single"/>
        </w:rPr>
        <w:t>14.1.3.1</w:t>
      </w:r>
      <w:r>
        <w:rPr>
          <w:rFonts w:ascii="宋体" w:hAnsi="宋体" w:cs="宋体"/>
          <w:kern w:val="0"/>
          <w:u w:val="single"/>
        </w:rPr>
        <w:fldChar w:fldCharType="end"/>
      </w:r>
      <w:r>
        <w:rPr>
          <w:rFonts w:ascii="宋体" w:hAnsi="宋体" w:cs="宋体"/>
          <w:kern w:val="0"/>
          <w:u w:val="single"/>
        </w:rPr>
        <w:t xml:space="preserve"> 项〔计量原则〕和第</w:t>
      </w:r>
      <w:r>
        <w:fldChar w:fldCharType="begin"/>
      </w:r>
      <w:r>
        <w:instrText xml:space="preserve"> HYPERLINK "file:///F:\\学生宿舍三期\\EPC招标\\14.1.3.4" </w:instrText>
      </w:r>
      <w:r>
        <w:fldChar w:fldCharType="separate"/>
      </w:r>
      <w:r>
        <w:rPr>
          <w:rFonts w:ascii="宋体" w:hAnsi="宋体" w:cs="宋体"/>
          <w:kern w:val="0"/>
          <w:u w:val="single"/>
        </w:rPr>
        <w:t>14.1.3.4</w:t>
      </w:r>
      <w:r>
        <w:rPr>
          <w:rFonts w:ascii="宋体" w:hAnsi="宋体" w:cs="宋体"/>
          <w:kern w:val="0"/>
          <w:u w:val="single"/>
        </w:rPr>
        <w:fldChar w:fldCharType="end"/>
      </w:r>
      <w:r>
        <w:rPr>
          <w:rFonts w:ascii="宋体" w:hAnsi="宋体" w:cs="宋体"/>
          <w:kern w:val="0"/>
          <w:u w:val="single"/>
        </w:rPr>
        <w:t>项（单价合同的计量）约定及对应定额消耗量确定的数量乘以监理人、跟审单位、发包人根据市场行情认质核价确定的价格进行结算。</w:t>
      </w:r>
    </w:p>
    <w:p w14:paraId="2431480F">
      <w:pPr>
        <w:widowControl/>
        <w:adjustRightInd w:val="0"/>
        <w:snapToGrid w:val="0"/>
        <w:spacing w:after="163" w:afterLines="50" w:line="360" w:lineRule="auto"/>
        <w:ind w:firstLine="420" w:firstLineChars="200"/>
        <w:rPr>
          <w:rFonts w:ascii="宋体" w:hAnsi="宋体" w:cs="宋体"/>
          <w:kern w:val="0"/>
        </w:rPr>
      </w:pPr>
      <w:r>
        <w:rPr>
          <w:rFonts w:ascii="宋体" w:hAnsi="宋体" w:cs="宋体"/>
          <w:kern w:val="0"/>
        </w:rPr>
        <w:t>②专业工程暂估价：</w:t>
      </w:r>
    </w:p>
    <w:p w14:paraId="7F615DCB">
      <w:pPr>
        <w:widowControl/>
        <w:adjustRightInd w:val="0"/>
        <w:snapToGrid w:val="0"/>
        <w:spacing w:after="163" w:afterLines="50" w:line="360" w:lineRule="auto"/>
        <w:ind w:firstLine="420" w:firstLineChars="200"/>
        <w:rPr>
          <w:rFonts w:ascii="宋体" w:hAnsi="宋体" w:cs="宋体"/>
          <w:kern w:val="0"/>
          <w:u w:val="single"/>
        </w:rPr>
      </w:pPr>
      <w:r>
        <w:rPr>
          <w:rFonts w:ascii="宋体" w:hAnsi="宋体" w:cs="宋体"/>
          <w:kern w:val="0"/>
          <w:u w:val="single"/>
        </w:rPr>
        <w:t>1）对于不属于依法必须招标的暂估价项目：按发包人审定的价格进行结算。</w:t>
      </w:r>
    </w:p>
    <w:p w14:paraId="3325D71E">
      <w:pPr>
        <w:widowControl/>
        <w:adjustRightInd w:val="0"/>
        <w:snapToGrid w:val="0"/>
        <w:spacing w:after="163" w:afterLines="50" w:line="360" w:lineRule="auto"/>
        <w:ind w:firstLine="420" w:firstLineChars="200"/>
        <w:rPr>
          <w:rFonts w:ascii="宋体" w:hAnsi="宋体" w:cs="宋体"/>
          <w:kern w:val="0"/>
          <w:u w:val="single"/>
        </w:rPr>
      </w:pPr>
      <w:r>
        <w:rPr>
          <w:rFonts w:ascii="宋体" w:hAnsi="宋体" w:cs="宋体"/>
          <w:kern w:val="0"/>
          <w:u w:val="single"/>
        </w:rPr>
        <w:t>2）对于依法必须招标的暂估价项目：达到招标规模标准的暂估价内容，包括专业工程暂估价和材料设备暂估价均应招标确定</w:t>
      </w:r>
      <w:r>
        <w:rPr>
          <w:rFonts w:hint="eastAsia" w:ascii="宋体" w:hAnsi="宋体" w:cs="宋体"/>
          <w:kern w:val="0"/>
          <w:u w:val="single"/>
        </w:rPr>
        <w:t>，</w:t>
      </w:r>
      <w:r>
        <w:rPr>
          <w:rFonts w:ascii="宋体" w:hAnsi="宋体" w:cs="宋体"/>
          <w:kern w:val="0"/>
          <w:u w:val="single"/>
        </w:rPr>
        <w:t>并按暂估价招标文件约定结算。</w:t>
      </w:r>
    </w:p>
    <w:p w14:paraId="480596A2">
      <w:pPr>
        <w:widowControl/>
        <w:adjustRightInd w:val="0"/>
        <w:snapToGrid w:val="0"/>
        <w:spacing w:after="163" w:afterLines="50" w:line="360" w:lineRule="auto"/>
        <w:ind w:firstLine="420" w:firstLineChars="200"/>
        <w:rPr>
          <w:rFonts w:ascii="宋体" w:hAnsi="宋体" w:cs="宋体"/>
          <w:kern w:val="0"/>
          <w:u w:val="single"/>
        </w:rPr>
      </w:pPr>
      <w:r>
        <w:rPr>
          <w:rFonts w:ascii="宋体" w:hAnsi="宋体" w:cs="宋体"/>
          <w:kern w:val="0"/>
          <w:u w:val="single"/>
        </w:rPr>
        <w:t>3）总承包服务费：由承包人自行测算综合考虑在投标报价中，结算时不再另行计取。</w:t>
      </w:r>
    </w:p>
    <w:p w14:paraId="3DEC7412">
      <w:pPr>
        <w:widowControl/>
        <w:adjustRightInd w:val="0"/>
        <w:snapToGrid w:val="0"/>
        <w:spacing w:after="163" w:afterLines="50" w:line="360" w:lineRule="auto"/>
        <w:ind w:firstLine="420" w:firstLineChars="200"/>
        <w:rPr>
          <w:rFonts w:ascii="宋体" w:hAnsi="宋体" w:cs="宋体"/>
          <w:kern w:val="0"/>
          <w:u w:val="single"/>
        </w:rPr>
      </w:pPr>
      <w:r>
        <w:rPr>
          <w:rFonts w:ascii="宋体" w:hAnsi="宋体" w:cs="宋体"/>
          <w:kern w:val="0"/>
        </w:rPr>
        <w:t>（4）价格调整：</w:t>
      </w:r>
      <w:r>
        <w:rPr>
          <w:rFonts w:ascii="宋体" w:hAnsi="宋体" w:cs="宋体"/>
          <w:kern w:val="0"/>
          <w:u w:val="single"/>
        </w:rPr>
        <w:t>按照第13.8条〔价格调整〕约定执行。</w:t>
      </w:r>
    </w:p>
    <w:p w14:paraId="162F3501">
      <w:pPr>
        <w:widowControl/>
        <w:adjustRightInd w:val="0"/>
        <w:snapToGrid w:val="0"/>
        <w:spacing w:after="163" w:afterLines="50" w:line="360" w:lineRule="auto"/>
        <w:ind w:firstLine="420" w:firstLineChars="200"/>
        <w:rPr>
          <w:rFonts w:ascii="宋体" w:hAnsi="宋体" w:cs="宋体"/>
          <w:kern w:val="0"/>
          <w:u w:val="single"/>
        </w:rPr>
      </w:pPr>
      <w:r>
        <w:rPr>
          <w:rFonts w:ascii="宋体" w:hAnsi="宋体" w:cs="宋体"/>
          <w:kern w:val="0"/>
        </w:rPr>
        <w:t>（5）工程变更、索赔与现场签证：</w:t>
      </w:r>
    </w:p>
    <w:p w14:paraId="44DBDAA7">
      <w:pPr>
        <w:widowControl/>
        <w:adjustRightInd w:val="0"/>
        <w:snapToGrid w:val="0"/>
        <w:spacing w:after="163" w:afterLines="50" w:line="360" w:lineRule="auto"/>
        <w:ind w:firstLine="420" w:firstLineChars="200"/>
        <w:rPr>
          <w:rFonts w:ascii="宋体" w:hAnsi="宋体" w:cs="宋体"/>
          <w:kern w:val="0"/>
        </w:rPr>
      </w:pPr>
      <w:r>
        <w:rPr>
          <w:rFonts w:ascii="宋体" w:hAnsi="宋体" w:cs="宋体"/>
          <w:kern w:val="0"/>
        </w:rPr>
        <w:t xml:space="preserve">1）工程变更：按照第 </w:t>
      </w:r>
      <w:r>
        <w:fldChar w:fldCharType="begin"/>
      </w:r>
      <w:r>
        <w:instrText xml:space="preserve"> HYPERLINK "file:///F:\\学生宿舍三期\\EPC招标\\13.3.3.1" </w:instrText>
      </w:r>
      <w:r>
        <w:fldChar w:fldCharType="separate"/>
      </w:r>
      <w:r>
        <w:rPr>
          <w:rFonts w:ascii="宋体" w:hAnsi="宋体" w:cs="宋体"/>
          <w:kern w:val="0"/>
        </w:rPr>
        <w:t>13.3.3.1</w:t>
      </w:r>
      <w:r>
        <w:rPr>
          <w:rFonts w:ascii="宋体" w:hAnsi="宋体" w:cs="宋体"/>
          <w:kern w:val="0"/>
        </w:rPr>
        <w:fldChar w:fldCharType="end"/>
      </w:r>
      <w:r>
        <w:rPr>
          <w:rFonts w:ascii="宋体" w:hAnsi="宋体" w:cs="宋体"/>
          <w:kern w:val="0"/>
        </w:rPr>
        <w:t xml:space="preserve"> 项〔变更估价原则〕约定确定为总价包干的，按审定包干总价计入结算；其余项目按照有效的竣工结算资料、第</w:t>
      </w:r>
      <w:r>
        <w:fldChar w:fldCharType="begin"/>
      </w:r>
      <w:r>
        <w:instrText xml:space="preserve"> HYPERLINK "file:///F:\\学生宿舍三期\\EPC招标\\14.1.3.1" </w:instrText>
      </w:r>
      <w:r>
        <w:fldChar w:fldCharType="separate"/>
      </w:r>
      <w:r>
        <w:rPr>
          <w:rFonts w:ascii="宋体" w:hAnsi="宋体" w:cs="宋体"/>
          <w:kern w:val="0"/>
        </w:rPr>
        <w:t>14.1.3.1</w:t>
      </w:r>
      <w:r>
        <w:rPr>
          <w:rFonts w:ascii="宋体" w:hAnsi="宋体" w:cs="宋体"/>
          <w:kern w:val="0"/>
        </w:rPr>
        <w:fldChar w:fldCharType="end"/>
      </w:r>
      <w:r>
        <w:rPr>
          <w:rFonts w:ascii="宋体" w:hAnsi="宋体" w:cs="宋体"/>
          <w:kern w:val="0"/>
        </w:rPr>
        <w:t>项〔计量原则〕和第</w:t>
      </w:r>
      <w:r>
        <w:fldChar w:fldCharType="begin"/>
      </w:r>
      <w:r>
        <w:instrText xml:space="preserve"> HYPERLINK "file:///F:\\学生宿舍三期\\EPC招标\\14.1.3.4" </w:instrText>
      </w:r>
      <w:r>
        <w:fldChar w:fldCharType="separate"/>
      </w:r>
      <w:r>
        <w:rPr>
          <w:rFonts w:ascii="宋体" w:hAnsi="宋体" w:cs="宋体"/>
          <w:kern w:val="0"/>
        </w:rPr>
        <w:t>14.1.3.4</w:t>
      </w:r>
      <w:r>
        <w:rPr>
          <w:rFonts w:ascii="宋体" w:hAnsi="宋体" w:cs="宋体"/>
          <w:kern w:val="0"/>
        </w:rPr>
        <w:fldChar w:fldCharType="end"/>
      </w:r>
      <w:r>
        <w:rPr>
          <w:rFonts w:ascii="宋体" w:hAnsi="宋体" w:cs="宋体"/>
          <w:kern w:val="0"/>
        </w:rPr>
        <w:t xml:space="preserve"> 项〔单价合同的计量〕约定确定的工程量乘以相应的按照第</w:t>
      </w:r>
      <w:r>
        <w:fldChar w:fldCharType="begin"/>
      </w:r>
      <w:r>
        <w:instrText xml:space="preserve"> HYPERLINK "file:///F:\\学生宿舍三期\\EPC招标\\13.3.3.1" </w:instrText>
      </w:r>
      <w:r>
        <w:fldChar w:fldCharType="separate"/>
      </w:r>
      <w:r>
        <w:rPr>
          <w:rFonts w:ascii="宋体" w:hAnsi="宋体" w:cs="宋体"/>
          <w:kern w:val="0"/>
        </w:rPr>
        <w:t>13.3.3.1</w:t>
      </w:r>
      <w:r>
        <w:rPr>
          <w:rFonts w:ascii="宋体" w:hAnsi="宋体" w:cs="宋体"/>
          <w:kern w:val="0"/>
        </w:rPr>
        <w:fldChar w:fldCharType="end"/>
      </w:r>
      <w:r>
        <w:rPr>
          <w:rFonts w:ascii="宋体" w:hAnsi="宋体" w:cs="宋体"/>
          <w:kern w:val="0"/>
        </w:rPr>
        <w:t>项〔变更估价原则〕约定确定综合单价来确 定该部分结算价。</w:t>
      </w:r>
    </w:p>
    <w:p w14:paraId="66BDA357">
      <w:pPr>
        <w:widowControl/>
        <w:adjustRightInd w:val="0"/>
        <w:snapToGrid w:val="0"/>
        <w:spacing w:after="163" w:afterLines="50" w:line="360" w:lineRule="auto"/>
        <w:ind w:firstLine="420" w:firstLineChars="200"/>
        <w:rPr>
          <w:rFonts w:ascii="宋体" w:hAnsi="宋体" w:cs="宋体"/>
          <w:kern w:val="0"/>
        </w:rPr>
      </w:pPr>
      <w:r>
        <w:rPr>
          <w:rFonts w:ascii="宋体" w:hAnsi="宋体" w:cs="宋体"/>
          <w:kern w:val="0"/>
        </w:rPr>
        <w:t xml:space="preserve">2）索赔：按照第 </w:t>
      </w:r>
      <w:r>
        <w:fldChar w:fldCharType="begin"/>
      </w:r>
      <w:r>
        <w:instrText xml:space="preserve"> HYPERLINK "file:///F:\\学生宿舍三期\\EPC招标\\13.3.3.1" </w:instrText>
      </w:r>
      <w:r>
        <w:fldChar w:fldCharType="separate"/>
      </w:r>
      <w:r>
        <w:rPr>
          <w:rFonts w:ascii="宋体" w:hAnsi="宋体" w:cs="宋体"/>
          <w:kern w:val="0"/>
        </w:rPr>
        <w:t>13.3.3.1</w:t>
      </w:r>
      <w:r>
        <w:rPr>
          <w:rFonts w:ascii="宋体" w:hAnsi="宋体" w:cs="宋体"/>
          <w:kern w:val="0"/>
        </w:rPr>
        <w:fldChar w:fldCharType="end"/>
      </w:r>
      <w:r>
        <w:rPr>
          <w:rFonts w:ascii="宋体" w:hAnsi="宋体" w:cs="宋体"/>
          <w:kern w:val="0"/>
        </w:rPr>
        <w:t xml:space="preserve"> 项〔变更估价原则〕和第14.5.3项〔竣工结算原则〕约定执行。</w:t>
      </w:r>
    </w:p>
    <w:p w14:paraId="33F586D5">
      <w:pPr>
        <w:widowControl/>
        <w:adjustRightInd w:val="0"/>
        <w:snapToGrid w:val="0"/>
        <w:spacing w:after="163" w:afterLines="50" w:line="360" w:lineRule="auto"/>
        <w:ind w:firstLine="420" w:firstLineChars="200"/>
        <w:rPr>
          <w:rFonts w:ascii="宋体" w:hAnsi="宋体" w:cs="宋体"/>
          <w:kern w:val="0"/>
        </w:rPr>
      </w:pPr>
      <w:r>
        <w:rPr>
          <w:rFonts w:ascii="宋体" w:hAnsi="宋体" w:cs="宋体"/>
          <w:kern w:val="0"/>
        </w:rPr>
        <w:t xml:space="preserve">3）现场签证：按照第 </w:t>
      </w:r>
      <w:r>
        <w:fldChar w:fldCharType="begin"/>
      </w:r>
      <w:r>
        <w:instrText xml:space="preserve"> HYPERLINK "file:///F:\\学生宿舍三期\\EPC招标\\13.3.3.1" </w:instrText>
      </w:r>
      <w:r>
        <w:fldChar w:fldCharType="separate"/>
      </w:r>
      <w:r>
        <w:rPr>
          <w:rFonts w:ascii="宋体" w:hAnsi="宋体" w:cs="宋体"/>
          <w:kern w:val="0"/>
        </w:rPr>
        <w:t>13.3.3.1</w:t>
      </w:r>
      <w:r>
        <w:rPr>
          <w:rFonts w:ascii="宋体" w:hAnsi="宋体" w:cs="宋体"/>
          <w:kern w:val="0"/>
        </w:rPr>
        <w:fldChar w:fldCharType="end"/>
      </w:r>
      <w:r>
        <w:rPr>
          <w:rFonts w:ascii="宋体" w:hAnsi="宋体" w:cs="宋体"/>
          <w:kern w:val="0"/>
        </w:rPr>
        <w:t xml:space="preserve"> 项〔变更估价原则〕和第 14.5.3 项〔竣工结算原则〕约定执行。</w:t>
      </w:r>
    </w:p>
    <w:p w14:paraId="012FA809">
      <w:pPr>
        <w:widowControl/>
        <w:adjustRightInd w:val="0"/>
        <w:snapToGrid w:val="0"/>
        <w:spacing w:after="163" w:afterLines="50" w:line="360" w:lineRule="auto"/>
        <w:ind w:firstLine="420" w:firstLineChars="200"/>
        <w:rPr>
          <w:rFonts w:ascii="宋体" w:hAnsi="宋体" w:cs="宋体"/>
          <w:kern w:val="0"/>
          <w:u w:val="single"/>
        </w:rPr>
      </w:pPr>
      <w:r>
        <w:rPr>
          <w:rFonts w:ascii="宋体" w:hAnsi="宋体" w:cs="宋体"/>
          <w:kern w:val="0"/>
        </w:rPr>
        <w:t>（6）奖励、罚金、违约金及其他费用：</w:t>
      </w:r>
      <w:r>
        <w:rPr>
          <w:rFonts w:ascii="宋体" w:hAnsi="宋体" w:cs="宋体"/>
          <w:kern w:val="0"/>
          <w:u w:val="single"/>
        </w:rPr>
        <w:t>按实进行结算。</w:t>
      </w:r>
    </w:p>
    <w:p w14:paraId="15141360">
      <w:pPr>
        <w:widowControl/>
        <w:adjustRightInd w:val="0"/>
        <w:snapToGrid w:val="0"/>
        <w:spacing w:after="163" w:afterLines="50" w:line="360" w:lineRule="auto"/>
        <w:ind w:firstLine="420" w:firstLineChars="200"/>
        <w:rPr>
          <w:rFonts w:ascii="宋体" w:hAnsi="宋体" w:cs="宋体"/>
          <w:kern w:val="0"/>
          <w:u w:val="single"/>
        </w:rPr>
      </w:pPr>
      <w:r>
        <w:rPr>
          <w:rFonts w:ascii="宋体" w:hAnsi="宋体" w:cs="宋体"/>
          <w:kern w:val="0"/>
        </w:rPr>
        <w:t>（7）规费：已标价工程量清单中规费费用按《重庆市建设工程费用定额》（CQFYDE-2018）执行。</w:t>
      </w:r>
    </w:p>
    <w:p w14:paraId="75A46B7C">
      <w:pPr>
        <w:widowControl/>
        <w:adjustRightInd w:val="0"/>
        <w:snapToGrid w:val="0"/>
        <w:spacing w:after="163" w:afterLines="50" w:line="360" w:lineRule="auto"/>
        <w:ind w:firstLine="420" w:firstLineChars="200"/>
        <w:rPr>
          <w:rFonts w:ascii="宋体" w:hAnsi="宋体" w:cs="宋体"/>
          <w:kern w:val="0"/>
          <w:u w:val="single"/>
        </w:rPr>
      </w:pPr>
      <w:r>
        <w:rPr>
          <w:rFonts w:ascii="宋体" w:hAnsi="宋体" w:cs="宋体"/>
          <w:kern w:val="0"/>
          <w:u w:val="single"/>
        </w:rPr>
        <w:t>（8）税金：包含增值税、城市维护建设税、教育费附加、地方教育附加以及环境保护税。其中增值税、附加税按《重庆市建设工程费用定额》（CQFYDE-2018）、《重庆市城乡建设委员会关于适用增值税新税率调整建设工程计价依据的通知》（渝建〔2019〕143 号）规定及配套文件执行，环境保护税按实结算。</w:t>
      </w:r>
    </w:p>
    <w:p w14:paraId="75C1AF82">
      <w:pPr>
        <w:widowControl/>
        <w:adjustRightInd w:val="0"/>
        <w:snapToGrid w:val="0"/>
        <w:spacing w:after="163" w:afterLines="50" w:line="360" w:lineRule="auto"/>
        <w:ind w:firstLine="420" w:firstLineChars="200"/>
        <w:rPr>
          <w:rFonts w:ascii="宋体" w:hAnsi="宋体" w:cs="宋体"/>
          <w:kern w:val="0"/>
          <w:u w:val="single"/>
        </w:rPr>
      </w:pPr>
      <w:r>
        <w:rPr>
          <w:rFonts w:ascii="宋体" w:hAnsi="宋体" w:cs="宋体"/>
          <w:kern w:val="0"/>
          <w:u w:val="single"/>
        </w:rPr>
        <w:t>（9）其他约定</w:t>
      </w:r>
    </w:p>
    <w:p w14:paraId="108B1FAB">
      <w:pPr>
        <w:widowControl/>
        <w:adjustRightInd w:val="0"/>
        <w:snapToGrid w:val="0"/>
        <w:spacing w:after="163" w:afterLines="50" w:line="360" w:lineRule="auto"/>
        <w:ind w:firstLine="420" w:firstLineChars="200"/>
        <w:rPr>
          <w:rFonts w:ascii="宋体" w:hAnsi="宋体" w:cs="宋体"/>
          <w:kern w:val="0"/>
          <w:u w:val="single"/>
        </w:rPr>
      </w:pPr>
      <w:r>
        <w:rPr>
          <w:rFonts w:ascii="宋体" w:hAnsi="宋体" w:cs="宋体"/>
          <w:kern w:val="0"/>
          <w:u w:val="single"/>
        </w:rPr>
        <w:t>1）场内各不可利用方需外运，实际工程量按实收方。</w:t>
      </w:r>
    </w:p>
    <w:p w14:paraId="4ED90253">
      <w:pPr>
        <w:widowControl/>
        <w:adjustRightInd w:val="0"/>
        <w:snapToGrid w:val="0"/>
        <w:spacing w:after="163" w:afterLines="50" w:line="360" w:lineRule="auto"/>
        <w:ind w:firstLine="420" w:firstLineChars="200"/>
        <w:rPr>
          <w:rFonts w:ascii="宋体" w:hAnsi="宋体" w:cs="宋体"/>
          <w:kern w:val="0"/>
          <w:u w:val="single"/>
        </w:rPr>
      </w:pPr>
      <w:r>
        <w:rPr>
          <w:rFonts w:ascii="宋体" w:hAnsi="宋体" w:cs="宋体"/>
          <w:kern w:val="0"/>
          <w:u w:val="single"/>
        </w:rPr>
        <w:t>承包单位需提供以下手续，否则运距和弃土费用都不能纳入结算：1.城管局出具的运输渣车线路审批手续；2.总包单位或分包单位与弃土接纳场签订的书面协议，以及进场小票、打卡记录、渣费收取正规发票、转账凭证；3.接纳场开具的书面证明或承诺，书面证明必须阐述本项目余土全部运输至接纳场；4.弃土渣场运输照片，起点和终点的照片，并且为同一车辆。</w:t>
      </w:r>
    </w:p>
    <w:p w14:paraId="3829CD7D">
      <w:pPr>
        <w:widowControl/>
        <w:adjustRightInd w:val="0"/>
        <w:snapToGrid w:val="0"/>
        <w:spacing w:after="163" w:afterLines="50" w:line="360" w:lineRule="auto"/>
        <w:ind w:firstLine="420" w:firstLineChars="200"/>
        <w:rPr>
          <w:rFonts w:ascii="宋体" w:hAnsi="宋体" w:cs="宋体"/>
          <w:kern w:val="0"/>
          <w:u w:val="single"/>
        </w:rPr>
      </w:pPr>
      <w:r>
        <w:rPr>
          <w:rFonts w:ascii="宋体" w:hAnsi="宋体" w:cs="宋体"/>
          <w:kern w:val="0"/>
          <w:u w:val="single"/>
        </w:rPr>
        <w:t>2）绿化工程相关约定</w:t>
      </w:r>
    </w:p>
    <w:p w14:paraId="32214C42">
      <w:pPr>
        <w:widowControl/>
        <w:adjustRightInd w:val="0"/>
        <w:snapToGrid w:val="0"/>
        <w:spacing w:after="163" w:afterLines="50" w:line="360" w:lineRule="auto"/>
        <w:ind w:firstLine="420" w:firstLineChars="200"/>
        <w:rPr>
          <w:rFonts w:ascii="宋体" w:hAnsi="宋体" w:cs="宋体"/>
          <w:kern w:val="0"/>
          <w:u w:val="single"/>
        </w:rPr>
      </w:pPr>
      <w:r>
        <w:rPr>
          <w:rFonts w:ascii="宋体" w:hAnsi="宋体" w:cs="宋体"/>
          <w:kern w:val="0"/>
          <w:u w:val="single"/>
        </w:rPr>
        <w:t>a.乔木规格认定：竣工验收时，凡乔木规格偏差率在合同约定数值±5%（含 5%）以内的视为合格，偏差率在-5%至-10%（含-10%）之间，按合同苗木单价的</w:t>
      </w:r>
      <w:r>
        <w:rPr>
          <w:rFonts w:hint="eastAsia" w:ascii="宋体" w:hAnsi="宋体" w:cs="宋体"/>
          <w:kern w:val="0"/>
          <w:u w:val="single"/>
        </w:rPr>
        <w:t>85</w:t>
      </w:r>
      <w:r>
        <w:rPr>
          <w:rFonts w:ascii="宋体" w:hAnsi="宋体" w:cs="宋体"/>
          <w:kern w:val="0"/>
          <w:u w:val="single"/>
        </w:rPr>
        <w:t>%结算（若为新增苗木，则按发包人核定综合包干单价的</w:t>
      </w:r>
      <w:r>
        <w:rPr>
          <w:rFonts w:hint="eastAsia" w:ascii="宋体" w:hAnsi="宋体" w:cs="宋体"/>
          <w:kern w:val="0"/>
          <w:u w:val="single"/>
        </w:rPr>
        <w:t>85</w:t>
      </w:r>
      <w:r>
        <w:rPr>
          <w:rFonts w:ascii="宋体" w:hAnsi="宋体" w:cs="宋体"/>
          <w:kern w:val="0"/>
          <w:u w:val="single"/>
        </w:rPr>
        <w:t>%结算），负偏差率超出10%以上的苗木则不予结算。</w:t>
      </w:r>
    </w:p>
    <w:p w14:paraId="34353536">
      <w:pPr>
        <w:widowControl/>
        <w:adjustRightInd w:val="0"/>
        <w:snapToGrid w:val="0"/>
        <w:spacing w:after="163" w:afterLines="50" w:line="360" w:lineRule="auto"/>
        <w:ind w:firstLine="420" w:firstLineChars="200"/>
        <w:rPr>
          <w:rFonts w:ascii="宋体" w:hAnsi="宋体" w:cs="宋体"/>
          <w:kern w:val="0"/>
          <w:u w:val="single"/>
        </w:rPr>
      </w:pPr>
      <w:r>
        <w:rPr>
          <w:rFonts w:ascii="宋体" w:hAnsi="宋体" w:cs="宋体"/>
          <w:kern w:val="0"/>
          <w:u w:val="single"/>
        </w:rPr>
        <w:t>b.灌木规格认定：苗木高度应达到合同约定标准，栽植密度应最少满足合同约定数，且竣工验收时达到密闭土壤效果。</w:t>
      </w:r>
    </w:p>
    <w:p w14:paraId="0E0DA66D">
      <w:pPr>
        <w:widowControl/>
        <w:adjustRightInd w:val="0"/>
        <w:snapToGrid w:val="0"/>
        <w:spacing w:after="163" w:afterLines="50" w:line="360" w:lineRule="auto"/>
        <w:ind w:firstLine="420" w:firstLineChars="200"/>
        <w:rPr>
          <w:rFonts w:ascii="宋体" w:hAnsi="宋体" w:cs="宋体"/>
          <w:kern w:val="0"/>
          <w:u w:val="single"/>
        </w:rPr>
      </w:pPr>
      <w:r>
        <w:rPr>
          <w:rFonts w:ascii="宋体" w:hAnsi="宋体" w:cs="宋体"/>
          <w:kern w:val="0"/>
          <w:u w:val="single"/>
        </w:rPr>
        <w:t>c.绿化工程养护期为</w:t>
      </w:r>
      <w:ins w:id="157" w:author="龚龚龚" w:date="2025-04-18T10:49:55Z">
        <w:r>
          <w:rPr>
            <w:rFonts w:hint="default" w:ascii="宋体" w:hAnsi="宋体" w:cs="宋体"/>
            <w:kern w:val="0"/>
            <w:u w:val="single"/>
            <w:lang w:val="en-US" w:eastAsia="zh-CN"/>
            <w:rPrChange w:id="158" w:author="点点" w:date="2025-04-24T15:31:32Z">
              <w:rPr>
                <w:rFonts w:hint="eastAsia" w:ascii="宋体" w:hAnsi="宋体" w:cs="宋体"/>
                <w:kern w:val="0"/>
                <w:u w:val="single"/>
                <w:lang w:val="en-US" w:eastAsia="zh-CN"/>
              </w:rPr>
            </w:rPrChange>
          </w:rPr>
          <w:t>24</w:t>
        </w:r>
      </w:ins>
      <w:r>
        <w:rPr>
          <w:rFonts w:ascii="宋体" w:hAnsi="宋体" w:cs="宋体"/>
          <w:kern w:val="0"/>
          <w:u w:val="single"/>
        </w:rPr>
        <w:t>个月（从工程验收合格的次日开始计算），并配合发包人办理绿化工程移交。在养护期内承包人应负责苗木的维护及修整，如有坏死的苗木必须重新更换栽种（重新更换的苗木须满足设计要求），保证苗木成活率达到 100%。</w:t>
      </w:r>
    </w:p>
    <w:p w14:paraId="32452D60">
      <w:pPr>
        <w:widowControl/>
        <w:adjustRightInd w:val="0"/>
        <w:snapToGrid w:val="0"/>
        <w:spacing w:after="163" w:afterLines="50" w:line="360" w:lineRule="auto"/>
        <w:ind w:firstLine="420" w:firstLineChars="200"/>
        <w:rPr>
          <w:rFonts w:ascii="宋体" w:hAnsi="宋体" w:cs="宋体"/>
          <w:kern w:val="0"/>
          <w:u w:val="single"/>
        </w:rPr>
      </w:pPr>
      <w:r>
        <w:rPr>
          <w:rFonts w:ascii="宋体" w:hAnsi="宋体" w:cs="宋体"/>
          <w:kern w:val="0"/>
          <w:u w:val="single"/>
        </w:rPr>
        <w:t>d.根据现场实际情况,该项目土方如需外运，由施工单位自行寻找合法渣场，另种植土暂以现场实际收方为准。</w:t>
      </w:r>
    </w:p>
    <w:p w14:paraId="4D8BF9B9">
      <w:pPr>
        <w:widowControl/>
        <w:adjustRightInd w:val="0"/>
        <w:snapToGrid w:val="0"/>
        <w:spacing w:after="163" w:afterLines="50" w:line="360" w:lineRule="auto"/>
        <w:ind w:firstLine="420" w:firstLineChars="200"/>
        <w:rPr>
          <w:rFonts w:ascii="宋体" w:hAnsi="宋体" w:cs="宋体"/>
          <w:kern w:val="0"/>
          <w:u w:val="single"/>
        </w:rPr>
      </w:pPr>
      <w:r>
        <w:rPr>
          <w:rFonts w:ascii="宋体" w:hAnsi="宋体" w:cs="宋体"/>
          <w:kern w:val="0"/>
          <w:u w:val="single"/>
        </w:rPr>
        <w:t>3）发包人供应材料和设备（不含安装的甲供材）结算量及超供与欠供的办理在上述（1）至（8）条办理完成后，再按以下原则办理。</w:t>
      </w:r>
    </w:p>
    <w:p w14:paraId="71652EF4">
      <w:pPr>
        <w:widowControl/>
        <w:adjustRightInd w:val="0"/>
        <w:snapToGrid w:val="0"/>
        <w:spacing w:after="163" w:afterLines="50" w:line="360" w:lineRule="auto"/>
        <w:ind w:firstLine="420" w:firstLineChars="200"/>
        <w:rPr>
          <w:rFonts w:ascii="宋体" w:hAnsi="宋体" w:cs="宋体"/>
          <w:kern w:val="0"/>
          <w:u w:val="single"/>
        </w:rPr>
      </w:pPr>
      <w:r>
        <w:rPr>
          <w:rFonts w:ascii="宋体" w:hAnsi="宋体" w:cs="宋体"/>
          <w:kern w:val="0"/>
          <w:u w:val="single"/>
        </w:rPr>
        <w:t>a.发包人供应材料和设备结算量的确定</w:t>
      </w:r>
    </w:p>
    <w:p w14:paraId="72290A79">
      <w:pPr>
        <w:widowControl/>
        <w:adjustRightInd w:val="0"/>
        <w:snapToGrid w:val="0"/>
        <w:spacing w:after="163" w:afterLines="50" w:line="360" w:lineRule="auto"/>
        <w:ind w:firstLine="420" w:firstLineChars="200"/>
        <w:rPr>
          <w:rFonts w:ascii="宋体" w:hAnsi="宋体" w:cs="宋体"/>
          <w:kern w:val="0"/>
          <w:u w:val="single"/>
        </w:rPr>
      </w:pPr>
      <w:r>
        <w:rPr>
          <w:rFonts w:ascii="宋体" w:hAnsi="宋体" w:cs="宋体"/>
          <w:kern w:val="0"/>
          <w:u w:val="single"/>
        </w:rPr>
        <w:t>承包人和发包人均按照第</w:t>
      </w:r>
      <w:r>
        <w:fldChar w:fldCharType="begin"/>
      </w:r>
      <w:r>
        <w:instrText xml:space="preserve"> HYPERLINK "file:///F:\\学生宿舍三期\\EPC招标\\14.1.3.1" </w:instrText>
      </w:r>
      <w:r>
        <w:fldChar w:fldCharType="separate"/>
      </w:r>
      <w:r>
        <w:rPr>
          <w:rFonts w:ascii="宋体" w:hAnsi="宋体" w:cs="宋体"/>
          <w:kern w:val="0"/>
          <w:u w:val="single"/>
        </w:rPr>
        <w:t>14.1.3.1</w:t>
      </w:r>
      <w:r>
        <w:rPr>
          <w:rFonts w:ascii="宋体" w:hAnsi="宋体" w:cs="宋体"/>
          <w:kern w:val="0"/>
          <w:u w:val="single"/>
        </w:rPr>
        <w:fldChar w:fldCharType="end"/>
      </w:r>
      <w:r>
        <w:rPr>
          <w:rFonts w:ascii="宋体" w:hAnsi="宋体" w:cs="宋体"/>
          <w:kern w:val="0"/>
          <w:u w:val="single"/>
        </w:rPr>
        <w:t>项〔计量原则〕和第</w:t>
      </w:r>
      <w:r>
        <w:fldChar w:fldCharType="begin"/>
      </w:r>
      <w:r>
        <w:instrText xml:space="preserve"> HYPERLINK "file:///F:\\学生宿舍三期\\EPC招标\\14.1.3.4" </w:instrText>
      </w:r>
      <w:r>
        <w:fldChar w:fldCharType="separate"/>
      </w:r>
      <w:r>
        <w:rPr>
          <w:rFonts w:ascii="宋体" w:hAnsi="宋体" w:cs="宋体"/>
          <w:kern w:val="0"/>
          <w:u w:val="single"/>
        </w:rPr>
        <w:t>14.1.3.4</w:t>
      </w:r>
      <w:r>
        <w:rPr>
          <w:rFonts w:ascii="宋体" w:hAnsi="宋体" w:cs="宋体"/>
          <w:kern w:val="0"/>
          <w:u w:val="single"/>
        </w:rPr>
        <w:fldChar w:fldCharType="end"/>
      </w:r>
      <w:r>
        <w:rPr>
          <w:rFonts w:ascii="宋体" w:hAnsi="宋体" w:cs="宋体"/>
          <w:kern w:val="0"/>
          <w:u w:val="single"/>
        </w:rPr>
        <w:t>项（固定单价合同的计量）约定确定的工程量及定额规定的消耗量计算发包人供应材料和设备的结算量，并由承包人列出其数量、规格、品种的汇总表纳入工程结算书内报发包人审核。</w:t>
      </w:r>
    </w:p>
    <w:p w14:paraId="30ACAA03">
      <w:pPr>
        <w:widowControl/>
        <w:adjustRightInd w:val="0"/>
        <w:snapToGrid w:val="0"/>
        <w:spacing w:after="163" w:afterLines="50" w:line="360" w:lineRule="auto"/>
        <w:ind w:firstLine="420" w:firstLineChars="200"/>
        <w:rPr>
          <w:rFonts w:ascii="宋体" w:hAnsi="宋体" w:cs="宋体"/>
          <w:kern w:val="0"/>
          <w:u w:val="single"/>
        </w:rPr>
      </w:pPr>
      <w:r>
        <w:rPr>
          <w:rFonts w:ascii="宋体" w:hAnsi="宋体" w:cs="宋体"/>
          <w:kern w:val="0"/>
          <w:u w:val="single"/>
        </w:rPr>
        <w:t>b.发包人供应材料和设备的超供</w:t>
      </w:r>
    </w:p>
    <w:p w14:paraId="5493D3AC">
      <w:pPr>
        <w:widowControl/>
        <w:adjustRightInd w:val="0"/>
        <w:snapToGrid w:val="0"/>
        <w:spacing w:after="163" w:afterLines="50" w:line="360" w:lineRule="auto"/>
        <w:ind w:firstLine="420" w:firstLineChars="200"/>
        <w:rPr>
          <w:rFonts w:ascii="宋体" w:hAnsi="宋体" w:cs="宋体"/>
          <w:kern w:val="0"/>
          <w:u w:val="single"/>
        </w:rPr>
      </w:pPr>
      <w:r>
        <w:rPr>
          <w:rFonts w:ascii="宋体" w:hAnsi="宋体" w:cs="宋体"/>
          <w:kern w:val="0"/>
          <w:u w:val="single"/>
        </w:rPr>
        <w:t>按发包人供应材料和设备实际供应量超出工程结算时确定的品种、规格及数量时，即为超供；超供量=实际供应量-结算量。</w:t>
      </w:r>
    </w:p>
    <w:p w14:paraId="1B65DD40">
      <w:pPr>
        <w:widowControl/>
        <w:adjustRightInd w:val="0"/>
        <w:snapToGrid w:val="0"/>
        <w:spacing w:after="163" w:afterLines="50" w:line="360" w:lineRule="auto"/>
        <w:ind w:firstLine="420" w:firstLineChars="200"/>
        <w:rPr>
          <w:rFonts w:ascii="宋体" w:hAnsi="宋体" w:cs="宋体"/>
          <w:kern w:val="0"/>
          <w:u w:val="single"/>
        </w:rPr>
      </w:pPr>
      <w:r>
        <w:rPr>
          <w:rFonts w:ascii="宋体" w:hAnsi="宋体" w:cs="宋体"/>
          <w:kern w:val="0"/>
          <w:u w:val="single"/>
        </w:rPr>
        <w:t>超供部份价款=采购该材料加权平均含税单价*（1+发包人采购管理费）*超供量</w:t>
      </w:r>
      <w:r>
        <w:rPr>
          <w:rFonts w:hint="eastAsia" w:ascii="宋体" w:hAnsi="宋体" w:cs="宋体"/>
          <w:kern w:val="0"/>
          <w:u w:val="single"/>
        </w:rPr>
        <w:t>,</w:t>
      </w:r>
      <w:r>
        <w:rPr>
          <w:rFonts w:ascii="宋体" w:hAnsi="宋体" w:cs="宋体"/>
          <w:kern w:val="0"/>
          <w:u w:val="single"/>
        </w:rPr>
        <w:t>其中：</w:t>
      </w:r>
    </w:p>
    <w:p w14:paraId="7E006563">
      <w:pPr>
        <w:widowControl/>
        <w:adjustRightInd w:val="0"/>
        <w:snapToGrid w:val="0"/>
        <w:spacing w:after="163" w:afterLines="50" w:line="360" w:lineRule="auto"/>
        <w:ind w:firstLine="420" w:firstLineChars="200"/>
        <w:rPr>
          <w:rFonts w:ascii="宋体" w:hAnsi="宋体" w:cs="宋体"/>
          <w:kern w:val="0"/>
          <w:u w:val="single"/>
        </w:rPr>
      </w:pPr>
      <w:r>
        <w:rPr>
          <w:rFonts w:ascii="宋体" w:hAnsi="宋体" w:cs="宋体"/>
          <w:kern w:val="0"/>
          <w:u w:val="single"/>
        </w:rPr>
        <w:t>超供量≤结算量*5%的，针对全部超供量加收5%的发包人采购管理费；</w:t>
      </w:r>
    </w:p>
    <w:p w14:paraId="1B1E77D8">
      <w:pPr>
        <w:widowControl/>
        <w:adjustRightInd w:val="0"/>
        <w:snapToGrid w:val="0"/>
        <w:spacing w:after="163" w:afterLines="50" w:line="360" w:lineRule="auto"/>
        <w:ind w:firstLine="420" w:firstLineChars="200"/>
        <w:rPr>
          <w:rFonts w:ascii="宋体" w:hAnsi="宋体" w:cs="宋体"/>
          <w:kern w:val="0"/>
          <w:u w:val="single"/>
        </w:rPr>
      </w:pPr>
      <w:r>
        <w:rPr>
          <w:rFonts w:ascii="宋体" w:hAnsi="宋体" w:cs="宋体"/>
          <w:kern w:val="0"/>
          <w:u w:val="single"/>
        </w:rPr>
        <w:t>结算量*5%＜超供量≤结算量*10%的，针对全部超供量加收20%的发包人采购管理费；</w:t>
      </w:r>
    </w:p>
    <w:p w14:paraId="665A19D1">
      <w:pPr>
        <w:widowControl/>
        <w:adjustRightInd w:val="0"/>
        <w:snapToGrid w:val="0"/>
        <w:spacing w:after="163" w:afterLines="50" w:line="360" w:lineRule="auto"/>
        <w:ind w:firstLine="420" w:firstLineChars="200"/>
        <w:rPr>
          <w:rFonts w:ascii="宋体" w:hAnsi="宋体" w:cs="宋体"/>
          <w:kern w:val="0"/>
          <w:u w:val="single"/>
        </w:rPr>
      </w:pPr>
      <w:r>
        <w:rPr>
          <w:rFonts w:ascii="宋体" w:hAnsi="宋体" w:cs="宋体"/>
          <w:kern w:val="0"/>
          <w:u w:val="single"/>
        </w:rPr>
        <w:t>结算量*10%＜超供量≤结算量*30%的，针对全部超供量加收30%的发包人采购管理费；</w:t>
      </w:r>
    </w:p>
    <w:p w14:paraId="15236077">
      <w:pPr>
        <w:widowControl/>
        <w:adjustRightInd w:val="0"/>
        <w:snapToGrid w:val="0"/>
        <w:spacing w:after="163" w:afterLines="50" w:line="360" w:lineRule="auto"/>
        <w:ind w:firstLine="420" w:firstLineChars="200"/>
        <w:rPr>
          <w:rFonts w:ascii="宋体" w:hAnsi="宋体" w:cs="宋体"/>
          <w:kern w:val="0"/>
          <w:u w:val="single"/>
        </w:rPr>
      </w:pPr>
      <w:r>
        <w:rPr>
          <w:rFonts w:ascii="宋体" w:hAnsi="宋体" w:cs="宋体"/>
          <w:kern w:val="0"/>
          <w:u w:val="single"/>
        </w:rPr>
        <w:t>结算量*30%＜超供量的，针对全部超供量加收 50%的发包人采购管理费；</w:t>
      </w:r>
    </w:p>
    <w:p w14:paraId="3007239B">
      <w:pPr>
        <w:widowControl/>
        <w:adjustRightInd w:val="0"/>
        <w:snapToGrid w:val="0"/>
        <w:spacing w:after="163" w:afterLines="50" w:line="360" w:lineRule="auto"/>
        <w:ind w:firstLine="420" w:firstLineChars="200"/>
        <w:rPr>
          <w:rFonts w:ascii="宋体" w:hAnsi="宋体" w:cs="宋体"/>
          <w:kern w:val="0"/>
          <w:u w:val="single"/>
        </w:rPr>
      </w:pPr>
      <w:r>
        <w:rPr>
          <w:rFonts w:ascii="宋体" w:hAnsi="宋体" w:cs="宋体"/>
          <w:kern w:val="0"/>
          <w:u w:val="single"/>
        </w:rPr>
        <w:t>超供部份价款在工程结算款中扣出，退还发包人。</w:t>
      </w:r>
    </w:p>
    <w:p w14:paraId="4EF35213">
      <w:pPr>
        <w:widowControl/>
        <w:adjustRightInd w:val="0"/>
        <w:snapToGrid w:val="0"/>
        <w:spacing w:after="163" w:afterLines="50" w:line="360" w:lineRule="auto"/>
        <w:ind w:firstLine="420" w:firstLineChars="200"/>
        <w:rPr>
          <w:rFonts w:ascii="宋体" w:hAnsi="宋体" w:cs="宋体"/>
          <w:kern w:val="0"/>
          <w:u w:val="single"/>
        </w:rPr>
      </w:pPr>
      <w:r>
        <w:rPr>
          <w:rFonts w:ascii="宋体" w:hAnsi="宋体" w:cs="宋体"/>
          <w:kern w:val="0"/>
          <w:u w:val="single"/>
        </w:rPr>
        <w:t>c.发包人供应材料和设备的欠供</w:t>
      </w:r>
    </w:p>
    <w:p w14:paraId="22C505F5">
      <w:pPr>
        <w:widowControl/>
        <w:adjustRightInd w:val="0"/>
        <w:snapToGrid w:val="0"/>
        <w:spacing w:after="163" w:afterLines="50" w:line="360" w:lineRule="auto"/>
        <w:ind w:firstLine="420" w:firstLineChars="200"/>
        <w:rPr>
          <w:rFonts w:ascii="宋体" w:hAnsi="宋体" w:cs="宋体"/>
          <w:kern w:val="0"/>
          <w:u w:val="single"/>
        </w:rPr>
      </w:pPr>
      <w:r>
        <w:rPr>
          <w:rFonts w:ascii="宋体" w:hAnsi="宋体" w:cs="宋体"/>
          <w:kern w:val="0"/>
          <w:u w:val="single"/>
        </w:rPr>
        <w:t>按发包人供应材料和设备实际供应量少于工程结算时确定的品种和规格及数量时，即出现欠供；欠供部份材料价款发包人不予补偿。</w:t>
      </w:r>
    </w:p>
    <w:p w14:paraId="1C9E8066">
      <w:pPr>
        <w:widowControl/>
        <w:adjustRightInd w:val="0"/>
        <w:snapToGrid w:val="0"/>
        <w:spacing w:after="163" w:afterLines="50" w:line="360" w:lineRule="auto"/>
        <w:ind w:firstLine="420" w:firstLineChars="200"/>
        <w:rPr>
          <w:rFonts w:ascii="宋体" w:hAnsi="宋体" w:cs="宋体"/>
          <w:kern w:val="0"/>
          <w:u w:val="single"/>
        </w:rPr>
      </w:pPr>
      <w:r>
        <w:rPr>
          <w:rFonts w:ascii="宋体" w:hAnsi="宋体" w:cs="宋体"/>
          <w:kern w:val="0"/>
          <w:u w:val="single"/>
        </w:rPr>
        <w:t>d.采购该材料加权平均含税单价=（在本工程合同期内同品种、同规格材料实际供应量的含税总货款）÷实际供应量,此价格由发包人确定。</w:t>
      </w:r>
    </w:p>
    <w:p w14:paraId="29DE4E58">
      <w:pPr>
        <w:widowControl/>
        <w:adjustRightInd w:val="0"/>
        <w:snapToGrid w:val="0"/>
        <w:spacing w:after="163" w:afterLines="50" w:line="360" w:lineRule="auto"/>
        <w:ind w:firstLine="420" w:firstLineChars="200"/>
        <w:rPr>
          <w:rFonts w:ascii="宋体" w:hAnsi="宋体" w:cs="宋体"/>
          <w:kern w:val="0"/>
          <w:u w:val="single"/>
        </w:rPr>
      </w:pPr>
      <w:r>
        <w:fldChar w:fldCharType="begin"/>
      </w:r>
      <w:r>
        <w:instrText xml:space="preserve"> HYPERLINK "file:///F:\\学生宿舍三期\\EPC招标\\14.5.3.3" </w:instrText>
      </w:r>
      <w:r>
        <w:fldChar w:fldCharType="separate"/>
      </w:r>
      <w:r>
        <w:rPr>
          <w:rFonts w:ascii="宋体" w:hAnsi="宋体" w:cs="宋体"/>
          <w:kern w:val="0"/>
        </w:rPr>
        <w:t>14.5.3.3</w:t>
      </w:r>
      <w:r>
        <w:rPr>
          <w:rFonts w:ascii="宋体" w:hAnsi="宋体" w:cs="宋体"/>
          <w:kern w:val="0"/>
        </w:rPr>
        <w:fldChar w:fldCharType="end"/>
      </w:r>
      <w:r>
        <w:rPr>
          <w:rFonts w:ascii="宋体" w:hAnsi="宋体" w:cs="宋体"/>
          <w:kern w:val="0"/>
        </w:rPr>
        <w:t xml:space="preserve"> 其他费用结算原则：</w:t>
      </w:r>
      <w:r>
        <w:rPr>
          <w:rFonts w:ascii="宋体" w:hAnsi="宋体" w:cs="宋体"/>
          <w:kern w:val="0"/>
          <w:u w:val="single"/>
        </w:rPr>
        <w:t xml:space="preserve">建筑安装工程费以外的施工费用按 </w:t>
      </w:r>
      <w:r>
        <w:fldChar w:fldCharType="begin"/>
      </w:r>
      <w:r>
        <w:instrText xml:space="preserve"> HYPERLINK "file:///F:\\学生宿舍三期\\EPC招标\\14.5.3.2" </w:instrText>
      </w:r>
      <w:r>
        <w:fldChar w:fldCharType="separate"/>
      </w:r>
      <w:r>
        <w:rPr>
          <w:rFonts w:ascii="宋体" w:hAnsi="宋体" w:cs="宋体"/>
          <w:kern w:val="0"/>
          <w:u w:val="single"/>
        </w:rPr>
        <w:t>14.5.3.2</w:t>
      </w:r>
      <w:r>
        <w:rPr>
          <w:rFonts w:ascii="宋体" w:hAnsi="宋体" w:cs="宋体"/>
          <w:kern w:val="0"/>
          <w:u w:val="single"/>
        </w:rPr>
        <w:fldChar w:fldCharType="end"/>
      </w:r>
      <w:r>
        <w:rPr>
          <w:rFonts w:ascii="宋体" w:hAnsi="宋体" w:cs="宋体"/>
          <w:kern w:val="0"/>
          <w:u w:val="single"/>
        </w:rPr>
        <w:t xml:space="preserve"> 执行，其余费用按合同相关约定执行。</w:t>
      </w:r>
    </w:p>
    <w:p w14:paraId="3FCFAE6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14.6 质量保证金</w:t>
      </w:r>
    </w:p>
    <w:p w14:paraId="1501726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14.6.1 承包人提供质量保证金的方式</w:t>
      </w:r>
    </w:p>
    <w:p w14:paraId="70CB1AF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质量保证金采用以下第</w:t>
      </w:r>
      <w:r>
        <w:rPr>
          <w:rFonts w:hint="eastAsia" w:ascii="宋体" w:hAnsi="宋体" w:cs="宋体"/>
          <w:kern w:val="0"/>
          <w:szCs w:val="21"/>
          <w:u w:val="single"/>
          <w:lang w:bidi="ar"/>
        </w:rPr>
        <w:t xml:space="preserve"> (2)  </w:t>
      </w:r>
      <w:r>
        <w:rPr>
          <w:rFonts w:hint="eastAsia" w:ascii="宋体" w:hAnsi="宋体" w:cs="宋体"/>
          <w:kern w:val="0"/>
          <w:szCs w:val="21"/>
          <w:lang w:bidi="ar"/>
        </w:rPr>
        <w:t>种方式：</w:t>
      </w:r>
    </w:p>
    <w:p w14:paraId="2603476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（1）工程质量保证担保</w:t>
      </w:r>
    </w:p>
    <w:p w14:paraId="565FCFD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（2）竣工结算价的</w:t>
      </w:r>
      <w:r>
        <w:rPr>
          <w:rFonts w:hint="eastAsia" w:ascii="宋体" w:hAnsi="宋体" w:cs="宋体"/>
          <w:kern w:val="0"/>
          <w:szCs w:val="21"/>
          <w:u w:val="single"/>
          <w:lang w:bidi="ar"/>
        </w:rPr>
        <w:t xml:space="preserve"> 3 </w:t>
      </w:r>
      <w:r>
        <w:rPr>
          <w:rFonts w:hint="eastAsia" w:ascii="宋体" w:hAnsi="宋体" w:cs="宋体"/>
          <w:kern w:val="0"/>
          <w:szCs w:val="21"/>
          <w:lang w:bidi="ar"/>
        </w:rPr>
        <w:t>%；</w:t>
      </w:r>
    </w:p>
    <w:p w14:paraId="2C7DC03A">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（3）其他方式：</w:t>
      </w:r>
    </w:p>
    <w:p w14:paraId="135BC5B8">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1）缴纳形式：</w:t>
      </w:r>
      <w:r>
        <w:rPr>
          <w:rFonts w:hint="eastAsia" w:ascii="宋体" w:hAnsi="宋体" w:cs="宋体"/>
          <w:kern w:val="0"/>
          <w:szCs w:val="21"/>
          <w:u w:val="single"/>
          <w:lang w:bidi="ar"/>
        </w:rPr>
        <w:t>现金或质量保函或现金+质量保函的组合。</w:t>
      </w:r>
      <w:r>
        <w:rPr>
          <w:rFonts w:hint="eastAsia" w:ascii="宋体" w:hAnsi="宋体" w:cs="宋体"/>
          <w:kern w:val="0"/>
          <w:szCs w:val="21"/>
          <w:lang w:bidi="ar"/>
        </w:rPr>
        <w:t>质量保证金保函包括银行保函、保证保险和担保保函，其示范文本详见合同附件。承包人提交的质量保证金保函应严格执行其示范文本，不得对示范文本中的实质性内容进行修改。</w:t>
      </w:r>
    </w:p>
    <w:p w14:paraId="66B1F3F7">
      <w:pPr>
        <w:widowControl/>
        <w:adjustRightInd w:val="0"/>
        <w:snapToGrid w:val="0"/>
        <w:spacing w:after="163" w:afterLines="50" w:line="360" w:lineRule="auto"/>
        <w:ind w:firstLine="420" w:firstLineChars="200"/>
        <w:rPr>
          <w:rFonts w:ascii="宋体" w:hAnsi="宋体" w:cs="宋体"/>
          <w:kern w:val="0"/>
          <w:szCs w:val="21"/>
          <w:u w:val="single"/>
          <w:lang w:bidi="ar"/>
        </w:rPr>
      </w:pPr>
      <w:r>
        <w:rPr>
          <w:rFonts w:hint="eastAsia" w:ascii="宋体" w:hAnsi="宋体" w:cs="宋体"/>
          <w:kern w:val="0"/>
          <w:szCs w:val="21"/>
          <w:lang w:bidi="ar"/>
        </w:rPr>
        <w:t>2）具体要求：质量保证金保函的开立人应当是具有相应资格的银行、保险机构、融资担保公司，其信用资质、履约能力、担保能力、赔付流程、安全保密等应符合工程保函业务条件。质量保证金保 函应合法合规，符合招投标行政监督部门、行业主管部门和金融监管部门的相关规定，满足招标文件 约定要求。承包人应选择在渝依法设立总部或者设有分支机构的金融机构开具质量保证金保函（包括 纸质保函或电子保函）。质量保证金保函为纸质保函的，纸质保函应注明在重庆市辖区范围内的核验 地址和核验方式，并确保该纸质保函能在开立人在渝的总部或者分支机构进行核验。承包人对所提交的质量保证金保函的真实性、合法性、有效性负责。</w:t>
      </w:r>
    </w:p>
    <w:p w14:paraId="5258405F">
      <w:pPr>
        <w:widowControl/>
        <w:adjustRightInd w:val="0"/>
        <w:snapToGrid w:val="0"/>
        <w:spacing w:after="163" w:afterLines="50" w:line="360" w:lineRule="auto"/>
        <w:ind w:firstLine="420" w:firstLineChars="200"/>
        <w:rPr>
          <w:rFonts w:ascii="宋体" w:hAnsi="宋体" w:cs="宋体"/>
          <w:kern w:val="0"/>
          <w:szCs w:val="21"/>
          <w:u w:val="single"/>
          <w:lang w:bidi="ar"/>
        </w:rPr>
      </w:pPr>
      <w:r>
        <w:rPr>
          <w:rFonts w:hint="eastAsia" w:ascii="宋体" w:hAnsi="宋体" w:cs="宋体"/>
          <w:kern w:val="0"/>
          <w:szCs w:val="21"/>
          <w:lang w:bidi="ar"/>
        </w:rPr>
        <w:t>3）担保金额为：</w:t>
      </w:r>
      <w:r>
        <w:rPr>
          <w:rFonts w:hint="eastAsia" w:ascii="宋体" w:hAnsi="宋体" w:cs="宋体"/>
          <w:kern w:val="0"/>
          <w:szCs w:val="21"/>
          <w:u w:val="single"/>
          <w:lang w:bidi="ar"/>
        </w:rPr>
        <w:t>结算审计结算完成，按工程结算审定竣工结算价的 3%作为质量担保；结算审计结算未完成，按工程结算初审价款的 3%作为质量担保；</w:t>
      </w:r>
    </w:p>
    <w:p w14:paraId="38247F8D">
      <w:pPr>
        <w:widowControl/>
        <w:adjustRightInd w:val="0"/>
        <w:snapToGrid w:val="0"/>
        <w:spacing w:after="163" w:afterLines="50" w:line="360" w:lineRule="auto"/>
        <w:ind w:firstLine="420" w:firstLineChars="200"/>
        <w:rPr>
          <w:rFonts w:ascii="宋体" w:hAnsi="宋体" w:cs="宋体"/>
          <w:kern w:val="0"/>
          <w:szCs w:val="21"/>
          <w:u w:val="single"/>
          <w:lang w:bidi="ar"/>
        </w:rPr>
      </w:pPr>
      <w:r>
        <w:rPr>
          <w:rFonts w:hint="eastAsia" w:ascii="宋体" w:hAnsi="宋体" w:cs="宋体"/>
          <w:kern w:val="0"/>
          <w:szCs w:val="21"/>
          <w:lang w:bidi="ar"/>
        </w:rPr>
        <w:t>4）提交时间：</w:t>
      </w:r>
      <w:r>
        <w:rPr>
          <w:rFonts w:hint="eastAsia" w:ascii="宋体" w:hAnsi="宋体" w:cs="宋体"/>
          <w:kern w:val="0"/>
          <w:szCs w:val="21"/>
          <w:u w:val="single"/>
          <w:lang w:bidi="ar"/>
        </w:rPr>
        <w:t xml:space="preserve">工程竣工验收合格后 14 天内。      </w:t>
      </w:r>
    </w:p>
    <w:p w14:paraId="581BC936">
      <w:pPr>
        <w:widowControl/>
        <w:adjustRightInd w:val="0"/>
        <w:snapToGrid w:val="0"/>
        <w:spacing w:after="163" w:afterLines="50" w:line="360" w:lineRule="auto"/>
        <w:ind w:firstLine="420" w:firstLineChars="200"/>
        <w:rPr>
          <w:rFonts w:ascii="宋体" w:hAnsi="宋体" w:cs="宋体"/>
          <w:kern w:val="0"/>
          <w:szCs w:val="21"/>
          <w:u w:val="single"/>
          <w:lang w:bidi="ar"/>
        </w:rPr>
      </w:pPr>
      <w:r>
        <w:rPr>
          <w:rFonts w:hint="eastAsia" w:ascii="宋体" w:hAnsi="宋体" w:cs="宋体"/>
          <w:kern w:val="0"/>
          <w:szCs w:val="21"/>
          <w:u w:val="single"/>
          <w:lang w:bidi="ar"/>
        </w:rPr>
        <w:t>承包人提交质量保证金保函的，发包人应同时退还（若有）扣留的作为质量保证金的工程价款、 履约担保、低价风险担保；保函金额不得超过工程价款结算总额的 3%。</w:t>
      </w:r>
    </w:p>
    <w:p w14:paraId="3CC80F9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14.6.2 质量保证金的预留</w:t>
      </w:r>
    </w:p>
    <w:p w14:paraId="4AA292C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质量保证金的预留采取以下第</w:t>
      </w:r>
      <w:r>
        <w:rPr>
          <w:rFonts w:hint="eastAsia" w:ascii="宋体" w:hAnsi="宋体" w:cs="宋体"/>
          <w:kern w:val="0"/>
          <w:szCs w:val="21"/>
          <w:u w:val="single"/>
          <w:lang w:bidi="ar"/>
        </w:rPr>
        <w:t xml:space="preserve">  （2） </w:t>
      </w:r>
      <w:r>
        <w:rPr>
          <w:rFonts w:hint="eastAsia" w:ascii="宋体" w:hAnsi="宋体" w:cs="宋体"/>
          <w:kern w:val="0"/>
          <w:szCs w:val="21"/>
          <w:lang w:bidi="ar"/>
        </w:rPr>
        <w:t>种方式：</w:t>
      </w:r>
    </w:p>
    <w:p w14:paraId="39FAB9C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（1）在支付工程进度款时逐次预留的质量保证金的比例：</w:t>
      </w:r>
      <w:r>
        <w:rPr>
          <w:rFonts w:hint="eastAsia" w:ascii="宋体" w:hAnsi="宋体" w:cs="宋体"/>
          <w:kern w:val="0"/>
          <w:szCs w:val="21"/>
          <w:u w:val="single"/>
          <w:lang w:bidi="ar"/>
        </w:rPr>
        <w:t xml:space="preserve">    /   </w:t>
      </w:r>
      <w:r>
        <w:rPr>
          <w:rFonts w:hint="eastAsia" w:ascii="宋体" w:hAnsi="宋体" w:cs="宋体"/>
          <w:kern w:val="0"/>
          <w:szCs w:val="21"/>
          <w:lang w:bidi="ar"/>
        </w:rPr>
        <w:t>，在此情形下，质量保证金的计算基数不包括预付款的支付、扣回以及价格调整的金额；</w:t>
      </w:r>
    </w:p>
    <w:p w14:paraId="4B2E251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（2）工程竣工结算时一次性预留专用合同条件第14.6.1项第（3）目约定比例的的质量保证金；</w:t>
      </w:r>
    </w:p>
    <w:p w14:paraId="1446C3D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 xml:space="preserve">（3）其他预留方式: </w:t>
      </w:r>
      <w:r>
        <w:rPr>
          <w:rFonts w:hint="eastAsia" w:ascii="宋体" w:hAnsi="宋体" w:cs="宋体"/>
          <w:kern w:val="0"/>
          <w:szCs w:val="21"/>
          <w:u w:val="single"/>
          <w:lang w:bidi="ar"/>
        </w:rPr>
        <w:t xml:space="preserve">        /        </w:t>
      </w:r>
      <w:r>
        <w:rPr>
          <w:rFonts w:hint="eastAsia" w:ascii="宋体" w:hAnsi="宋体" w:cs="宋体"/>
          <w:kern w:val="0"/>
          <w:szCs w:val="21"/>
          <w:lang w:bidi="ar"/>
        </w:rPr>
        <w:t>。</w:t>
      </w:r>
    </w:p>
    <w:p w14:paraId="1793E23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14.6.3 质量保证金的返还</w:t>
      </w:r>
    </w:p>
    <w:p w14:paraId="2B360CF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（1）在发包人向承包人颁发缺陷责任期终止证书之日起14天内退还。</w:t>
      </w:r>
    </w:p>
    <w:p w14:paraId="240C9E5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（2）缺陷责任期内，承包人认真履行合同约定的责任，到期后，承包人可向发包人申请返还质量保证金。</w:t>
      </w:r>
    </w:p>
    <w:p w14:paraId="54EAD4E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（3）质量保证金是否支付利息采取以下第</w:t>
      </w:r>
      <w:r>
        <w:rPr>
          <w:rFonts w:hint="eastAsia" w:ascii="宋体" w:hAnsi="宋体" w:cs="宋体"/>
          <w:kern w:val="0"/>
          <w:szCs w:val="21"/>
          <w:u w:val="single"/>
          <w:lang w:bidi="ar"/>
        </w:rPr>
        <w:t>②</w:t>
      </w:r>
      <w:r>
        <w:rPr>
          <w:rFonts w:hint="eastAsia" w:ascii="宋体" w:hAnsi="宋体" w:cs="宋体"/>
          <w:kern w:val="0"/>
          <w:szCs w:val="21"/>
          <w:lang w:bidi="ar"/>
        </w:rPr>
        <w:t>种方式：</w:t>
      </w:r>
    </w:p>
    <w:p w14:paraId="2F1A6BC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①按照中国人民银行  年  月公布的5年期贷款市场报价利率支付利息。</w:t>
      </w:r>
    </w:p>
    <w:p w14:paraId="072D116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②不采用。</w:t>
      </w:r>
    </w:p>
    <w:p w14:paraId="39E5B84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14.7 最终结清</w:t>
      </w:r>
    </w:p>
    <w:p w14:paraId="7354FA3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14.7.1 最终结清申请单</w:t>
      </w:r>
    </w:p>
    <w:p w14:paraId="2C3F620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承包人提交最终结清申请单的份数：</w:t>
      </w:r>
      <w:r>
        <w:rPr>
          <w:rFonts w:hint="eastAsia" w:ascii="宋体" w:hAnsi="宋体" w:cs="宋体"/>
          <w:kern w:val="0"/>
          <w:szCs w:val="21"/>
          <w:u w:val="single"/>
          <w:lang w:bidi="ar"/>
        </w:rPr>
        <w:t>3份</w:t>
      </w:r>
      <w:r>
        <w:rPr>
          <w:rFonts w:hint="eastAsia" w:ascii="宋体" w:hAnsi="宋体" w:cs="宋体"/>
          <w:kern w:val="0"/>
          <w:szCs w:val="21"/>
          <w:lang w:bidi="ar"/>
        </w:rPr>
        <w:t>。</w:t>
      </w:r>
    </w:p>
    <w:p w14:paraId="06A3248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承包人提交最终结算申请单的期限：</w:t>
      </w:r>
      <w:r>
        <w:rPr>
          <w:rFonts w:hint="eastAsia" w:ascii="宋体" w:hAnsi="宋体" w:cs="宋体"/>
          <w:kern w:val="0"/>
          <w:szCs w:val="21"/>
          <w:u w:val="single"/>
          <w:lang w:bidi="ar"/>
        </w:rPr>
        <w:t>缺陷责任期终止证书颁发后28天内</w:t>
      </w:r>
      <w:r>
        <w:rPr>
          <w:rFonts w:hint="eastAsia" w:ascii="宋体" w:hAnsi="宋体" w:cs="宋体"/>
          <w:kern w:val="0"/>
          <w:szCs w:val="21"/>
          <w:lang w:bidi="ar"/>
        </w:rPr>
        <w:t>。</w:t>
      </w:r>
    </w:p>
    <w:p w14:paraId="35BE6D5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14.7.2 最终结清证书和支付</w:t>
      </w:r>
    </w:p>
    <w:p w14:paraId="770DC69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（1）发包人完成最终结清申请单的审批并颁发最终结清证书的期限：</w:t>
      </w:r>
      <w:r>
        <w:rPr>
          <w:rFonts w:ascii="宋体" w:hAnsi="宋体" w:cs="宋体"/>
          <w:spacing w:val="-6"/>
          <w:szCs w:val="21"/>
          <w:u w:val="single"/>
        </w:rPr>
        <w:t>合同竣工结算价由发包人初审，</w:t>
      </w:r>
      <w:r>
        <w:rPr>
          <w:rFonts w:ascii="宋体" w:hAnsi="宋体" w:cs="宋体"/>
          <w:szCs w:val="21"/>
        </w:rPr>
        <w:t xml:space="preserve"> </w:t>
      </w:r>
      <w:r>
        <w:rPr>
          <w:rFonts w:ascii="宋体" w:hAnsi="宋体" w:cs="宋体"/>
          <w:szCs w:val="21"/>
          <w:u w:val="single"/>
        </w:rPr>
        <w:t>并按相关结算审计程序完成结算审计后，发包人收到完整资料</w:t>
      </w:r>
      <w:r>
        <w:rPr>
          <w:rFonts w:ascii="宋体" w:hAnsi="宋体" w:cs="宋体"/>
          <w:spacing w:val="-1"/>
          <w:szCs w:val="21"/>
          <w:u w:val="single"/>
        </w:rPr>
        <w:t>后14天内完成审批并颁发最终结清证书</w:t>
      </w:r>
      <w:r>
        <w:rPr>
          <w:rFonts w:ascii="宋体" w:hAnsi="宋体" w:cs="宋体"/>
          <w:spacing w:val="-1"/>
          <w:szCs w:val="21"/>
        </w:rPr>
        <w:t>。</w:t>
      </w:r>
    </w:p>
    <w:p w14:paraId="510B742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（2）发包人完成支付的期限：</w:t>
      </w:r>
      <w:r>
        <w:rPr>
          <w:rFonts w:hint="eastAsia" w:ascii="宋体" w:hAnsi="宋体" w:cs="宋体"/>
          <w:kern w:val="0"/>
          <w:szCs w:val="21"/>
          <w:u w:val="single"/>
          <w:lang w:bidi="ar"/>
        </w:rPr>
        <w:t>颁发最终结清证书后30天内</w:t>
      </w:r>
      <w:r>
        <w:rPr>
          <w:rFonts w:hint="eastAsia" w:ascii="宋体" w:hAnsi="宋体" w:cs="宋体"/>
          <w:kern w:val="0"/>
          <w:szCs w:val="21"/>
          <w:lang w:bidi="ar"/>
        </w:rPr>
        <w:t>。</w:t>
      </w:r>
    </w:p>
    <w:p w14:paraId="0CB0FA1E">
      <w:pPr>
        <w:widowControl/>
        <w:adjustRightInd w:val="0"/>
        <w:snapToGrid w:val="0"/>
        <w:spacing w:after="163" w:afterLines="50" w:line="360" w:lineRule="auto"/>
        <w:outlineLvl w:val="1"/>
        <w:rPr>
          <w:rFonts w:ascii="宋体" w:hAnsi="宋体" w:cs="Times"/>
          <w:kern w:val="0"/>
        </w:rPr>
      </w:pPr>
      <w:bookmarkStart w:id="1797" w:name="_Toc20171888"/>
      <w:bookmarkEnd w:id="1797"/>
      <w:bookmarkStart w:id="1798" w:name="_Toc30134"/>
      <w:r>
        <w:rPr>
          <w:rFonts w:hint="eastAsia" w:ascii="宋体" w:hAnsi="宋体" w:cs="Times"/>
          <w:kern w:val="0"/>
          <w:szCs w:val="21"/>
          <w:lang w:bidi="ar"/>
        </w:rPr>
        <w:t>第15条 违约</w:t>
      </w:r>
      <w:bookmarkEnd w:id="1798"/>
    </w:p>
    <w:p w14:paraId="2B4E332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15.1 发包人违约</w:t>
      </w:r>
    </w:p>
    <w:p w14:paraId="392E682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15.1.1 发包人违约的情形</w:t>
      </w:r>
    </w:p>
    <w:p w14:paraId="45885A6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除通用合同条件约定外，发包人违约的其他情形：</w:t>
      </w:r>
    </w:p>
    <w:p w14:paraId="1D06BE5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（1）发包人提供的材料、工程设备的规格、数量或质量不符合合同约定，或因发包人原因导致交货日期延误或交货地点变更等情况的；</w:t>
      </w:r>
    </w:p>
    <w:p w14:paraId="1D2B3C9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（2）因发包人原因导致工期延误的；</w:t>
      </w:r>
    </w:p>
    <w:p w14:paraId="6C81385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（3）因发包人原因未能及时办理完毕合同约定的许可、批准或备案的；</w:t>
      </w:r>
    </w:p>
    <w:p w14:paraId="1D3F9FD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（4）因监理人未能按合同约定发出指示、指示延误或发出了错误指示而导致承包人费用增加和（或）工期延误的；</w:t>
      </w:r>
    </w:p>
    <w:p w14:paraId="68FC9C0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（5）发包人或监理人要求重新检查的，经检查证明工程质量符合合同要求的，并由此产生增加的费用和（或）延误的工期的；</w:t>
      </w:r>
    </w:p>
    <w:p w14:paraId="69167DF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（6）因发包人原因造成工程质量未达到合同约定标准的；</w:t>
      </w:r>
    </w:p>
    <w:p w14:paraId="1F080EC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（7）由于发包人原因对承包人造成的人员人身伤亡和财产损失的；</w:t>
      </w:r>
    </w:p>
    <w:p w14:paraId="6E1E813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（8）因发包人原因导致工程无法按期办理竣工验收或竣工结算的；</w:t>
      </w:r>
    </w:p>
    <w:p w14:paraId="2E79A33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（9）发包人无正当理由未按约定退还履约担保、低价风险担保、预付款担保或质量保证金的；</w:t>
      </w:r>
    </w:p>
    <w:p w14:paraId="274D5BE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（10）发包人不当提取履约担保、低价风险担保、预付款担保或质量保证金的；</w:t>
      </w:r>
    </w:p>
    <w:p w14:paraId="37A35BF8">
      <w:pPr>
        <w:widowControl/>
        <w:adjustRightInd w:val="0"/>
        <w:snapToGrid w:val="0"/>
        <w:spacing w:after="163" w:afterLines="50" w:line="360" w:lineRule="auto"/>
        <w:ind w:firstLine="420" w:firstLineChars="200"/>
        <w:rPr>
          <w:rFonts w:ascii="宋体" w:hAnsi="宋体" w:cs="宋体"/>
          <w:kern w:val="0"/>
          <w:highlight w:val="yellow"/>
          <w:u w:val="single"/>
        </w:rPr>
        <w:pPrChange w:id="159" w:author="点点" w:date="2025-04-24T15:33:07Z">
          <w:pPr>
            <w:widowControl/>
            <w:adjustRightInd w:val="0"/>
            <w:snapToGrid w:val="0"/>
            <w:spacing w:after="163" w:afterLines="50" w:line="360" w:lineRule="auto"/>
            <w:ind w:firstLine="420" w:firstLineChars="200"/>
          </w:pPr>
        </w:pPrChange>
      </w:pPr>
      <w:r>
        <w:rPr>
          <w:rFonts w:hint="eastAsia" w:ascii="宋体" w:hAnsi="宋体" w:cs="宋体"/>
          <w:kern w:val="0"/>
          <w:szCs w:val="21"/>
          <w:lang w:bidi="ar"/>
        </w:rPr>
        <w:t>（11）发包人未按合同约定接收全部或部分工作的；</w:t>
      </w:r>
    </w:p>
    <w:p w14:paraId="26EEB02C">
      <w:pPr>
        <w:widowControl/>
        <w:adjustRightInd w:val="0"/>
        <w:snapToGrid w:val="0"/>
        <w:spacing w:after="163" w:afterLines="50" w:line="360" w:lineRule="auto"/>
        <w:ind w:firstLine="420" w:firstLineChars="200"/>
        <w:rPr>
          <w:rFonts w:ascii="宋体" w:hAnsi="宋体" w:cs="宋体"/>
          <w:kern w:val="0"/>
          <w:u w:val="single"/>
        </w:rPr>
      </w:pPr>
      <w:r>
        <w:rPr>
          <w:rFonts w:hint="eastAsia" w:ascii="宋体" w:hAnsi="宋体" w:cs="宋体"/>
          <w:kern w:val="0"/>
          <w:szCs w:val="21"/>
          <w:u w:val="single"/>
          <w:lang w:bidi="ar"/>
        </w:rPr>
        <w:t>（1</w:t>
      </w:r>
      <w:ins w:id="160" w:author="点点" w:date="2025-04-24T15:33:11Z">
        <w:r>
          <w:rPr>
            <w:rFonts w:hint="eastAsia" w:ascii="宋体" w:hAnsi="宋体" w:cs="宋体"/>
            <w:kern w:val="0"/>
            <w:szCs w:val="21"/>
            <w:u w:val="single"/>
            <w:lang w:val="en-US" w:eastAsia="zh-CN" w:bidi="ar"/>
          </w:rPr>
          <w:t>2</w:t>
        </w:r>
      </w:ins>
      <w:r>
        <w:rPr>
          <w:rFonts w:hint="eastAsia" w:ascii="宋体" w:hAnsi="宋体" w:cs="宋体"/>
          <w:kern w:val="0"/>
          <w:szCs w:val="21"/>
          <w:u w:val="single"/>
          <w:lang w:bidi="ar"/>
        </w:rPr>
        <w:t xml:space="preserve">）其他：        </w:t>
      </w:r>
      <w:r>
        <w:rPr>
          <w:rFonts w:hint="eastAsia" w:ascii="宋体" w:hAnsi="宋体" w:cs="宋体"/>
          <w:kern w:val="0"/>
          <w:szCs w:val="21"/>
          <w:lang w:bidi="ar"/>
        </w:rPr>
        <w:t>。</w:t>
      </w:r>
    </w:p>
    <w:p w14:paraId="1C1D624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15.1.3 发包人违约的责任</w:t>
      </w:r>
    </w:p>
    <w:p w14:paraId="0D6F68D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发包人违约责任的承担方式和计算方法：</w:t>
      </w:r>
    </w:p>
    <w:p w14:paraId="5272D82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（1）因发包人原因未能及时办理完毕前述许可、批准或备案的违约责任：由发包人承担由此增加的费用和（或）顺延工期，具体索赔程序按照第19条[索赔]约定执行。</w:t>
      </w:r>
    </w:p>
    <w:p w14:paraId="5F10EE1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（2）因监理人未能按合同约定发出指示、指示延误或发出了错误指示而导致承包人费用增加和（或）工期延误的，由发包人承担由此增加的费用和（或）顺延工期，具体索赔程序按照第19条[索赔]约定执行。</w:t>
      </w:r>
    </w:p>
    <w:p w14:paraId="3B7C878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（3）因发包人原因导致工期延误的违约责任：由发包人承担由此增加的费用和（或）顺延工期，并支付合理利润，具体索赔程序按照第19条[索赔]约定执行。</w:t>
      </w:r>
    </w:p>
    <w:p w14:paraId="2E4B890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（4）因发包人原因导致开始工作日期延误的违约责任：由发包人承担由此增加的费用和（或）顺延工期，并支付合理利润，具体索赔程序按照第19条[索赔]约定执行。</w:t>
      </w:r>
    </w:p>
    <w:p w14:paraId="2714789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（5）根据5.3.3项发包人或监理人要求重新检查的，经检查证明工程质量符合合同要求的，由发包人承担由此增加的费用和（或）顺延工期，并支付合理利润，具体索赔程序按照第19条[索赔]约定执行。</w:t>
      </w:r>
    </w:p>
    <w:p w14:paraId="7B277B2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（6）因发包人原因未按合同约定支付合同价款的违约责任：发包人应向承包人支付违约金，自应当支付之日起28天后开始计算违约金，计算公式：</w:t>
      </w:r>
      <w:r>
        <w:rPr>
          <w:rFonts w:hint="eastAsia" w:ascii="宋体" w:hAnsi="宋体" w:cs="宋体"/>
          <w:kern w:val="0"/>
          <w:szCs w:val="21"/>
          <w:u w:val="single"/>
          <w:lang w:bidi="ar"/>
        </w:rPr>
        <w:t>违约金=应付未付金额×中国人民银行  年  月公布的</w:t>
      </w:r>
      <w:r>
        <w:rPr>
          <w:rFonts w:hint="default" w:ascii="宋体" w:hAnsi="宋体" w:cs="宋体"/>
          <w:kern w:val="0"/>
          <w:szCs w:val="21"/>
          <w:u w:val="single"/>
          <w:lang w:bidi="ar"/>
        </w:rPr>
        <w:t>5</w:t>
      </w:r>
      <w:r>
        <w:rPr>
          <w:rFonts w:hint="eastAsia" w:ascii="宋体" w:hAnsi="宋体" w:cs="宋体"/>
          <w:kern w:val="0"/>
          <w:szCs w:val="21"/>
          <w:u w:val="single"/>
          <w:lang w:bidi="ar"/>
        </w:rPr>
        <w:t>年期贷款市场报价利率</w:t>
      </w:r>
      <w:r>
        <w:rPr>
          <w:rFonts w:hint="eastAsia" w:ascii="宋体" w:hAnsi="宋体" w:cs="宋体"/>
          <w:kern w:val="0"/>
          <w:szCs w:val="21"/>
          <w:lang w:eastAsia="zh-CN" w:bidi="ar"/>
        </w:rPr>
        <w:t>（利率以签约时间为准）</w:t>
      </w:r>
      <w:r>
        <w:rPr>
          <w:rFonts w:hint="eastAsia" w:ascii="宋体" w:hAnsi="宋体" w:cs="宋体"/>
          <w:kern w:val="0"/>
          <w:szCs w:val="21"/>
          <w:u w:val="single"/>
          <w:lang w:bidi="ar"/>
        </w:rPr>
        <w:t>/360天×逾期天数（自第29天起计算）；逾期天数超过56天的，超过部分天数按上述利率的两倍计算并支付违约金</w:t>
      </w:r>
      <w:r>
        <w:rPr>
          <w:rFonts w:hint="eastAsia" w:ascii="宋体" w:hAnsi="宋体" w:cs="宋体"/>
          <w:kern w:val="0"/>
          <w:szCs w:val="21"/>
          <w:lang w:bidi="ar"/>
        </w:rPr>
        <w:t>。</w:t>
      </w:r>
    </w:p>
    <w:p w14:paraId="4537A5B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（7）发包人违反合同约定，自行实施被取消的工作或转由他人实施的违约责任：由发包人承担由此给承包人造成的实际损失并支付合理利润。</w:t>
      </w:r>
    </w:p>
    <w:p w14:paraId="2438F4E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8）发包人提供的材料、工程设备的规格、数量或质量不符合合同约定，或因发包人原因导致交货日期延误或交货地点变更等情况的违约责任：由发包人承担由此增加的费用和（或）顺延工期，并支付合理利润，具体索赔程序按照第19条[索赔]约定执行。</w:t>
      </w:r>
    </w:p>
    <w:p w14:paraId="5647568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（9）因发包人原因造成工程质量未达到合同约定标准的，由发包人承担由此增加的费用和（或）延误的工期，并支付合理利润。</w:t>
      </w:r>
    </w:p>
    <w:p w14:paraId="2ED28F3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（10）因发包人违反合同约定造成工程暂停施工的违约责任：由发包人承担由此增加的费用和（或）顺延工期，并支付合理利润，具体索赔程序按照第19条[索赔]约定执行。</w:t>
      </w:r>
    </w:p>
    <w:p w14:paraId="5CA8DBD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（11）发包人无正当理由没有在约定期限内发出复工指示，导致承包人无法复工的违约责任：由发包人承担由此增加的费用和（或）顺延工期，并支付合理利润，具体索赔程序按照第19条[索赔]约定执行。</w:t>
      </w:r>
    </w:p>
    <w:p w14:paraId="61319180">
      <w:pPr>
        <w:widowControl/>
        <w:adjustRightInd w:val="0"/>
        <w:snapToGrid w:val="0"/>
        <w:spacing w:after="163" w:afterLines="50" w:line="360" w:lineRule="auto"/>
        <w:ind w:firstLine="420" w:firstLineChars="200"/>
        <w:rPr>
          <w:rFonts w:ascii="宋体" w:hAnsi="宋体" w:cs="宋体"/>
          <w:kern w:val="0"/>
          <w:u w:val="single"/>
        </w:rPr>
      </w:pPr>
      <w:r>
        <w:rPr>
          <w:rFonts w:hint="eastAsia" w:ascii="宋体" w:hAnsi="宋体" w:cs="宋体"/>
          <w:kern w:val="0"/>
          <w:szCs w:val="21"/>
          <w:lang w:bidi="ar"/>
        </w:rPr>
        <w:t>（12）因发包人原因导致工程无法按期办理竣工验收或竣工结算的违约责任：由发包人承担由此增加的费用和（或）顺延工期，并支付合理利润，具体索赔程序按照第19条[索赔]约定执行。</w:t>
      </w:r>
    </w:p>
    <w:p w14:paraId="4C3F3E8F">
      <w:pPr>
        <w:widowControl/>
        <w:adjustRightInd w:val="0"/>
        <w:snapToGrid w:val="0"/>
        <w:spacing w:after="163" w:afterLines="50" w:line="360" w:lineRule="auto"/>
        <w:ind w:firstLine="420" w:firstLineChars="200"/>
        <w:rPr>
          <w:rFonts w:hint="eastAsia" w:ascii="宋体" w:hAnsi="宋体" w:eastAsia="宋体" w:cs="宋体"/>
          <w:kern w:val="0"/>
          <w:u w:val="single"/>
          <w:lang w:eastAsia="zh-CN"/>
        </w:rPr>
      </w:pPr>
      <w:r>
        <w:rPr>
          <w:rFonts w:hint="eastAsia" w:ascii="宋体" w:hAnsi="宋体" w:cs="宋体"/>
          <w:kern w:val="0"/>
          <w:szCs w:val="21"/>
          <w:lang w:bidi="ar"/>
        </w:rPr>
        <w:t>（13）</w:t>
      </w:r>
      <w:ins w:id="161" w:author="龚龚龚" w:date="2025-04-24T12:49:05Z">
        <w:r>
          <w:rPr>
            <w:rFonts w:hint="eastAsia" w:ascii="宋体" w:hAnsi="宋体" w:cs="宋体"/>
            <w:kern w:val="0"/>
            <w:szCs w:val="21"/>
            <w:lang w:bidi="ar"/>
          </w:rPr>
          <w:t>发包人无正当理由未按约定退还履约担保、低价风险担保、预付款担保或质量保证金的违约责任：发包人应向承包人支付违约金，自应当退还之日起28天后开始计算违约金，</w:t>
        </w:r>
      </w:ins>
      <w:ins w:id="162" w:author="龚龚龚" w:date="2025-04-24T12:49:05Z">
        <w:r>
          <w:rPr>
            <w:rFonts w:hint="eastAsia" w:ascii="宋体" w:hAnsi="宋体" w:cs="宋体"/>
            <w:kern w:val="0"/>
            <w:szCs w:val="21"/>
            <w:u w:val="single"/>
            <w:lang w:bidi="ar"/>
          </w:rPr>
          <w:t>计算公式：违约金=应退未退担保金额×中国人民银行  年  月公布的5年期贷款市场报价利率</w:t>
        </w:r>
      </w:ins>
      <w:ins w:id="163" w:author="龚龚龚" w:date="2025-04-24T12:49:23Z">
        <w:r>
          <w:rPr>
            <w:rFonts w:hint="eastAsia" w:ascii="宋体" w:hAnsi="宋体" w:cs="宋体"/>
            <w:kern w:val="0"/>
            <w:szCs w:val="21"/>
            <w:lang w:eastAsia="zh-CN" w:bidi="ar"/>
          </w:rPr>
          <w:t>（利率以签约时间为准）</w:t>
        </w:r>
      </w:ins>
      <w:ins w:id="164" w:author="龚龚龚" w:date="2025-04-24T12:49:05Z">
        <w:r>
          <w:rPr>
            <w:rFonts w:hint="eastAsia" w:ascii="宋体" w:hAnsi="宋体" w:cs="宋体"/>
            <w:kern w:val="0"/>
            <w:szCs w:val="21"/>
            <w:u w:val="single"/>
            <w:lang w:bidi="ar"/>
          </w:rPr>
          <w:t>/360天×逾期天数（自第29天起计算）</w:t>
        </w:r>
      </w:ins>
      <w:ins w:id="165" w:author="龚龚龚" w:date="2025-04-24T12:49:05Z">
        <w:r>
          <w:rPr>
            <w:rFonts w:hint="eastAsia" w:ascii="宋体" w:hAnsi="宋体" w:cs="宋体"/>
            <w:kern w:val="0"/>
            <w:szCs w:val="21"/>
            <w:lang w:bidi="ar"/>
          </w:rPr>
          <w:t>。</w:t>
        </w:r>
      </w:ins>
    </w:p>
    <w:p w14:paraId="1A5FB377">
      <w:pPr>
        <w:widowControl/>
        <w:adjustRightInd w:val="0"/>
        <w:snapToGrid w:val="0"/>
        <w:spacing w:after="163" w:afterLines="50" w:line="360" w:lineRule="auto"/>
        <w:ind w:firstLine="420" w:firstLineChars="200"/>
        <w:rPr>
          <w:ins w:id="166" w:author="龚龚龚" w:date="2025-04-24T12:49:34Z"/>
          <w:rFonts w:hint="eastAsia" w:ascii="宋体" w:hAnsi="宋体" w:cs="宋体"/>
          <w:kern w:val="0"/>
          <w:szCs w:val="21"/>
          <w:lang w:bidi="ar"/>
        </w:rPr>
      </w:pPr>
      <w:r>
        <w:rPr>
          <w:rFonts w:hint="eastAsia" w:ascii="宋体" w:hAnsi="宋体" w:cs="宋体"/>
          <w:kern w:val="0"/>
          <w:szCs w:val="21"/>
          <w:lang w:bidi="ar"/>
        </w:rPr>
        <w:t>（14）</w:t>
      </w:r>
      <w:ins w:id="167" w:author="龚龚龚" w:date="2025-04-24T12:49:32Z">
        <w:r>
          <w:rPr>
            <w:rFonts w:hint="eastAsia" w:ascii="宋体" w:hAnsi="宋体" w:cs="宋体"/>
            <w:kern w:val="0"/>
            <w:szCs w:val="21"/>
            <w:lang w:bidi="ar"/>
          </w:rPr>
          <w:t>发包人不当提取履约担保、低价风险担保、预付款担保或质量保证金的，应及时予以退还，若不当提取超过28天的，应承担违约责任：发包人应向承包人支付违约金，</w:t>
        </w:r>
      </w:ins>
      <w:ins w:id="168" w:author="龚龚龚" w:date="2025-04-24T12:49:32Z">
        <w:r>
          <w:rPr>
            <w:rFonts w:hint="eastAsia" w:ascii="宋体" w:hAnsi="宋体" w:cs="宋体"/>
            <w:kern w:val="0"/>
            <w:szCs w:val="21"/>
            <w:u w:val="single"/>
            <w:lang w:bidi="ar"/>
          </w:rPr>
          <w:t>计算公式：违约金=不当提取的担保金额×中国人民银行  年  月公布的5年期贷款市场报价利率</w:t>
        </w:r>
      </w:ins>
      <w:ins w:id="169" w:author="龚龚龚" w:date="2025-04-24T12:49:42Z">
        <w:r>
          <w:rPr>
            <w:rFonts w:hint="eastAsia" w:ascii="宋体" w:hAnsi="宋体" w:cs="宋体"/>
            <w:kern w:val="0"/>
            <w:szCs w:val="21"/>
            <w:lang w:eastAsia="zh-CN" w:bidi="ar"/>
          </w:rPr>
          <w:t>（利率以签约时间为准）</w:t>
        </w:r>
      </w:ins>
      <w:ins w:id="170" w:author="龚龚龚" w:date="2025-04-24T12:49:32Z">
        <w:r>
          <w:rPr>
            <w:rFonts w:hint="eastAsia" w:ascii="宋体" w:hAnsi="宋体" w:cs="宋体"/>
            <w:kern w:val="0"/>
            <w:szCs w:val="21"/>
            <w:u w:val="single"/>
            <w:lang w:bidi="ar"/>
          </w:rPr>
          <w:t>/360天×逾期天数（自第29天起计算）</w:t>
        </w:r>
      </w:ins>
      <w:ins w:id="171" w:author="龚龚龚" w:date="2025-04-24T12:49:32Z">
        <w:r>
          <w:rPr>
            <w:rFonts w:hint="eastAsia" w:ascii="宋体" w:hAnsi="宋体" w:cs="宋体"/>
            <w:kern w:val="0"/>
            <w:szCs w:val="21"/>
            <w:lang w:bidi="ar"/>
          </w:rPr>
          <w:t>。</w:t>
        </w:r>
      </w:ins>
    </w:p>
    <w:p w14:paraId="46299C9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（15）发包人未按合同约定接收全部或部分工作的违约责任：由发包人承担自应当接收工程之日起的工程照管、成品保护、保管等与工程有关的各项费用。</w:t>
      </w:r>
    </w:p>
    <w:p w14:paraId="1D3AFF1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（16）由于发包人原因对承包人造成的人员人身伤亡和财产损失的，由发包人负责赔偿，并承担由此增加的费用和（或）延误的工期，并支付合理利润。</w:t>
      </w:r>
    </w:p>
    <w:p w14:paraId="25AB3C5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（17）发包人未按合同约定办理保险的违约责任：除按通用合同条件18.</w:t>
      </w:r>
      <w:r>
        <w:rPr>
          <w:rFonts w:ascii="宋体" w:hAnsi="宋体" w:cs="宋体"/>
          <w:kern w:val="0"/>
          <w:szCs w:val="21"/>
          <w:lang w:bidi="ar"/>
        </w:rPr>
        <w:t>5</w:t>
      </w:r>
      <w:r>
        <w:rPr>
          <w:rFonts w:hint="eastAsia" w:ascii="宋体" w:hAnsi="宋体" w:cs="宋体"/>
          <w:kern w:val="0"/>
          <w:szCs w:val="21"/>
          <w:lang w:bidi="ar"/>
        </w:rPr>
        <w:t>.</w:t>
      </w:r>
      <w:r>
        <w:rPr>
          <w:rFonts w:ascii="宋体" w:hAnsi="宋体" w:cs="宋体"/>
          <w:kern w:val="0"/>
          <w:szCs w:val="21"/>
          <w:lang w:bidi="ar"/>
        </w:rPr>
        <w:t>3</w:t>
      </w:r>
      <w:r>
        <w:rPr>
          <w:rFonts w:hint="eastAsia" w:ascii="宋体" w:hAnsi="宋体" w:cs="宋体"/>
          <w:kern w:val="0"/>
          <w:szCs w:val="21"/>
          <w:lang w:bidi="ar"/>
        </w:rPr>
        <w:t>项[</w:t>
      </w:r>
      <w:r>
        <w:rPr>
          <w:rFonts w:hint="eastAsia" w:ascii="宋体" w:hAnsi="宋体" w:cs="宋体"/>
          <w:szCs w:val="21"/>
          <w:lang w:bidi="ar"/>
        </w:rPr>
        <w:t>未按约定投保的补救</w:t>
      </w:r>
      <w:r>
        <w:rPr>
          <w:rFonts w:hint="eastAsia" w:ascii="宋体" w:hAnsi="宋体" w:cs="宋体"/>
          <w:kern w:val="0"/>
          <w:szCs w:val="21"/>
          <w:lang w:bidi="ar"/>
        </w:rPr>
        <w:t>]执行外，每延迟1天，按</w:t>
      </w:r>
      <w:r>
        <w:rPr>
          <w:rFonts w:hint="eastAsia" w:ascii="宋体" w:hAnsi="宋体" w:cs="宋体"/>
          <w:kern w:val="0"/>
          <w:szCs w:val="21"/>
          <w:u w:val="single"/>
          <w:lang w:bidi="ar"/>
        </w:rPr>
        <w:t>500元/天</w:t>
      </w:r>
      <w:r>
        <w:rPr>
          <w:rFonts w:hint="eastAsia" w:ascii="宋体" w:hAnsi="宋体" w:cs="宋体"/>
          <w:kern w:val="0"/>
          <w:szCs w:val="21"/>
          <w:lang w:bidi="ar"/>
        </w:rPr>
        <w:t>支付违约金。</w:t>
      </w:r>
    </w:p>
    <w:p w14:paraId="6663CCB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（18）其他：</w:t>
      </w:r>
      <w:r>
        <w:rPr>
          <w:rFonts w:hint="eastAsia" w:ascii="宋体" w:hAnsi="宋体" w:cs="宋体"/>
          <w:kern w:val="0"/>
          <w:szCs w:val="21"/>
          <w:u w:val="single"/>
          <w:lang w:bidi="ar"/>
        </w:rPr>
        <w:t xml:space="preserve">    /    </w:t>
      </w:r>
      <w:r>
        <w:rPr>
          <w:rFonts w:hint="eastAsia" w:ascii="宋体" w:hAnsi="宋体" w:cs="宋体"/>
          <w:kern w:val="0"/>
          <w:szCs w:val="21"/>
          <w:lang w:bidi="ar"/>
        </w:rPr>
        <w:t>。</w:t>
      </w:r>
    </w:p>
    <w:p w14:paraId="30C6269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15.2 承包人违约</w:t>
      </w:r>
    </w:p>
    <w:p w14:paraId="47BCDC3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15.2.1 承包人违约的情形</w:t>
      </w:r>
    </w:p>
    <w:p w14:paraId="51A728F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除通用合同条件约定外，承包人违约的其他情形：</w:t>
      </w:r>
    </w:p>
    <w:p w14:paraId="37AF399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（1）承包人未按合同约定提交履约担保或质量保证金的；</w:t>
      </w:r>
    </w:p>
    <w:p w14:paraId="460F198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（2）承包人未能按期开始工作的；</w:t>
      </w:r>
    </w:p>
    <w:p w14:paraId="19E04A9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（3）承包人未按投标文件或监理人的要求及时配备称职的主要管理人员，或承包人未按经审定的施工组织设计配备或更换关键施工设备的；</w:t>
      </w:r>
    </w:p>
    <w:p w14:paraId="4BBB938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（4）承包人有安全问题或有违反安全管理规章制度情况的；</w:t>
      </w:r>
    </w:p>
    <w:p w14:paraId="5A6AF02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（5）承包人在缺陷责任期及保修期内，未能在合理期限对工程缺陷进行修复，或拒绝按发包人要求进行修复的；</w:t>
      </w:r>
    </w:p>
    <w:p w14:paraId="2EAD619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（6）承包人拖欠其工人或所雇人员工资或报酬，导致其工人或所雇人员向有关部门投诉、控告、检举或以聚集等方式讨要工资或报酬的；</w:t>
      </w:r>
    </w:p>
    <w:p w14:paraId="3663ED6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（7）承包人不配合发包人、监理人及发包人委托的工程造价咨询服务单位结算审核或承包人其他原因导致未按期完成工程竣工结算的；</w:t>
      </w:r>
    </w:p>
    <w:p w14:paraId="3CBE3A1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（8）承包人未按合同约定移交全部或部分工作的；</w:t>
      </w:r>
    </w:p>
    <w:p w14:paraId="2137C2A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（9）承包人未按合同约定购买保险的；</w:t>
      </w:r>
    </w:p>
    <w:p w14:paraId="7A4C3577">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（10）工程总承包项目经理或施工负责人若有以下情形，属于承包人违约：</w:t>
      </w:r>
    </w:p>
    <w:p w14:paraId="6DE72BDC">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1）不按承诺到岗的；</w:t>
      </w:r>
    </w:p>
    <w:p w14:paraId="02DD9011">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2）每月在施工现场的天数少于约定天数的；</w:t>
      </w:r>
    </w:p>
    <w:p w14:paraId="2041328D">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3）承包人未提交工程总承包项目经理或施工负责人的劳动合同和社会保险证明的；</w:t>
      </w:r>
    </w:p>
    <w:p w14:paraId="60CCCFBE">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4）未经批准，擅自离开施工现场（超过约定时间）的；</w:t>
      </w:r>
    </w:p>
    <w:p w14:paraId="24E2596A">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5）未经批准，擅自变更工程总承包项目经理或施工负责人的；</w:t>
      </w:r>
    </w:p>
    <w:p w14:paraId="4D3AA366">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6）按照渝建发〔2015〕35号文的要求，施工期间，因在一个记分周期内累计记分达到12分，被建设行政主管部门依法责令停止执业的；</w:t>
      </w:r>
    </w:p>
    <w:p w14:paraId="72F5F249">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7）发包人有正当理由认为工程总承包项目经理或施工负责人不称职/不履职，且承包人在约定时间内不予更换的；</w:t>
      </w:r>
    </w:p>
    <w:p w14:paraId="29E8519D">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8）其他双方约定的情形。</w:t>
      </w:r>
    </w:p>
    <w:p w14:paraId="3B40041C">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（11）施工技术负责人若有以下情形，属于承包人违约：</w:t>
      </w:r>
    </w:p>
    <w:p w14:paraId="53932260">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1）每月在施工现场的天数少于约定天数的；</w:t>
      </w:r>
    </w:p>
    <w:p w14:paraId="77BC3A5B">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2）承包人未提交施工技术负责人劳动合同和社会保险证明的；</w:t>
      </w:r>
    </w:p>
    <w:p w14:paraId="71EBA558">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3）未经批准，擅自离开施工现场（超过约定时间）的；</w:t>
      </w:r>
    </w:p>
    <w:p w14:paraId="07775CEE">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4）未经批准，擅自变更施工技术负责人的；</w:t>
      </w:r>
    </w:p>
    <w:p w14:paraId="59CDB371">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5）发包人有正当理由认为施工技术负责人不称职/不履职，且承包人在约定时间内不予更换的；</w:t>
      </w:r>
    </w:p>
    <w:p w14:paraId="2687623E">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6）其他双方约定的情形。</w:t>
      </w:r>
    </w:p>
    <w:p w14:paraId="24D6416F">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（12）设计负责人及其他主要管理人员若有以下情形，属于承包人违约：</w:t>
      </w:r>
    </w:p>
    <w:p w14:paraId="4CF447A6">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1）承包人未提交人员劳动合同和社会保险证明的；</w:t>
      </w:r>
    </w:p>
    <w:p w14:paraId="4A3F5730">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2）未经批准，施工管理人员擅自离开施工现场（超过约定时间）的；</w:t>
      </w:r>
    </w:p>
    <w:p w14:paraId="7F5DF95E">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3）未经批准，擅自变更主要管理人员的；</w:t>
      </w:r>
    </w:p>
    <w:p w14:paraId="288D7C08">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4）发包人有正当理由认为主要管理人员不称职/不履职，且承包人在约定时间内不予更换的；</w:t>
      </w:r>
    </w:p>
    <w:p w14:paraId="58ED935C">
      <w:pPr>
        <w:widowControl/>
        <w:adjustRightInd w:val="0"/>
        <w:snapToGrid w:val="0"/>
        <w:spacing w:after="163" w:afterLines="50" w:line="360" w:lineRule="auto"/>
        <w:ind w:firstLine="420" w:firstLineChars="200"/>
        <w:jc w:val="left"/>
        <w:rPr>
          <w:rFonts w:hint="eastAsia" w:ascii="宋体" w:hAnsi="宋体" w:cs="宋体"/>
          <w:kern w:val="0"/>
          <w:szCs w:val="21"/>
          <w:lang w:val="en-US" w:eastAsia="zh-CN" w:bidi="ar"/>
        </w:rPr>
      </w:pPr>
      <w:r>
        <w:rPr>
          <w:rFonts w:hint="eastAsia" w:ascii="宋体" w:hAnsi="宋体" w:cs="宋体"/>
          <w:kern w:val="0"/>
          <w:szCs w:val="21"/>
          <w:lang w:val="en-US" w:eastAsia="zh-CN" w:bidi="ar"/>
        </w:rPr>
        <w:t>5)</w:t>
      </w:r>
      <w:r>
        <w:rPr>
          <w:rFonts w:hint="eastAsia" w:ascii="宋体" w:hAnsi="宋体" w:cs="宋体"/>
          <w:kern w:val="0"/>
          <w:szCs w:val="21"/>
          <w:lang w:bidi="ar"/>
        </w:rPr>
        <w:t>一设计启动，接甲方指令后一个工作日启动设计工作；二完善初步设计方案，接甲方指令后30个日历日内提交成果；三完善后的初步设计方案经甲方同意后，开展施工图设计，接甲方指令后60个日历日内完成施工图设计；四提交施工图审查及备案工作，配合施工图审查机构的相关要求，及时完成相关部门线上线下施工图备案要求。</w:t>
      </w:r>
    </w:p>
    <w:p w14:paraId="20F800A0">
      <w:pPr>
        <w:widowControl/>
        <w:adjustRightInd w:val="0"/>
        <w:snapToGrid w:val="0"/>
        <w:spacing w:after="163" w:afterLines="50" w:line="360" w:lineRule="auto"/>
        <w:ind w:firstLine="420" w:firstLineChars="200"/>
        <w:rPr>
          <w:ins w:id="172" w:author="龚龚龚" w:date="2025-04-18T10:45:29Z"/>
          <w:rFonts w:hint="eastAsia" w:ascii="宋体" w:hAnsi="宋体" w:cs="宋体"/>
          <w:kern w:val="0"/>
          <w:szCs w:val="21"/>
          <w:lang w:bidi="ar"/>
        </w:rPr>
      </w:pPr>
      <w:r>
        <w:rPr>
          <w:rFonts w:hint="eastAsia" w:ascii="宋体" w:hAnsi="宋体" w:cs="宋体"/>
          <w:kern w:val="0"/>
          <w:szCs w:val="21"/>
          <w:lang w:bidi="ar"/>
        </w:rPr>
        <w:t>（13）其他：</w:t>
      </w:r>
      <w:r>
        <w:rPr>
          <w:rFonts w:ascii="宋体" w:hAnsi="宋体" w:cs="宋体"/>
          <w:szCs w:val="21"/>
          <w:u w:val="single"/>
        </w:rPr>
        <w:t>承包人违反合同约定进行转包或违</w:t>
      </w:r>
      <w:r>
        <w:rPr>
          <w:rFonts w:ascii="宋体" w:hAnsi="宋体" w:cs="宋体"/>
          <w:spacing w:val="-1"/>
          <w:szCs w:val="21"/>
          <w:u w:val="single"/>
        </w:rPr>
        <w:t>法分包的</w:t>
      </w:r>
      <w:r>
        <w:rPr>
          <w:rFonts w:hint="eastAsia" w:ascii="宋体" w:hAnsi="宋体" w:cs="宋体"/>
          <w:kern w:val="0"/>
          <w:szCs w:val="21"/>
          <w:lang w:bidi="ar"/>
        </w:rPr>
        <w:t>。</w:t>
      </w:r>
    </w:p>
    <w:p w14:paraId="49E3F212">
      <w:pPr>
        <w:widowControl/>
        <w:adjustRightInd w:val="0"/>
        <w:snapToGrid w:val="0"/>
        <w:spacing w:after="163" w:afterLines="50" w:line="360" w:lineRule="auto"/>
        <w:ind w:firstLine="420" w:firstLineChars="200"/>
        <w:rPr>
          <w:ins w:id="173" w:author="龚龚龚" w:date="2025-04-18T10:46:14Z"/>
          <w:rFonts w:hint="eastAsia" w:ascii="宋体" w:hAnsi="宋体" w:cs="宋体"/>
          <w:color w:val="auto"/>
          <w:kern w:val="0"/>
          <w:szCs w:val="21"/>
          <w:lang w:bidi="ar"/>
        </w:rPr>
      </w:pPr>
      <w:ins w:id="174" w:author="龚龚龚" w:date="2025-04-18T10:46:14Z">
        <w:r>
          <w:rPr>
            <w:rFonts w:hint="eastAsia" w:ascii="宋体" w:hAnsi="宋体" w:cs="宋体"/>
            <w:color w:val="auto"/>
            <w:kern w:val="0"/>
            <w:szCs w:val="21"/>
            <w:lang w:bidi="ar"/>
          </w:rPr>
          <w:t>（1</w:t>
        </w:r>
      </w:ins>
      <w:ins w:id="175" w:author="龚龚龚" w:date="2025-04-21T15:38:03Z">
        <w:r>
          <w:rPr>
            <w:rFonts w:hint="eastAsia" w:ascii="宋体" w:hAnsi="宋体" w:cs="宋体"/>
            <w:color w:val="auto"/>
            <w:kern w:val="0"/>
            <w:szCs w:val="21"/>
            <w:lang w:val="en-US" w:eastAsia="zh-CN" w:bidi="ar"/>
          </w:rPr>
          <w:t>4</w:t>
        </w:r>
      </w:ins>
      <w:ins w:id="176" w:author="龚龚龚" w:date="2025-04-18T10:46:14Z">
        <w:r>
          <w:rPr>
            <w:rFonts w:hint="eastAsia" w:ascii="宋体" w:hAnsi="宋体" w:cs="宋体"/>
            <w:color w:val="auto"/>
            <w:kern w:val="0"/>
            <w:szCs w:val="21"/>
            <w:lang w:bidi="ar"/>
          </w:rPr>
          <w:t>）</w:t>
        </w:r>
      </w:ins>
      <w:ins w:id="177" w:author="龚龚龚" w:date="2025-04-18T10:46:25Z">
        <w:r>
          <w:rPr>
            <w:rFonts w:hint="eastAsia" w:ascii="宋体" w:hAnsi="宋体" w:cs="宋体"/>
            <w:color w:val="auto"/>
            <w:kern w:val="0"/>
            <w:szCs w:val="21"/>
            <w:lang w:bidi="ar"/>
          </w:rPr>
          <w:t>承包人不</w:t>
        </w:r>
      </w:ins>
      <w:ins w:id="178" w:author="龚龚龚" w:date="2025-04-21T15:37:30Z">
        <w:r>
          <w:rPr>
            <w:rFonts w:hint="eastAsia" w:ascii="宋体" w:hAnsi="宋体" w:cs="宋体"/>
            <w:color w:val="auto"/>
            <w:kern w:val="0"/>
            <w:szCs w:val="21"/>
            <w:lang w:eastAsia="zh-CN" w:bidi="ar"/>
          </w:rPr>
          <w:t>按</w:t>
        </w:r>
      </w:ins>
      <w:ins w:id="179" w:author="龚龚龚" w:date="2025-04-18T10:46:25Z">
        <w:r>
          <w:rPr>
            <w:rFonts w:hint="eastAsia" w:ascii="宋体" w:hAnsi="宋体" w:cs="宋体"/>
            <w:color w:val="auto"/>
            <w:kern w:val="0"/>
            <w:szCs w:val="21"/>
            <w:lang w:bidi="ar"/>
          </w:rPr>
          <w:t>约定提交履约保函或履约保函逾期且承包人拒不补交的视为承包人违约，发包人有权停止支付工程进度款。</w:t>
        </w:r>
      </w:ins>
    </w:p>
    <w:p w14:paraId="5832E9FE">
      <w:pPr>
        <w:pStyle w:val="25"/>
      </w:pPr>
    </w:p>
    <w:p w14:paraId="54B9F02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15.2.2 通知改正</w:t>
      </w:r>
    </w:p>
    <w:p w14:paraId="3B55B14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监理人通知承包人改正的合理期限是：</w:t>
      </w:r>
      <w:r>
        <w:rPr>
          <w:rFonts w:hint="eastAsia" w:ascii="宋体" w:hAnsi="宋体" w:cs="宋体"/>
          <w:kern w:val="0"/>
          <w:szCs w:val="21"/>
          <w:u w:val="single"/>
          <w:lang w:bidi="ar"/>
        </w:rPr>
        <w:t>发出整改通知后7天</w:t>
      </w:r>
      <w:r>
        <w:rPr>
          <w:rFonts w:hint="eastAsia" w:ascii="宋体" w:hAnsi="宋体" w:cs="宋体"/>
          <w:kern w:val="0"/>
          <w:szCs w:val="21"/>
          <w:lang w:bidi="ar"/>
        </w:rPr>
        <w:t>。</w:t>
      </w:r>
    </w:p>
    <w:p w14:paraId="381B783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15.2.3 承包人违约的责任</w:t>
      </w:r>
    </w:p>
    <w:p w14:paraId="73DEBF9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承包人违约责任的承担方式和计算方法：</w:t>
      </w:r>
    </w:p>
    <w:p w14:paraId="709C909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（1）承包人未按合同约定提交履约担保或质量保证金的违约责任：承包人应支付违约金，违约金的计算方法：每延误1天，承包人按</w:t>
      </w:r>
      <w:r>
        <w:rPr>
          <w:rFonts w:hint="eastAsia" w:ascii="宋体" w:hAnsi="宋体" w:cs="宋体"/>
          <w:kern w:val="0"/>
          <w:szCs w:val="21"/>
          <w:u w:val="single"/>
          <w:lang w:bidi="ar"/>
        </w:rPr>
        <w:t xml:space="preserve">  10000</w:t>
      </w:r>
      <w:r>
        <w:rPr>
          <w:rFonts w:hint="eastAsia" w:ascii="宋体" w:hAnsi="宋体" w:cs="宋体"/>
          <w:color w:val="FF0000"/>
          <w:kern w:val="0"/>
          <w:szCs w:val="21"/>
          <w:u w:val="single"/>
          <w:lang w:bidi="ar"/>
        </w:rPr>
        <w:t>（5000～50000）</w:t>
      </w:r>
      <w:r>
        <w:rPr>
          <w:rFonts w:hint="eastAsia" w:ascii="宋体" w:hAnsi="宋体" w:cs="宋体"/>
          <w:kern w:val="0"/>
          <w:szCs w:val="21"/>
          <w:u w:val="single"/>
          <w:lang w:bidi="ar"/>
        </w:rPr>
        <w:t>元/天</w:t>
      </w:r>
      <w:r>
        <w:rPr>
          <w:rFonts w:hint="eastAsia" w:ascii="宋体" w:hAnsi="宋体" w:cs="宋体"/>
          <w:kern w:val="0"/>
          <w:szCs w:val="21"/>
          <w:lang w:bidi="ar"/>
        </w:rPr>
        <w:t>计算违约金，累计违约金上限：</w:t>
      </w:r>
      <w:r>
        <w:rPr>
          <w:rFonts w:hint="eastAsia" w:ascii="宋体" w:hAnsi="宋体" w:cs="宋体"/>
          <w:kern w:val="0"/>
          <w:szCs w:val="21"/>
          <w:u w:val="single"/>
          <w:lang w:bidi="ar"/>
        </w:rPr>
        <w:t xml:space="preserve"> 47641652.88</w:t>
      </w:r>
      <w:r>
        <w:rPr>
          <w:rFonts w:hint="eastAsia" w:ascii="宋体" w:hAnsi="宋体" w:cs="宋体"/>
          <w:kern w:val="0"/>
          <w:szCs w:val="21"/>
          <w:u w:val="single"/>
          <w:lang w:val="en-US" w:eastAsia="zh-CN" w:bidi="ar"/>
        </w:rPr>
        <w:t xml:space="preserve"> *3%=1429249.5864</w:t>
      </w:r>
      <w:r>
        <w:rPr>
          <w:rFonts w:hint="eastAsia" w:ascii="宋体" w:hAnsi="宋体" w:cs="宋体"/>
          <w:kern w:val="0"/>
          <w:szCs w:val="21"/>
          <w:u w:val="single"/>
          <w:lang w:bidi="ar"/>
        </w:rPr>
        <w:t xml:space="preserve"> 元（不超过签约合同价的3%）</w:t>
      </w:r>
      <w:r>
        <w:rPr>
          <w:rFonts w:hint="eastAsia" w:ascii="宋体" w:hAnsi="宋体" w:cs="宋体"/>
          <w:kern w:val="0"/>
          <w:szCs w:val="21"/>
          <w:lang w:bidi="ar"/>
        </w:rPr>
        <w:t>。</w:t>
      </w:r>
    </w:p>
    <w:p w14:paraId="06B136C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（2）承包人的原因导致的承包人文件、实施和竣工的工程不符合法律法规、工程质量验收标准以及合同约定的违约责任：限期改正，并按照其不符合法律以及合同约定的相应合同金额的</w:t>
      </w:r>
      <w:r>
        <w:rPr>
          <w:rFonts w:hint="eastAsia" w:ascii="宋体" w:hAnsi="宋体" w:cs="宋体"/>
          <w:kern w:val="0"/>
          <w:szCs w:val="21"/>
          <w:u w:val="single"/>
          <w:lang w:bidi="ar"/>
        </w:rPr>
        <w:t xml:space="preserve">  10%</w:t>
      </w:r>
      <w:r>
        <w:rPr>
          <w:rFonts w:hint="eastAsia" w:ascii="宋体" w:hAnsi="宋体" w:cs="宋体"/>
          <w:color w:val="FF0000"/>
          <w:kern w:val="0"/>
          <w:szCs w:val="21"/>
          <w:u w:val="single"/>
          <w:lang w:bidi="ar"/>
        </w:rPr>
        <w:t>（5～10）</w:t>
      </w:r>
      <w:r>
        <w:rPr>
          <w:rFonts w:hint="eastAsia" w:ascii="宋体" w:hAnsi="宋体" w:cs="宋体"/>
          <w:color w:val="FF0000"/>
          <w:kern w:val="0"/>
          <w:szCs w:val="21"/>
          <w:u w:val="single"/>
          <w:lang w:val="en-US" w:eastAsia="zh-CN" w:bidi="ar"/>
        </w:rPr>
        <w:t>%</w:t>
      </w:r>
      <w:r>
        <w:rPr>
          <w:rFonts w:hint="eastAsia" w:ascii="宋体" w:hAnsi="宋体" w:cs="宋体"/>
          <w:kern w:val="0"/>
          <w:szCs w:val="21"/>
          <w:lang w:bidi="ar"/>
        </w:rPr>
        <w:t>支付违约金；造成工期延误的，还应承担造成工期延误的违约责任。</w:t>
      </w:r>
    </w:p>
    <w:p w14:paraId="48B0078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（3）承包人违反合同约定进行转包或违法分包的违约责任：按照违反合同约定进行转包和（或）违法分包相应转包和（或）分包合同的合同金额的</w:t>
      </w:r>
      <w:r>
        <w:rPr>
          <w:rFonts w:hint="eastAsia" w:ascii="宋体" w:hAnsi="宋体" w:cs="宋体"/>
          <w:kern w:val="0"/>
          <w:szCs w:val="21"/>
          <w:u w:val="single"/>
          <w:lang w:bidi="ar"/>
        </w:rPr>
        <w:t xml:space="preserve"> 10%（5～10）%</w:t>
      </w:r>
      <w:r>
        <w:rPr>
          <w:rFonts w:hint="eastAsia" w:ascii="宋体" w:hAnsi="宋体" w:cs="宋体"/>
          <w:kern w:val="0"/>
          <w:szCs w:val="21"/>
          <w:lang w:bidi="ar"/>
        </w:rPr>
        <w:t>支付违约金，违法转/分包商应在7天内撤离出场。</w:t>
      </w:r>
    </w:p>
    <w:p w14:paraId="38059B3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（4）承包人违反合同约定采购和使用不合格的材料和工程设备的违约责任：按照违反合同约定采购和使用不合格的材料和（或）工程设备相应合同金额的</w:t>
      </w:r>
      <w:r>
        <w:rPr>
          <w:rFonts w:hint="eastAsia" w:ascii="宋体" w:hAnsi="宋体" w:cs="宋体"/>
          <w:kern w:val="0"/>
          <w:szCs w:val="21"/>
          <w:u w:val="single"/>
          <w:lang w:bidi="ar"/>
        </w:rPr>
        <w:t xml:space="preserve">  10%（5～10）%</w:t>
      </w:r>
      <w:r>
        <w:rPr>
          <w:rFonts w:hint="eastAsia" w:ascii="宋体" w:hAnsi="宋体" w:cs="宋体"/>
          <w:kern w:val="0"/>
          <w:szCs w:val="21"/>
          <w:lang w:bidi="ar"/>
        </w:rPr>
        <w:t>支付违约金。</w:t>
      </w:r>
    </w:p>
    <w:p w14:paraId="22F769D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（5）因承包人原因导致工程质量不符合合同要求的违约责任：承包人退还已支付工程质量不符合合同要求工程的工程款，并按照工程质量不符合合同要求工程相应合同金额的</w:t>
      </w:r>
      <w:r>
        <w:rPr>
          <w:rFonts w:hint="eastAsia" w:ascii="宋体" w:hAnsi="宋体" w:cs="宋体"/>
          <w:kern w:val="0"/>
          <w:szCs w:val="21"/>
          <w:u w:val="single"/>
          <w:lang w:bidi="ar"/>
        </w:rPr>
        <w:t xml:space="preserve">  10%（5～10）%</w:t>
      </w:r>
      <w:r>
        <w:rPr>
          <w:rFonts w:hint="eastAsia" w:ascii="宋体" w:hAnsi="宋体" w:cs="宋体"/>
          <w:kern w:val="0"/>
          <w:szCs w:val="21"/>
          <w:lang w:bidi="ar"/>
        </w:rPr>
        <w:t>支付违约金。</w:t>
      </w:r>
    </w:p>
    <w:p w14:paraId="211C5A7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6）承包人违反材料与设备的约定，未经批准，擅自将已按合同约定进入施工现场的施工设备、临时设施或材料撤离施工现场的违约责任：按照承包人擅自撤离施工现场施工设备、临时设施或材料相应合同金额的</w:t>
      </w:r>
      <w:r>
        <w:rPr>
          <w:rFonts w:hint="eastAsia" w:ascii="宋体" w:hAnsi="宋体" w:cs="宋体"/>
          <w:kern w:val="0"/>
          <w:szCs w:val="21"/>
          <w:u w:val="single"/>
          <w:lang w:bidi="ar"/>
        </w:rPr>
        <w:t xml:space="preserve">  5%</w:t>
      </w:r>
      <w:r>
        <w:rPr>
          <w:rFonts w:hint="default" w:ascii="宋体" w:hAnsi="宋体" w:cs="宋体"/>
          <w:kern w:val="0"/>
          <w:szCs w:val="21"/>
          <w:u w:val="single"/>
          <w:lang w:val="en-US" w:bidi="ar"/>
        </w:rPr>
        <w:t>（1～5）%</w:t>
      </w:r>
      <w:r>
        <w:rPr>
          <w:rFonts w:hint="eastAsia" w:ascii="宋体" w:hAnsi="宋体" w:cs="宋体"/>
          <w:kern w:val="0"/>
          <w:szCs w:val="21"/>
          <w:lang w:bidi="ar"/>
        </w:rPr>
        <w:t>支付违约金。</w:t>
      </w:r>
    </w:p>
    <w:p w14:paraId="034A1A8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（7）因承包人原因造成工期延误的违约承担方式和计算方法：由承包人承担由此增加的费用，由此导致工期延误的，工期不予顺延；逾期竣工违约金的计算方法：每延误1天，承包人按</w:t>
      </w:r>
      <w:r>
        <w:rPr>
          <w:rFonts w:hint="eastAsia" w:ascii="宋体" w:hAnsi="宋体" w:cs="宋体"/>
          <w:kern w:val="0"/>
          <w:szCs w:val="21"/>
          <w:u w:val="single"/>
          <w:lang w:bidi="ar"/>
        </w:rPr>
        <w:t xml:space="preserve">  50000</w:t>
      </w:r>
      <w:r>
        <w:rPr>
          <w:rFonts w:hint="eastAsia" w:ascii="宋体" w:hAnsi="宋体" w:cs="宋体"/>
          <w:color w:val="FF0000"/>
          <w:kern w:val="0"/>
          <w:szCs w:val="21"/>
          <w:u w:val="single"/>
          <w:lang w:bidi="ar"/>
        </w:rPr>
        <w:t>（5000～50000）</w:t>
      </w:r>
      <w:r>
        <w:rPr>
          <w:rFonts w:hint="eastAsia" w:ascii="宋体" w:hAnsi="宋体" w:cs="宋体"/>
          <w:kern w:val="0"/>
          <w:szCs w:val="21"/>
          <w:u w:val="single"/>
          <w:lang w:bidi="ar"/>
        </w:rPr>
        <w:t>元/天</w:t>
      </w:r>
      <w:r>
        <w:rPr>
          <w:rFonts w:hint="eastAsia" w:ascii="宋体" w:hAnsi="宋体" w:cs="宋体"/>
          <w:kern w:val="0"/>
          <w:szCs w:val="21"/>
          <w:lang w:bidi="ar"/>
        </w:rPr>
        <w:t>计算逾期竣工违约金，累计违约金上限：</w:t>
      </w:r>
      <w:r>
        <w:rPr>
          <w:rFonts w:hint="eastAsia" w:ascii="宋体" w:hAnsi="宋体" w:cs="宋体"/>
          <w:kern w:val="0"/>
          <w:szCs w:val="21"/>
          <w:u w:val="single"/>
          <w:lang w:bidi="ar"/>
        </w:rPr>
        <w:t xml:space="preserve">  47641652.88</w:t>
      </w:r>
      <w:r>
        <w:rPr>
          <w:rFonts w:hint="eastAsia" w:ascii="宋体" w:hAnsi="宋体" w:cs="宋体"/>
          <w:kern w:val="0"/>
          <w:szCs w:val="21"/>
          <w:u w:val="single"/>
          <w:lang w:val="en-US" w:eastAsia="zh-CN" w:bidi="ar"/>
        </w:rPr>
        <w:t xml:space="preserve"> *3%=1429249.5864</w:t>
      </w:r>
      <w:r>
        <w:rPr>
          <w:rFonts w:hint="eastAsia" w:ascii="宋体" w:hAnsi="宋体" w:cs="宋体"/>
          <w:kern w:val="0"/>
          <w:szCs w:val="21"/>
          <w:u w:val="single"/>
          <w:lang w:bidi="ar"/>
        </w:rPr>
        <w:t xml:space="preserve">  </w:t>
      </w:r>
      <w:r>
        <w:rPr>
          <w:rFonts w:hint="eastAsia" w:ascii="宋体" w:hAnsi="宋体" w:cs="宋体"/>
          <w:kern w:val="0"/>
          <w:szCs w:val="21"/>
          <w:lang w:bidi="ar"/>
        </w:rPr>
        <w:t>元（不超过签约合同价的3%）；承包人支付逾期竣工违约金后，不免除承包人继续完成工程及修补缺陷的义务。</w:t>
      </w:r>
    </w:p>
    <w:p w14:paraId="1EF807B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（8）由于承包人原因未能通过竣工试验或竣工后试验的的违约责任：限期改正，并按照整改费用的</w:t>
      </w:r>
      <w:r>
        <w:rPr>
          <w:rFonts w:hint="eastAsia" w:ascii="宋体" w:hAnsi="宋体" w:cs="宋体"/>
          <w:kern w:val="0"/>
          <w:szCs w:val="21"/>
          <w:u w:val="single"/>
          <w:lang w:bidi="ar"/>
        </w:rPr>
        <w:t xml:space="preserve">  5%</w:t>
      </w:r>
      <w:r>
        <w:rPr>
          <w:rFonts w:hint="default" w:ascii="宋体" w:hAnsi="宋体" w:cs="宋体"/>
          <w:kern w:val="0"/>
          <w:szCs w:val="21"/>
          <w:u w:val="single"/>
          <w:lang w:val="en-US" w:bidi="ar"/>
        </w:rPr>
        <w:t>（1～5）%</w:t>
      </w:r>
      <w:r>
        <w:rPr>
          <w:rFonts w:hint="eastAsia" w:ascii="宋体" w:hAnsi="宋体" w:cs="宋体"/>
          <w:kern w:val="0"/>
          <w:szCs w:val="21"/>
          <w:lang w:bidi="ar"/>
        </w:rPr>
        <w:t>支付违约金；造成工期延误的，还应承担造成工期延误的违约责任。</w:t>
      </w:r>
    </w:p>
    <w:p w14:paraId="4AF1527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（9）承包人在缺陷责任期及保修期内，未能在合理期限对工程缺陷进行修复，或拒绝按发包人指示进行修复的违约责任：按照发包人修复缺陷费用的</w:t>
      </w:r>
      <w:r>
        <w:rPr>
          <w:rFonts w:hint="eastAsia" w:ascii="宋体" w:hAnsi="宋体" w:cs="宋体"/>
          <w:kern w:val="0"/>
          <w:szCs w:val="21"/>
          <w:u w:val="single"/>
          <w:lang w:bidi="ar"/>
        </w:rPr>
        <w:t xml:space="preserve">  2%</w:t>
      </w:r>
      <w:r>
        <w:rPr>
          <w:rFonts w:hint="default" w:ascii="宋体" w:hAnsi="宋体" w:cs="宋体"/>
          <w:kern w:val="0"/>
          <w:szCs w:val="21"/>
          <w:u w:val="single"/>
          <w:lang w:val="en-US" w:bidi="ar"/>
        </w:rPr>
        <w:t>（0.5～2）%</w:t>
      </w:r>
      <w:r>
        <w:rPr>
          <w:rFonts w:hint="eastAsia" w:ascii="宋体" w:hAnsi="宋体" w:cs="宋体"/>
          <w:kern w:val="0"/>
          <w:szCs w:val="21"/>
          <w:lang w:bidi="ar"/>
        </w:rPr>
        <w:t>支付违约金。</w:t>
      </w:r>
    </w:p>
    <w:p w14:paraId="35A0EB6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（10）承包人明确表示或者以其行为表明不履行合同主要义务的违约责任：按签约合同价的</w:t>
      </w:r>
      <w:r>
        <w:rPr>
          <w:rFonts w:hint="eastAsia" w:ascii="宋体" w:hAnsi="宋体" w:cs="宋体"/>
          <w:kern w:val="0"/>
          <w:szCs w:val="21"/>
          <w:u w:val="single"/>
          <w:lang w:bidi="ar"/>
        </w:rPr>
        <w:t xml:space="preserve">  10%</w:t>
      </w:r>
      <w:r>
        <w:rPr>
          <w:rFonts w:hint="default" w:ascii="宋体" w:hAnsi="宋体" w:cs="宋体"/>
          <w:kern w:val="0"/>
          <w:szCs w:val="21"/>
          <w:u w:val="single"/>
          <w:lang w:val="en-US" w:bidi="ar"/>
        </w:rPr>
        <w:t>（5～10）%</w:t>
      </w:r>
      <w:r>
        <w:rPr>
          <w:rFonts w:hint="eastAsia" w:ascii="宋体" w:hAnsi="宋体" w:cs="宋体"/>
          <w:kern w:val="0"/>
          <w:szCs w:val="21"/>
          <w:lang w:bidi="ar"/>
        </w:rPr>
        <w:t>支付违约金。</w:t>
      </w:r>
    </w:p>
    <w:p w14:paraId="542D442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（11）承包人未能按照合同约定履行其他义务的违约责任：按</w:t>
      </w:r>
      <w:r>
        <w:rPr>
          <w:rFonts w:hint="eastAsia" w:ascii="宋体" w:hAnsi="宋体" w:cs="宋体"/>
          <w:kern w:val="0"/>
          <w:szCs w:val="21"/>
          <w:u w:val="single"/>
          <w:lang w:bidi="ar"/>
        </w:rPr>
        <w:t>5000</w:t>
      </w:r>
      <w:r>
        <w:rPr>
          <w:rFonts w:hint="default" w:ascii="宋体" w:hAnsi="宋体" w:cs="宋体"/>
          <w:kern w:val="0"/>
          <w:szCs w:val="21"/>
          <w:u w:val="single"/>
          <w:lang w:val="en-US" w:bidi="ar"/>
        </w:rPr>
        <w:t>（500～5000）</w:t>
      </w:r>
      <w:r>
        <w:rPr>
          <w:rFonts w:hint="eastAsia" w:ascii="宋体" w:hAnsi="宋体" w:cs="宋体"/>
          <w:kern w:val="0"/>
          <w:szCs w:val="21"/>
          <w:u w:val="single"/>
          <w:lang w:bidi="ar"/>
        </w:rPr>
        <w:t>元/次</w:t>
      </w:r>
      <w:r>
        <w:rPr>
          <w:rFonts w:hint="eastAsia" w:ascii="宋体" w:hAnsi="宋体" w:cs="宋体"/>
          <w:kern w:val="0"/>
          <w:szCs w:val="21"/>
          <w:lang w:bidi="ar"/>
        </w:rPr>
        <w:t>支付违约金。</w:t>
      </w:r>
    </w:p>
    <w:p w14:paraId="2427B77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（12）承包人未能按期开始工作的违约责任：按合同价</w:t>
      </w:r>
      <w:r>
        <w:rPr>
          <w:rFonts w:hint="eastAsia" w:ascii="宋体" w:hAnsi="宋体" w:cs="宋体"/>
          <w:kern w:val="0"/>
          <w:szCs w:val="21"/>
          <w:u w:val="single"/>
          <w:lang w:bidi="ar"/>
        </w:rPr>
        <w:t>0.2‰/天</w:t>
      </w:r>
      <w:r>
        <w:rPr>
          <w:rFonts w:hint="eastAsia" w:ascii="宋体" w:hAnsi="宋体" w:cs="宋体"/>
          <w:kern w:val="0"/>
          <w:szCs w:val="21"/>
          <w:lang w:bidi="ar"/>
        </w:rPr>
        <w:t>支付违约金，本项违约金累计限额为签约合同价的</w:t>
      </w:r>
      <w:r>
        <w:rPr>
          <w:rFonts w:hint="eastAsia" w:ascii="宋体" w:hAnsi="宋体" w:cs="宋体"/>
          <w:kern w:val="0"/>
          <w:szCs w:val="21"/>
          <w:u w:val="single"/>
          <w:lang w:bidi="ar"/>
        </w:rPr>
        <w:t xml:space="preserve"> 1</w:t>
      </w:r>
      <w:ins w:id="180" w:author="点点" w:date="2025-04-24T15:37:22Z">
        <w:r>
          <w:rPr>
            <w:rFonts w:hint="eastAsia" w:ascii="宋体" w:hAnsi="宋体" w:cs="宋体"/>
            <w:kern w:val="0"/>
            <w:szCs w:val="21"/>
            <w:u w:val="single"/>
            <w:lang w:val="en-US" w:eastAsia="zh-CN" w:bidi="ar"/>
          </w:rPr>
          <w:t xml:space="preserve"> </w:t>
        </w:r>
      </w:ins>
      <w:r>
        <w:rPr>
          <w:rFonts w:hint="eastAsia" w:ascii="宋体" w:hAnsi="宋体" w:cs="宋体"/>
          <w:kern w:val="0"/>
          <w:szCs w:val="21"/>
          <w:u w:val="single"/>
          <w:lang w:bidi="ar"/>
        </w:rPr>
        <w:t>%</w:t>
      </w:r>
      <w:r>
        <w:rPr>
          <w:rFonts w:hint="eastAsia" w:ascii="宋体" w:hAnsi="宋体" w:cs="宋体"/>
          <w:kern w:val="0"/>
          <w:szCs w:val="21"/>
          <w:lang w:bidi="ar"/>
        </w:rPr>
        <w:t>。</w:t>
      </w:r>
    </w:p>
    <w:p w14:paraId="0872860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（13）承包人未按经审定的施工组织设计配备或更换关键施工设备的违约责任：按</w:t>
      </w:r>
      <w:r>
        <w:rPr>
          <w:rFonts w:hint="eastAsia" w:ascii="宋体" w:hAnsi="宋体" w:cs="宋体"/>
          <w:kern w:val="0"/>
          <w:szCs w:val="21"/>
          <w:u w:val="single"/>
          <w:lang w:bidi="ar"/>
        </w:rPr>
        <w:t xml:space="preserve"> 50000</w:t>
      </w:r>
      <w:r>
        <w:rPr>
          <w:rFonts w:hint="default" w:ascii="宋体" w:hAnsi="宋体" w:cs="宋体"/>
          <w:kern w:val="0"/>
          <w:szCs w:val="21"/>
          <w:u w:val="single"/>
          <w:lang w:val="en-US" w:bidi="ar"/>
        </w:rPr>
        <w:t>（5000～50000）</w:t>
      </w:r>
      <w:r>
        <w:rPr>
          <w:rFonts w:hint="eastAsia" w:ascii="宋体" w:hAnsi="宋体" w:cs="宋体"/>
          <w:kern w:val="0"/>
          <w:szCs w:val="21"/>
          <w:u w:val="single"/>
          <w:lang w:bidi="ar"/>
        </w:rPr>
        <w:t>元/台·次</w:t>
      </w:r>
      <w:r>
        <w:rPr>
          <w:rFonts w:hint="eastAsia" w:ascii="宋体" w:hAnsi="宋体" w:cs="宋体"/>
          <w:kern w:val="0"/>
          <w:szCs w:val="21"/>
          <w:lang w:bidi="ar"/>
        </w:rPr>
        <w:t>支付违约金。</w:t>
      </w:r>
    </w:p>
    <w:p w14:paraId="03D956B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（14）承包人有安全问题或有违反安全管理规章制度情况的违约责任：根据具体情节，按签约合同价的</w:t>
      </w:r>
      <w:r>
        <w:rPr>
          <w:rFonts w:hint="eastAsia" w:ascii="宋体" w:hAnsi="宋体" w:cs="宋体"/>
          <w:kern w:val="0"/>
          <w:szCs w:val="21"/>
          <w:u w:val="single"/>
          <w:lang w:bidi="ar"/>
        </w:rPr>
        <w:t>4‰/次</w:t>
      </w:r>
      <w:r>
        <w:rPr>
          <w:rFonts w:hint="eastAsia" w:ascii="宋体" w:hAnsi="宋体" w:cs="宋体"/>
          <w:kern w:val="0"/>
          <w:szCs w:val="21"/>
          <w:lang w:bidi="ar"/>
        </w:rPr>
        <w:t>支付违约金（累计不超过签约合同价的1%，详见附件9安全管理协议）。</w:t>
      </w:r>
    </w:p>
    <w:p w14:paraId="1EF18D2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（15）承包人拖欠其工人或所雇人员工资或报酬，导致其工人或所雇人员向有关部门投诉、控告、检举或以聚集等方式讨要工资或报酬的违约责任：根据具体情节，按违约金额</w:t>
      </w:r>
      <w:r>
        <w:rPr>
          <w:rFonts w:hint="eastAsia" w:ascii="宋体" w:hAnsi="宋体" w:cs="宋体"/>
          <w:kern w:val="0"/>
          <w:szCs w:val="21"/>
          <w:u w:val="single"/>
          <w:lang w:bidi="ar"/>
        </w:rPr>
        <w:t xml:space="preserve">  200000</w:t>
      </w:r>
      <w:r>
        <w:rPr>
          <w:rFonts w:hint="default" w:ascii="宋体" w:hAnsi="宋体" w:cs="宋体"/>
          <w:kern w:val="0"/>
          <w:szCs w:val="21"/>
          <w:u w:val="single"/>
          <w:lang w:val="en-US" w:bidi="ar"/>
        </w:rPr>
        <w:t>（50000～200000）</w:t>
      </w:r>
      <w:r>
        <w:rPr>
          <w:rFonts w:hint="eastAsia" w:ascii="宋体" w:hAnsi="宋体" w:cs="宋体"/>
          <w:kern w:val="0"/>
          <w:szCs w:val="21"/>
          <w:u w:val="single"/>
          <w:lang w:bidi="ar"/>
        </w:rPr>
        <w:t>元/次</w:t>
      </w:r>
      <w:r>
        <w:rPr>
          <w:rFonts w:hint="eastAsia" w:ascii="宋体" w:hAnsi="宋体" w:cs="宋体"/>
          <w:kern w:val="0"/>
          <w:szCs w:val="21"/>
          <w:lang w:bidi="ar"/>
        </w:rPr>
        <w:t>支付违约金。</w:t>
      </w:r>
    </w:p>
    <w:p w14:paraId="66F40D0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（16）承包人不配合发包人、监理人及发包人委托的工程造价咨询服务单位结算审核的违约责任：根据具体情节，按</w:t>
      </w:r>
      <w:r>
        <w:rPr>
          <w:rFonts w:hint="eastAsia" w:ascii="宋体" w:hAnsi="宋体" w:cs="宋体"/>
          <w:kern w:val="0"/>
          <w:szCs w:val="21"/>
          <w:u w:val="single"/>
          <w:lang w:bidi="ar"/>
        </w:rPr>
        <w:t xml:space="preserve">  100000</w:t>
      </w:r>
      <w:r>
        <w:rPr>
          <w:rFonts w:hint="default" w:ascii="宋体" w:hAnsi="宋体" w:cs="宋体"/>
          <w:kern w:val="0"/>
          <w:szCs w:val="21"/>
          <w:u w:val="single"/>
          <w:lang w:val="en-US" w:bidi="ar"/>
        </w:rPr>
        <w:t>（10000～100000）</w:t>
      </w:r>
      <w:r>
        <w:rPr>
          <w:rFonts w:hint="eastAsia" w:ascii="宋体" w:hAnsi="宋体" w:cs="宋体"/>
          <w:kern w:val="0"/>
          <w:szCs w:val="21"/>
          <w:u w:val="single"/>
          <w:lang w:val="en-US" w:eastAsia="zh-CN" w:bidi="ar"/>
        </w:rPr>
        <w:t xml:space="preserve"> </w:t>
      </w:r>
      <w:r>
        <w:rPr>
          <w:rFonts w:hint="eastAsia" w:ascii="宋体" w:hAnsi="宋体" w:cs="宋体"/>
          <w:kern w:val="0"/>
          <w:szCs w:val="21"/>
          <w:u w:val="single"/>
          <w:lang w:bidi="ar"/>
        </w:rPr>
        <w:t>元/次</w:t>
      </w:r>
      <w:r>
        <w:rPr>
          <w:rFonts w:hint="eastAsia" w:ascii="宋体" w:hAnsi="宋体" w:cs="宋体"/>
          <w:kern w:val="0"/>
          <w:szCs w:val="21"/>
          <w:lang w:bidi="ar"/>
        </w:rPr>
        <w:t>支付违约金。</w:t>
      </w:r>
    </w:p>
    <w:p w14:paraId="60FCDE3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（17）承包人未按合同约定移交全部和部分工程的违约责任：由承包人承担工程照管、成品保护、保管等与工程有关的各种费用，并按结算金额或违约部分结算金额的</w:t>
      </w:r>
      <w:r>
        <w:rPr>
          <w:rFonts w:hint="eastAsia" w:ascii="宋体" w:hAnsi="宋体" w:cs="宋体"/>
          <w:kern w:val="0"/>
          <w:szCs w:val="21"/>
          <w:u w:val="single"/>
          <w:lang w:bidi="ar"/>
        </w:rPr>
        <w:t>1‰</w:t>
      </w:r>
      <w:r>
        <w:rPr>
          <w:rFonts w:hint="eastAsia" w:ascii="宋体" w:hAnsi="宋体" w:cs="宋体"/>
          <w:kern w:val="0"/>
          <w:szCs w:val="21"/>
          <w:lang w:bidi="ar"/>
        </w:rPr>
        <w:t>支付违约金。</w:t>
      </w:r>
    </w:p>
    <w:p w14:paraId="4524F1F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（18）承包人未按合同约定购买保险的违约责任：除按通用合同条件18.</w:t>
      </w:r>
      <w:r>
        <w:rPr>
          <w:rFonts w:ascii="宋体" w:hAnsi="宋体" w:cs="宋体"/>
          <w:kern w:val="0"/>
          <w:szCs w:val="21"/>
          <w:lang w:bidi="ar"/>
        </w:rPr>
        <w:t>5</w:t>
      </w:r>
      <w:r>
        <w:rPr>
          <w:rFonts w:hint="eastAsia" w:ascii="宋体" w:hAnsi="宋体" w:cs="宋体"/>
          <w:kern w:val="0"/>
          <w:szCs w:val="21"/>
          <w:lang w:bidi="ar"/>
        </w:rPr>
        <w:t>.</w:t>
      </w:r>
      <w:r>
        <w:rPr>
          <w:rFonts w:ascii="宋体" w:hAnsi="宋体" w:cs="宋体"/>
          <w:kern w:val="0"/>
          <w:szCs w:val="21"/>
          <w:lang w:bidi="ar"/>
        </w:rPr>
        <w:t>3</w:t>
      </w:r>
      <w:r>
        <w:rPr>
          <w:rFonts w:hint="eastAsia" w:ascii="宋体" w:hAnsi="宋体" w:cs="宋体"/>
          <w:kern w:val="0"/>
          <w:szCs w:val="21"/>
          <w:lang w:bidi="ar"/>
        </w:rPr>
        <w:t>项[未按约定投保的补救]执行外，每延迟1天，按</w:t>
      </w:r>
      <w:r>
        <w:rPr>
          <w:rFonts w:hint="eastAsia" w:ascii="宋体" w:hAnsi="宋体" w:cs="宋体"/>
          <w:kern w:val="0"/>
          <w:szCs w:val="21"/>
          <w:u w:val="single"/>
          <w:lang w:bidi="ar"/>
        </w:rPr>
        <w:t>500元/天</w:t>
      </w:r>
      <w:r>
        <w:rPr>
          <w:rFonts w:hint="eastAsia" w:ascii="宋体" w:hAnsi="宋体" w:cs="宋体"/>
          <w:kern w:val="0"/>
          <w:szCs w:val="21"/>
          <w:lang w:bidi="ar"/>
        </w:rPr>
        <w:t>支付违约金。</w:t>
      </w:r>
    </w:p>
    <w:p w14:paraId="09FFE44F">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（19）发生第15.2.1项（10）目、15.2.1项（11）目、15.2.1项（12）目违约情形的违约责任：除承担由此增加的费用和工期延误的责任，承包人应向发包人支付违约金：</w:t>
      </w:r>
    </w:p>
    <w:p w14:paraId="44EA5BA4">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1）工程总承包项目经理或施工负责人违约承担方式和计算方法：对于第15.2.1项（10）目的情形，每发现一次，根据具体情节，按1000～30000元/天·次计算违约金；不按承诺到岗的（第4.4.4项约定的情形除外），按履约保证金的（50～100）%支付违约金，并解除合同；擅自更换的，按签约合同价的（0.5～3）%/人·次支付违约金，每次不低于20万，累计不超过200万；被责令停止执业的，按签约合同价的（0.5～3）%/人·次支付违约金，每次不低于20万，累计不超过200万。</w:t>
      </w:r>
    </w:p>
    <w:p w14:paraId="518C59A8">
      <w:pPr>
        <w:widowControl/>
        <w:adjustRightInd w:val="0"/>
        <w:snapToGrid w:val="0"/>
        <w:spacing w:after="163" w:afterLines="50" w:line="360" w:lineRule="auto"/>
        <w:ind w:firstLine="420" w:firstLineChars="200"/>
        <w:jc w:val="left"/>
        <w:rPr>
          <w:rFonts w:ascii="宋体" w:hAnsi="宋体" w:cs="宋体"/>
          <w:kern w:val="0"/>
        </w:rPr>
      </w:pPr>
      <w:r>
        <w:rPr>
          <w:rFonts w:hint="eastAsia" w:ascii="宋体" w:hAnsi="宋体" w:cs="宋体"/>
          <w:kern w:val="0"/>
          <w:szCs w:val="21"/>
          <w:lang w:bidi="ar"/>
        </w:rPr>
        <w:t>2）施工技术负责人违约承担方式和计算方法：对于第15.2.1项（11）目的六种情形，每发现一次，根据具体情节，按1000～30000元/天·次计算违约金；擅自更换施工技术负责人的，按签约合同价的（0.5～2）%/人·次支付违约金，每次不低于10万，累计不超过100万。</w:t>
      </w:r>
    </w:p>
    <w:p w14:paraId="7769B7B8">
      <w:pPr>
        <w:widowControl/>
        <w:adjustRightInd w:val="0"/>
        <w:snapToGrid w:val="0"/>
        <w:spacing w:after="163" w:afterLines="50" w:line="360" w:lineRule="auto"/>
        <w:ind w:firstLine="420" w:firstLineChars="200"/>
        <w:rPr>
          <w:rFonts w:hint="default" w:eastAsia="宋体"/>
          <w:lang w:val="en-US" w:eastAsia="zh-CN"/>
        </w:rPr>
      </w:pPr>
      <w:r>
        <w:rPr>
          <w:rFonts w:hint="eastAsia" w:ascii="宋体" w:hAnsi="宋体" w:cs="宋体"/>
          <w:kern w:val="0"/>
          <w:szCs w:val="21"/>
          <w:lang w:bidi="ar"/>
        </w:rPr>
        <w:t>3）设计负责人及其他主要管理人员违约承担方式和计算方法：对于第15.2.1项（12）目的五种情形，每发现一次，根据具体情节，按500～10000元/天·次计算违约金。</w:t>
      </w:r>
    </w:p>
    <w:p w14:paraId="09BB59A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（20）其他：</w:t>
      </w:r>
      <w:r>
        <w:rPr>
          <w:rFonts w:ascii="宋体" w:hAnsi="宋体" w:cs="宋体"/>
          <w:spacing w:val="-1"/>
          <w:szCs w:val="21"/>
          <w:u w:val="single"/>
        </w:rPr>
        <w:t>合同另有约定的，按照其约定</w:t>
      </w:r>
      <w:r>
        <w:rPr>
          <w:rFonts w:hint="eastAsia" w:ascii="宋体" w:hAnsi="宋体" w:cs="宋体"/>
          <w:kern w:val="0"/>
          <w:szCs w:val="21"/>
          <w:lang w:bidi="ar"/>
        </w:rPr>
        <w:t>。</w:t>
      </w:r>
    </w:p>
    <w:p w14:paraId="19BE994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应当由承包人向发包人支付的违约金，发包人可直接提取届时有效的履约担保相应金额，不足部分由承包人支付；若发包人提取履约担保相应金额，则承包人应在提取后7日内补足或提交合同约定的履约担保的金额，否则承担相应违约责任，并从应付或到期应付给承包人的任何款项中或采用其他方法，扣除该违约金。</w:t>
      </w:r>
    </w:p>
    <w:p w14:paraId="3BA9893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承包人必须及时纠正违约行为并采取积极措施，满足合同要求，自行承担与纠正违约行为有关的人身伤亡、罚款、索赔、损失补偿、诉讼费用及其他一切责任，工期不予顺延，承担由此给发包人造成的经济损失。</w:t>
      </w:r>
    </w:p>
    <w:p w14:paraId="5ACD5A83">
      <w:pPr>
        <w:widowControl/>
        <w:adjustRightInd w:val="0"/>
        <w:snapToGrid w:val="0"/>
        <w:spacing w:after="163" w:afterLines="50" w:line="360" w:lineRule="auto"/>
        <w:outlineLvl w:val="1"/>
        <w:rPr>
          <w:rFonts w:ascii="宋体" w:hAnsi="宋体" w:cs="Times"/>
          <w:kern w:val="0"/>
        </w:rPr>
      </w:pPr>
      <w:bookmarkStart w:id="1799" w:name="_Toc20171889"/>
      <w:bookmarkEnd w:id="1799"/>
      <w:bookmarkStart w:id="1800" w:name="_Toc32179"/>
      <w:r>
        <w:rPr>
          <w:rFonts w:hint="eastAsia" w:ascii="宋体" w:hAnsi="宋体" w:cs="Times"/>
          <w:kern w:val="0"/>
          <w:szCs w:val="21"/>
          <w:lang w:bidi="ar"/>
        </w:rPr>
        <w:t>第16条 合同解除</w:t>
      </w:r>
      <w:bookmarkEnd w:id="1800"/>
    </w:p>
    <w:p w14:paraId="6C3D27D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16.1由发包人解除合同</w:t>
      </w:r>
    </w:p>
    <w:p w14:paraId="6C3C7DF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16.1.1因承包人违约解除合同</w:t>
      </w:r>
    </w:p>
    <w:p w14:paraId="0D3D0CB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除通用合同条件约定外，可由发包人解除合同的其他事由：</w:t>
      </w:r>
    </w:p>
    <w:p w14:paraId="4442306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（1）未按合同约定延迟提供履约担保、质量保证金超过14天的；</w:t>
      </w:r>
    </w:p>
    <w:p w14:paraId="0C9E044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（2）未按合同约定购买保险且经催告后超过56天的；</w:t>
      </w:r>
    </w:p>
    <w:p w14:paraId="331C2D3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（3）因承包人原因导致开始工作时间累计延误超过56天的；</w:t>
      </w:r>
    </w:p>
    <w:p w14:paraId="4233CE2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（4）因承包人原因导致工期延误超过90天的；</w:t>
      </w:r>
    </w:p>
    <w:p w14:paraId="5874C7E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（5）发生第21.1.1项约定的情形的；</w:t>
      </w:r>
    </w:p>
    <w:p w14:paraId="0726D78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（6）监理人发出整改通知后，承包人在监理人限定的期限内仍不纠正违约行为的；</w:t>
      </w:r>
    </w:p>
    <w:p w14:paraId="25EAA01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（7）承包人严重资不抵债且无法履行合同的；</w:t>
      </w:r>
    </w:p>
    <w:p w14:paraId="1C3F301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（8）违反适用法律而被相关政府部门依法吊销营业执照、责令关闭的；</w:t>
      </w:r>
    </w:p>
    <w:p w14:paraId="03A198D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（9）承包人未履行合同项下的义务构成对合同的实质性违约，并且在收到发包人要求说明其违约并予以补救的通知后56天内仍未能补救该实质性违约的；</w:t>
      </w:r>
    </w:p>
    <w:p w14:paraId="7E6CCED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（10）合同约定其他情况的，发包人有权解除合同的。</w:t>
      </w:r>
    </w:p>
    <w:p w14:paraId="488C36A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16.2 由承包人解除合同</w:t>
      </w:r>
    </w:p>
    <w:p w14:paraId="2BB63A7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 xml:space="preserve">16.2.1 因发包人违约解除合同 </w:t>
      </w:r>
    </w:p>
    <w:p w14:paraId="6C008FE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除通用合同条件约定外，可由承包人解除合同的其他事由：</w:t>
      </w:r>
    </w:p>
    <w:p w14:paraId="7DA21D7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（1）因发包人原因延迟支付合同价款超过180天的；</w:t>
      </w:r>
    </w:p>
    <w:p w14:paraId="2CC49DB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（2）因发包人原因导致工期延误超过90天的；</w:t>
      </w:r>
    </w:p>
    <w:p w14:paraId="5A73AFA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（3）因发包人违约导致暂停施工满56天，且发包人仍未纠正其违约行为的；</w:t>
      </w:r>
    </w:p>
    <w:p w14:paraId="67E4E90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（4）其他未履行合同项下的义务构成对合同的实质性违约，并且在收到承包人要求说明其违约并予以补救的通知后56天内仍未补救该实质性违约的。</w:t>
      </w:r>
    </w:p>
    <w:p w14:paraId="4EB78305">
      <w:pPr>
        <w:widowControl/>
        <w:adjustRightInd w:val="0"/>
        <w:snapToGrid w:val="0"/>
        <w:spacing w:after="163" w:afterLines="50" w:line="360" w:lineRule="auto"/>
        <w:outlineLvl w:val="1"/>
        <w:rPr>
          <w:rFonts w:ascii="宋体" w:hAnsi="宋体" w:cs="Times"/>
          <w:kern w:val="0"/>
        </w:rPr>
      </w:pPr>
      <w:bookmarkStart w:id="1801" w:name="_Toc20171890"/>
      <w:bookmarkEnd w:id="1801"/>
      <w:bookmarkStart w:id="1802" w:name="_Toc8754"/>
      <w:r>
        <w:rPr>
          <w:rFonts w:hint="eastAsia" w:ascii="宋体" w:hAnsi="宋体" w:cs="Times"/>
          <w:kern w:val="0"/>
          <w:szCs w:val="21"/>
          <w:lang w:bidi="ar"/>
        </w:rPr>
        <w:t>第17条 不可抗力</w:t>
      </w:r>
      <w:bookmarkEnd w:id="1802"/>
    </w:p>
    <w:p w14:paraId="73CD814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17.1 不可抗力的定义</w:t>
      </w:r>
    </w:p>
    <w:p w14:paraId="0C07361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除通用合同条件约定的不可抗力事件之外，视为不可抗力的其他情形：</w:t>
      </w:r>
    </w:p>
    <w:p w14:paraId="2DB18C8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（1）洪水、火山爆发、山崩、山体滑坡、泥石流、龙卷风、隧道内不可预测的突发性地质灾害等自然灾害；</w:t>
      </w:r>
    </w:p>
    <w:p w14:paraId="4D2B28A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（2）封锁、禁运、恐怖行为等社会行为，但承包人或其分包人派遣与雇佣的人员由于合同工程施工原因引起的除外；</w:t>
      </w:r>
    </w:p>
    <w:p w14:paraId="226D226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（3）不能合理预见的重大交通阻滞、停运、交通事故，非双方责任引起的火灾、爆炸、船舶撞击等情形；</w:t>
      </w:r>
    </w:p>
    <w:p w14:paraId="3B79CBD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（4）化学或放射性污染或核辐射；</w:t>
      </w:r>
    </w:p>
    <w:p w14:paraId="4A5F878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（5）环保治理等政府行为导致项目停工的。</w:t>
      </w:r>
    </w:p>
    <w:p w14:paraId="11C40D1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（6）</w:t>
      </w:r>
      <w:r>
        <w:rPr>
          <w:rFonts w:ascii="宋体" w:hAnsi="宋体" w:cs="宋体"/>
          <w:spacing w:val="-1"/>
          <w:szCs w:val="21"/>
          <w:u w:val="single"/>
        </w:rPr>
        <w:t>其它由上级主管部门认定为不可抗力的事件</w:t>
      </w:r>
      <w:r>
        <w:rPr>
          <w:rFonts w:hint="eastAsia" w:ascii="宋体" w:hAnsi="宋体" w:cs="宋体"/>
          <w:kern w:val="0"/>
          <w:szCs w:val="21"/>
          <w:lang w:bidi="ar"/>
        </w:rPr>
        <w:t>。</w:t>
      </w:r>
    </w:p>
    <w:p w14:paraId="1F91405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17.6 因不可抗力解除合同</w:t>
      </w:r>
    </w:p>
    <w:p w14:paraId="2152949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合同解除后，发包人应当在商定或确定发包人应支付款项后的</w:t>
      </w:r>
      <w:r>
        <w:rPr>
          <w:rFonts w:ascii="宋体" w:hAnsi="宋体" w:cs="宋体"/>
          <w:kern w:val="0"/>
          <w:szCs w:val="21"/>
          <w:u w:val="single"/>
          <w:lang w:bidi="ar"/>
        </w:rPr>
        <w:t>28</w:t>
      </w:r>
      <w:r>
        <w:rPr>
          <w:rFonts w:hint="eastAsia" w:ascii="宋体" w:hAnsi="宋体" w:cs="宋体"/>
          <w:kern w:val="0"/>
          <w:szCs w:val="21"/>
          <w:lang w:bidi="ar"/>
        </w:rPr>
        <w:t>天内完成款项的支付。</w:t>
      </w:r>
    </w:p>
    <w:p w14:paraId="3B1C8BE8">
      <w:pPr>
        <w:widowControl/>
        <w:adjustRightInd w:val="0"/>
        <w:snapToGrid w:val="0"/>
        <w:spacing w:after="163" w:afterLines="50" w:line="360" w:lineRule="auto"/>
        <w:outlineLvl w:val="1"/>
        <w:rPr>
          <w:rFonts w:ascii="宋体" w:hAnsi="宋体" w:cs="Times"/>
          <w:kern w:val="0"/>
        </w:rPr>
      </w:pPr>
      <w:bookmarkStart w:id="1803" w:name="_Toc20171891"/>
      <w:bookmarkEnd w:id="1803"/>
      <w:bookmarkStart w:id="1804" w:name="_Toc4784277"/>
      <w:bookmarkEnd w:id="1804"/>
      <w:bookmarkStart w:id="1805" w:name="_Toc4784276"/>
      <w:bookmarkEnd w:id="1805"/>
      <w:bookmarkStart w:id="1806" w:name="_Toc1662"/>
      <w:r>
        <w:rPr>
          <w:rFonts w:hint="eastAsia" w:ascii="宋体" w:hAnsi="宋体" w:cs="Times"/>
          <w:kern w:val="0"/>
          <w:szCs w:val="21"/>
          <w:lang w:bidi="ar"/>
        </w:rPr>
        <w:t>第18条 保险</w:t>
      </w:r>
      <w:bookmarkEnd w:id="1806"/>
    </w:p>
    <w:p w14:paraId="3A1314B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18.1 设计和工程保险</w:t>
      </w:r>
    </w:p>
    <w:p w14:paraId="5DAA3B4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w:t>
      </w:r>
      <w:r>
        <w:rPr>
          <w:rFonts w:ascii="宋体" w:hAnsi="宋体" w:cs="宋体"/>
          <w:kern w:val="0"/>
          <w:szCs w:val="21"/>
          <w:lang w:bidi="ar"/>
        </w:rPr>
        <w:t xml:space="preserve">8.1.1 </w:t>
      </w:r>
      <w:r>
        <w:rPr>
          <w:rFonts w:hint="eastAsia" w:ascii="宋体" w:hAnsi="宋体" w:cs="宋体"/>
          <w:kern w:val="0"/>
          <w:szCs w:val="21"/>
          <w:lang w:bidi="ar"/>
        </w:rPr>
        <w:t>双方当事人关于设计和工程保险的特别约定：承包人应投保建设工程设计责</w:t>
      </w:r>
      <w:r>
        <w:rPr>
          <w:rFonts w:hint="eastAsia" w:ascii="宋体" w:hAnsi="宋体" w:cs="宋体"/>
          <w:color w:val="auto"/>
          <w:kern w:val="0"/>
          <w:szCs w:val="21"/>
          <w:highlight w:val="none"/>
          <w:lang w:bidi="ar"/>
        </w:rPr>
        <w:t>任险，</w:t>
      </w:r>
      <w:ins w:id="181" w:author="龚龚龚" w:date="2025-04-17T11:40:08Z">
        <w:r>
          <w:rPr>
            <w:rFonts w:hint="eastAsia" w:ascii="宋体" w:hAnsi="宋体" w:cs="宋体"/>
            <w:color w:val="auto"/>
            <w:kern w:val="0"/>
            <w:szCs w:val="21"/>
            <w:highlight w:val="none"/>
            <w:u w:val="single"/>
            <w:lang w:eastAsia="zh-CN" w:bidi="ar"/>
          </w:rPr>
          <w:t>承包人</w:t>
        </w:r>
      </w:ins>
      <w:r>
        <w:rPr>
          <w:rFonts w:hint="eastAsia" w:ascii="宋体" w:hAnsi="宋体" w:cs="宋体"/>
          <w:color w:val="auto"/>
          <w:kern w:val="0"/>
          <w:szCs w:val="21"/>
          <w:highlight w:val="none"/>
          <w:u w:val="single"/>
          <w:lang w:bidi="ar"/>
        </w:rPr>
        <w:t>应投保建筑工程一切险或安装工程一切险</w:t>
      </w:r>
      <w:ins w:id="182" w:author="瘦子" w:date="2025-04-14T17:13:27Z">
        <w:r>
          <w:rPr>
            <w:rFonts w:hint="eastAsia" w:ascii="宋体" w:hAnsi="宋体" w:cs="宋体"/>
            <w:color w:val="auto"/>
            <w:kern w:val="0"/>
            <w:szCs w:val="21"/>
            <w:highlight w:val="none"/>
            <w:u w:val="single"/>
            <w:lang w:eastAsia="zh-CN" w:bidi="ar"/>
          </w:rPr>
          <w:t>，</w:t>
        </w:r>
      </w:ins>
      <w:ins w:id="183" w:author="瘦子" w:date="2025-04-14T17:13:38Z">
        <w:r>
          <w:rPr>
            <w:rFonts w:hint="eastAsia" w:ascii="宋体" w:hAnsi="宋体" w:cs="宋体"/>
            <w:color w:val="auto"/>
            <w:kern w:val="0"/>
            <w:szCs w:val="21"/>
            <w:highlight w:val="none"/>
            <w:u w:val="single"/>
            <w:lang w:eastAsia="zh-CN" w:bidi="ar"/>
          </w:rPr>
          <w:t>乙方投保种类为第三者责任险；投保金额按合同价执行；保险期限和持续有效期为工程开工至发包人接收工程。开工前完成投保事宜，提交保单凭证</w:t>
        </w:r>
      </w:ins>
      <w:r>
        <w:rPr>
          <w:rFonts w:hint="eastAsia" w:ascii="宋体" w:hAnsi="宋体" w:cs="宋体"/>
          <w:kern w:val="0"/>
          <w:szCs w:val="21"/>
          <w:lang w:bidi="ar"/>
        </w:rPr>
        <w:t>。</w:t>
      </w:r>
    </w:p>
    <w:p w14:paraId="783C8E1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w:t>
      </w:r>
      <w:r>
        <w:rPr>
          <w:rFonts w:ascii="宋体" w:hAnsi="宋体" w:cs="宋体"/>
          <w:kern w:val="0"/>
          <w:szCs w:val="21"/>
          <w:lang w:bidi="ar"/>
        </w:rPr>
        <w:t xml:space="preserve">8.1.2 </w:t>
      </w:r>
      <w:r>
        <w:rPr>
          <w:rFonts w:hint="eastAsia" w:ascii="宋体" w:hAnsi="宋体" w:cs="宋体"/>
          <w:kern w:val="0"/>
          <w:szCs w:val="21"/>
          <w:lang w:bidi="ar"/>
        </w:rPr>
        <w:t>双方当事人关于第三方责任险的特别约定：</w:t>
      </w:r>
      <w:r>
        <w:rPr>
          <w:rFonts w:hint="eastAsia" w:ascii="宋体" w:hAnsi="宋体" w:cs="宋体"/>
          <w:kern w:val="0"/>
          <w:szCs w:val="21"/>
          <w:u w:val="single"/>
          <w:lang w:bidi="ar"/>
        </w:rPr>
        <w:t>按相关规定由承包人自行向保险公司投保</w:t>
      </w:r>
      <w:r>
        <w:rPr>
          <w:rFonts w:hint="eastAsia" w:ascii="宋体" w:hAnsi="宋体" w:cs="宋体"/>
          <w:kern w:val="0"/>
          <w:szCs w:val="21"/>
          <w:lang w:bidi="ar"/>
        </w:rPr>
        <w:t>。</w:t>
      </w:r>
    </w:p>
    <w:p w14:paraId="670F478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 xml:space="preserve">18.2 工伤和意外伤害保险 </w:t>
      </w:r>
    </w:p>
    <w:p w14:paraId="5F9F482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w:t>
      </w:r>
      <w:r>
        <w:rPr>
          <w:rFonts w:ascii="宋体" w:hAnsi="宋体" w:cs="宋体"/>
          <w:kern w:val="0"/>
          <w:szCs w:val="21"/>
          <w:lang w:bidi="ar"/>
        </w:rPr>
        <w:t xml:space="preserve">8.2.3 </w:t>
      </w:r>
      <w:r>
        <w:rPr>
          <w:rFonts w:hint="eastAsia" w:ascii="宋体" w:hAnsi="宋体" w:cs="宋体"/>
          <w:kern w:val="0"/>
          <w:szCs w:val="21"/>
          <w:lang w:bidi="ar"/>
        </w:rPr>
        <w:t>关于工伤保险和意外伤害保险的特别约定：</w:t>
      </w:r>
      <w:r>
        <w:rPr>
          <w:rFonts w:hint="eastAsia" w:ascii="宋体" w:hAnsi="宋体" w:cs="宋体"/>
          <w:kern w:val="0"/>
          <w:szCs w:val="21"/>
          <w:u w:val="single"/>
          <w:lang w:bidi="ar"/>
        </w:rPr>
        <w:t>按相关规定由承包人自行向保险公司投保</w:t>
      </w:r>
      <w:r>
        <w:rPr>
          <w:rFonts w:hint="eastAsia" w:ascii="宋体" w:hAnsi="宋体" w:cs="宋体"/>
          <w:kern w:val="0"/>
          <w:szCs w:val="21"/>
          <w:lang w:bidi="ar"/>
        </w:rPr>
        <w:t>。</w:t>
      </w:r>
    </w:p>
    <w:p w14:paraId="7DF429A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18.3 货物保险</w:t>
      </w:r>
    </w:p>
    <w:p w14:paraId="5C519FD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关于承包人应为其施工设备、材料、工程设备和临时工程等办理财产保险的特别约定：</w:t>
      </w:r>
      <w:r>
        <w:rPr>
          <w:rFonts w:hint="eastAsia" w:ascii="宋体" w:hAnsi="宋体" w:cs="宋体"/>
          <w:kern w:val="0"/>
          <w:szCs w:val="21"/>
          <w:u w:val="single"/>
          <w:lang w:bidi="ar"/>
        </w:rPr>
        <w:t>按相关规定由承包人自行向保险公司投保</w:t>
      </w:r>
      <w:r>
        <w:rPr>
          <w:rFonts w:hint="eastAsia" w:ascii="宋体" w:hAnsi="宋体" w:cs="宋体"/>
          <w:kern w:val="0"/>
          <w:szCs w:val="21"/>
          <w:lang w:bidi="ar"/>
        </w:rPr>
        <w:t>。</w:t>
      </w:r>
    </w:p>
    <w:p w14:paraId="3A1A9D1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18.4 其他保险</w:t>
      </w:r>
    </w:p>
    <w:p w14:paraId="171C150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关于其他保险的约定：</w:t>
      </w:r>
      <w:r>
        <w:rPr>
          <w:rFonts w:hint="eastAsia" w:ascii="宋体" w:hAnsi="宋体" w:cs="宋体"/>
          <w:kern w:val="0"/>
          <w:szCs w:val="21"/>
          <w:u w:val="single"/>
          <w:lang w:bidi="ar"/>
        </w:rPr>
        <w:t>承包人应按《重庆市人民政府办公厅关于在高危行业领域强制推行安全生产责任保险的实施意见》（渝府办法〔2017〕182 号）的要求办理安全生产责任保险，保险费由承包人承担。</w:t>
      </w:r>
    </w:p>
    <w:p w14:paraId="0855D7B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18.5对各项保险的一般要求</w:t>
      </w:r>
    </w:p>
    <w:p w14:paraId="13DBD2A8">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18.5.2 保险凭证</w:t>
      </w:r>
    </w:p>
    <w:p w14:paraId="04917DC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u w:val="single"/>
          <w:lang w:bidi="ar"/>
        </w:rPr>
        <w:t>开始工作前，承包人向发包人提交其已投保的各项保险的凭证和保险单复印件。未按本项约定提交的，每延后1天，承包人按 500 元/天支付违约金。承包人保险赔偿金不足以补偿发包人损失时，差额由承包人负责补足。</w:t>
      </w:r>
    </w:p>
    <w:p w14:paraId="2515F81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保险单的条件：</w:t>
      </w:r>
      <w:r>
        <w:rPr>
          <w:rFonts w:hint="eastAsia" w:ascii="宋体" w:hAnsi="宋体" w:cs="宋体"/>
          <w:kern w:val="0"/>
          <w:szCs w:val="21"/>
          <w:u w:val="single"/>
          <w:lang w:bidi="ar"/>
        </w:rPr>
        <w:t xml:space="preserve">       /              </w:t>
      </w:r>
      <w:r>
        <w:rPr>
          <w:rFonts w:hint="eastAsia" w:ascii="宋体" w:hAnsi="宋体" w:cs="宋体"/>
          <w:kern w:val="0"/>
          <w:szCs w:val="21"/>
          <w:lang w:bidi="ar"/>
        </w:rPr>
        <w:t>。</w:t>
      </w:r>
    </w:p>
    <w:p w14:paraId="57BDBBD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18.5.4通知义务</w:t>
      </w:r>
    </w:p>
    <w:p w14:paraId="26D86F1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关于变更保险合同时的通知义务的约定：</w:t>
      </w:r>
      <w:r>
        <w:rPr>
          <w:rFonts w:hint="eastAsia" w:ascii="宋体" w:hAnsi="宋体" w:cs="宋体"/>
          <w:kern w:val="0"/>
          <w:szCs w:val="21"/>
          <w:u w:val="single"/>
          <w:lang w:bidi="ar"/>
        </w:rPr>
        <w:t>按通用合同条件执行</w:t>
      </w:r>
      <w:r>
        <w:rPr>
          <w:rFonts w:hint="eastAsia" w:ascii="宋体" w:hAnsi="宋体" w:cs="宋体"/>
          <w:kern w:val="0"/>
          <w:szCs w:val="21"/>
          <w:lang w:bidi="ar"/>
        </w:rPr>
        <w:t>。</w:t>
      </w:r>
    </w:p>
    <w:p w14:paraId="0B8126D7">
      <w:pPr>
        <w:widowControl/>
        <w:adjustRightInd w:val="0"/>
        <w:snapToGrid w:val="0"/>
        <w:spacing w:after="163" w:afterLines="50" w:line="360" w:lineRule="auto"/>
        <w:outlineLvl w:val="1"/>
        <w:rPr>
          <w:rFonts w:ascii="宋体" w:hAnsi="宋体" w:cs="Times"/>
          <w:kern w:val="0"/>
        </w:rPr>
      </w:pPr>
      <w:bookmarkStart w:id="1807" w:name="_Toc3763"/>
      <w:r>
        <w:rPr>
          <w:rFonts w:hint="eastAsia" w:ascii="宋体" w:hAnsi="宋体" w:cs="Times"/>
          <w:kern w:val="0"/>
          <w:szCs w:val="21"/>
          <w:lang w:bidi="ar"/>
        </w:rPr>
        <w:t>第19条 索赔</w:t>
      </w:r>
      <w:bookmarkEnd w:id="1807"/>
    </w:p>
    <w:p w14:paraId="0CC5A637">
      <w:pPr>
        <w:widowControl/>
        <w:adjustRightInd w:val="0"/>
        <w:snapToGrid w:val="0"/>
        <w:spacing w:after="163" w:afterLines="50" w:line="360" w:lineRule="auto"/>
        <w:ind w:firstLine="420" w:firstLineChars="200"/>
        <w:rPr>
          <w:rFonts w:ascii="宋体" w:hAnsi="宋体" w:cs="宋体"/>
          <w:kern w:val="0"/>
        </w:rPr>
      </w:pPr>
      <w:bookmarkStart w:id="1808" w:name="_Toc532375676"/>
      <w:bookmarkEnd w:id="1808"/>
      <w:bookmarkStart w:id="1809" w:name="_Toc532375675"/>
      <w:bookmarkEnd w:id="1809"/>
      <w:bookmarkStart w:id="1810" w:name="_Toc532377415"/>
      <w:r>
        <w:rPr>
          <w:rFonts w:hint="eastAsia" w:ascii="宋体" w:hAnsi="宋体" w:cs="宋体"/>
          <w:kern w:val="0"/>
          <w:szCs w:val="21"/>
          <w:lang w:bidi="ar"/>
        </w:rPr>
        <w:t>19.2</w:t>
      </w:r>
      <w:bookmarkEnd w:id="1810"/>
      <w:r>
        <w:rPr>
          <w:rFonts w:hint="eastAsia" w:ascii="宋体" w:hAnsi="宋体" w:cs="宋体"/>
          <w:kern w:val="0"/>
          <w:szCs w:val="21"/>
          <w:lang w:bidi="ar"/>
        </w:rPr>
        <w:t xml:space="preserve"> 承包人索赔的处理程序</w:t>
      </w:r>
    </w:p>
    <w:p w14:paraId="112757B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（1）监理人应在收到索赔报告后14天内完成审查并报送发包人。监理人对索赔报告存在异议的，有权要求承包人提交全部原始记录副本；</w:t>
      </w:r>
    </w:p>
    <w:p w14:paraId="2B02662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发包人应在监理人收到索赔报告或有关索赔的进一步证明材料后的28天内，由监理人向承包人出具经发包人签认的索赔处理结果。发包人逾期未答复的，承包人应以书面形式催告发包人，经承包人三次（每次间隔不少于3天）书面催告后，发包人仍未按期限答复的，则视为认可承包人的索赔要求；</w:t>
      </w:r>
    </w:p>
    <w:p w14:paraId="1D58F29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（3）承包人接受索赔处理结果的，索赔款项在当期进度款中进行支付；承包人不接受索赔处理结果的，按照第20条[争议解决]约定处理；</w:t>
      </w:r>
    </w:p>
    <w:p w14:paraId="682F8E9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（4）工期延误的关键线路按照经监理人、发包人审批同意的施工组织设计计算。</w:t>
      </w:r>
    </w:p>
    <w:p w14:paraId="1B1A01B6">
      <w:pPr>
        <w:widowControl/>
        <w:adjustRightInd w:val="0"/>
        <w:snapToGrid w:val="0"/>
        <w:spacing w:after="163" w:afterLines="50" w:line="360" w:lineRule="auto"/>
        <w:ind w:firstLine="420" w:firstLineChars="200"/>
        <w:rPr>
          <w:rFonts w:ascii="宋体" w:hAnsi="宋体" w:cs="宋体"/>
          <w:kern w:val="0"/>
        </w:rPr>
      </w:pPr>
      <w:bookmarkStart w:id="1811" w:name="_Toc532377417"/>
      <w:bookmarkEnd w:id="1811"/>
      <w:bookmarkStart w:id="1812" w:name="_Toc532377416"/>
      <w:bookmarkEnd w:id="1812"/>
      <w:bookmarkStart w:id="1813" w:name="_Toc532375678"/>
      <w:r>
        <w:rPr>
          <w:rFonts w:hint="eastAsia" w:ascii="宋体" w:hAnsi="宋体" w:cs="宋体"/>
          <w:kern w:val="0"/>
          <w:szCs w:val="21"/>
          <w:lang w:bidi="ar"/>
        </w:rPr>
        <w:t>19.</w:t>
      </w:r>
      <w:bookmarkEnd w:id="1813"/>
      <w:r>
        <w:rPr>
          <w:rFonts w:ascii="宋体" w:hAnsi="宋体" w:cs="宋体"/>
          <w:kern w:val="0"/>
          <w:szCs w:val="21"/>
          <w:lang w:bidi="ar"/>
        </w:rPr>
        <w:t xml:space="preserve">3 </w:t>
      </w:r>
      <w:r>
        <w:rPr>
          <w:rFonts w:hint="eastAsia" w:ascii="宋体" w:hAnsi="宋体" w:cs="宋体"/>
          <w:kern w:val="0"/>
          <w:szCs w:val="21"/>
          <w:lang w:bidi="ar"/>
        </w:rPr>
        <w:t>发包人索赔的处理程序</w:t>
      </w:r>
    </w:p>
    <w:p w14:paraId="2DD9605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（1）承包人收到发包人提交的索赔报告后，应及时审查索赔报告的内容、查验发包人证明材料；</w:t>
      </w:r>
    </w:p>
    <w:p w14:paraId="1697E38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承包人应在收到索赔报告或有关索赔的进一步证明材料后28天内，将索赔处理结果答复发包人。如果承包人未在上述期限内作出答复的，监理人应以书面形式催告承包人，经监理人三次书面催告后，承包人仍未按期限答复的，则视为对发包人索赔要求的认可；</w:t>
      </w:r>
    </w:p>
    <w:p w14:paraId="0AF005C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（3）承包人接受索赔处理结果的，发包人可从应支付给承包人的合同价款中扣除赔付的金额或延长缺陷责任期；发包人不接受索赔处理结果的，按第20条[争议解决]约定处理。</w:t>
      </w:r>
    </w:p>
    <w:p w14:paraId="237C92BF">
      <w:pPr>
        <w:widowControl/>
        <w:adjustRightInd w:val="0"/>
        <w:snapToGrid w:val="0"/>
        <w:spacing w:after="163" w:afterLines="50" w:line="360" w:lineRule="auto"/>
        <w:ind w:firstLine="420" w:firstLineChars="200"/>
        <w:rPr>
          <w:rFonts w:ascii="宋体" w:hAnsi="宋体" w:cs="宋体"/>
          <w:kern w:val="0"/>
        </w:rPr>
      </w:pPr>
      <w:bookmarkStart w:id="1814" w:name="_Toc532375679"/>
      <w:bookmarkEnd w:id="1814"/>
      <w:bookmarkStart w:id="1815" w:name="_Toc532377418"/>
      <w:r>
        <w:rPr>
          <w:rFonts w:hint="eastAsia" w:ascii="宋体" w:hAnsi="宋体" w:cs="宋体"/>
          <w:kern w:val="0"/>
          <w:szCs w:val="21"/>
          <w:lang w:bidi="ar"/>
        </w:rPr>
        <w:t>19.</w:t>
      </w:r>
      <w:r>
        <w:rPr>
          <w:rFonts w:ascii="宋体" w:hAnsi="宋体" w:cs="宋体"/>
          <w:kern w:val="0"/>
          <w:szCs w:val="21"/>
          <w:lang w:bidi="ar"/>
        </w:rPr>
        <w:t>4</w:t>
      </w:r>
      <w:r>
        <w:rPr>
          <w:rFonts w:hint="eastAsia" w:ascii="宋体" w:hAnsi="宋体" w:cs="宋体"/>
          <w:kern w:val="0"/>
          <w:szCs w:val="21"/>
          <w:lang w:bidi="ar"/>
        </w:rPr>
        <w:t xml:space="preserve"> 提出索赔的期限</w:t>
      </w:r>
      <w:bookmarkEnd w:id="1815"/>
    </w:p>
    <w:p w14:paraId="5B685AA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任一索赔事件发生后28天内，承包人/发包人未向对方发出索赔意向通知书的，视为其已放弃索赔权，无权再就该索赔事项提出任何索赔。</w:t>
      </w:r>
    </w:p>
    <w:p w14:paraId="440A5211">
      <w:pPr>
        <w:widowControl/>
        <w:adjustRightInd w:val="0"/>
        <w:snapToGrid w:val="0"/>
        <w:spacing w:after="163" w:afterLines="50" w:line="360" w:lineRule="auto"/>
        <w:outlineLvl w:val="1"/>
        <w:rPr>
          <w:rFonts w:ascii="宋体" w:hAnsi="宋体" w:cs="Times"/>
          <w:kern w:val="0"/>
        </w:rPr>
      </w:pPr>
      <w:bookmarkStart w:id="1816" w:name="_Toc20171892"/>
      <w:bookmarkEnd w:id="1816"/>
      <w:bookmarkStart w:id="1817" w:name="_Toc6010"/>
      <w:r>
        <w:rPr>
          <w:rFonts w:hint="eastAsia" w:ascii="宋体" w:hAnsi="宋体" w:cs="Times"/>
          <w:kern w:val="0"/>
          <w:szCs w:val="21"/>
          <w:lang w:bidi="ar"/>
        </w:rPr>
        <w:t>第20条 争议解决</w:t>
      </w:r>
      <w:bookmarkEnd w:id="1817"/>
    </w:p>
    <w:p w14:paraId="30C33C8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20.</w:t>
      </w:r>
      <w:ins w:id="184" w:author="瘦子" w:date="2025-04-14T17:15:04Z">
        <w:r>
          <w:rPr>
            <w:rFonts w:hint="eastAsia" w:ascii="宋体" w:hAnsi="宋体" w:cs="宋体"/>
            <w:kern w:val="0"/>
            <w:szCs w:val="21"/>
            <w:lang w:val="en-US" w:eastAsia="zh-CN" w:bidi="ar"/>
          </w:rPr>
          <w:t>1</w:t>
        </w:r>
      </w:ins>
      <w:r>
        <w:rPr>
          <w:rFonts w:hint="eastAsia" w:ascii="宋体" w:hAnsi="宋体" w:cs="宋体"/>
          <w:kern w:val="0"/>
          <w:szCs w:val="21"/>
          <w:lang w:bidi="ar"/>
        </w:rPr>
        <w:t>争议评审</w:t>
      </w:r>
    </w:p>
    <w:p w14:paraId="3D2D87A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 xml:space="preserve">合同当事人是否同意将工程争议提交争议评审小组决定： </w:t>
      </w:r>
      <w:r>
        <w:rPr>
          <w:rFonts w:hint="eastAsia" w:ascii="宋体" w:hAnsi="宋体" w:cs="宋体"/>
          <w:kern w:val="0"/>
          <w:szCs w:val="21"/>
          <w:u w:val="single"/>
          <w:lang w:bidi="ar"/>
        </w:rPr>
        <w:t xml:space="preserve">  不同意    </w:t>
      </w:r>
      <w:r>
        <w:rPr>
          <w:rFonts w:hint="eastAsia" w:ascii="宋体" w:hAnsi="宋体" w:cs="宋体"/>
          <w:kern w:val="0"/>
          <w:szCs w:val="21"/>
          <w:lang w:bidi="ar"/>
        </w:rPr>
        <w:t>。</w:t>
      </w:r>
    </w:p>
    <w:p w14:paraId="1648429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20.</w:t>
      </w:r>
      <w:ins w:id="185" w:author="瘦子" w:date="2025-04-14T17:15:07Z">
        <w:r>
          <w:rPr>
            <w:rFonts w:hint="eastAsia" w:ascii="宋体" w:hAnsi="宋体" w:cs="宋体"/>
            <w:kern w:val="0"/>
            <w:szCs w:val="21"/>
            <w:lang w:val="en-US" w:eastAsia="zh-CN" w:bidi="ar"/>
          </w:rPr>
          <w:t>2</w:t>
        </w:r>
      </w:ins>
      <w:r>
        <w:rPr>
          <w:rFonts w:hint="eastAsia" w:ascii="宋体" w:hAnsi="宋体" w:cs="宋体"/>
          <w:kern w:val="0"/>
          <w:szCs w:val="21"/>
          <w:lang w:bidi="ar"/>
        </w:rPr>
        <w:t>仲裁或诉讼</w:t>
      </w:r>
    </w:p>
    <w:p w14:paraId="36565D5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因合同及合同有关事项发生的争议，按下列第</w:t>
      </w:r>
      <w:r>
        <w:rPr>
          <w:rFonts w:hint="eastAsia" w:ascii="宋体" w:hAnsi="宋体" w:cs="宋体"/>
          <w:kern w:val="0"/>
          <w:szCs w:val="21"/>
          <w:u w:val="single"/>
          <w:lang w:bidi="ar"/>
        </w:rPr>
        <w:t xml:space="preserve"> （2） </w:t>
      </w:r>
      <w:r>
        <w:rPr>
          <w:rFonts w:hint="eastAsia" w:ascii="宋体" w:hAnsi="宋体" w:cs="宋体"/>
          <w:kern w:val="0"/>
          <w:szCs w:val="21"/>
          <w:lang w:bidi="ar"/>
        </w:rPr>
        <w:t>种方式解决：</w:t>
      </w:r>
    </w:p>
    <w:p w14:paraId="33BB849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（1）向</w:t>
      </w:r>
      <w:r>
        <w:rPr>
          <w:rFonts w:hint="eastAsia" w:ascii="宋体" w:hAnsi="宋体" w:cs="宋体"/>
          <w:kern w:val="0"/>
          <w:szCs w:val="21"/>
          <w:u w:val="single"/>
          <w:lang w:bidi="ar"/>
        </w:rPr>
        <w:t xml:space="preserve">                         </w:t>
      </w:r>
      <w:r>
        <w:rPr>
          <w:rFonts w:hint="eastAsia" w:ascii="宋体" w:hAnsi="宋体" w:cs="宋体"/>
          <w:kern w:val="0"/>
          <w:szCs w:val="21"/>
          <w:lang w:bidi="ar"/>
        </w:rPr>
        <w:t>仲裁委员会申请仲裁；</w:t>
      </w:r>
    </w:p>
    <w:p w14:paraId="74DBBBB3">
      <w:pPr>
        <w:widowControl/>
        <w:adjustRightInd w:val="0"/>
        <w:snapToGrid w:val="0"/>
        <w:spacing w:after="163" w:afterLines="50" w:line="360" w:lineRule="auto"/>
        <w:ind w:firstLine="420" w:firstLineChars="200"/>
        <w:rPr>
          <w:ins w:id="186" w:author="瘦子" w:date="2025-04-14T17:15:11Z"/>
          <w:rFonts w:hint="eastAsia" w:ascii="宋体" w:hAnsi="宋体" w:cs="宋体"/>
          <w:kern w:val="0"/>
          <w:szCs w:val="21"/>
          <w:lang w:bidi="ar"/>
        </w:rPr>
      </w:pPr>
      <w:r>
        <w:rPr>
          <w:rFonts w:hint="eastAsia" w:ascii="宋体" w:hAnsi="宋体" w:cs="宋体"/>
          <w:kern w:val="0"/>
          <w:szCs w:val="21"/>
          <w:lang w:bidi="ar"/>
        </w:rPr>
        <w:t>（2）向</w:t>
      </w:r>
      <w:r>
        <w:rPr>
          <w:rFonts w:hint="eastAsia" w:ascii="宋体" w:hAnsi="宋体" w:cs="宋体"/>
          <w:kern w:val="0"/>
          <w:szCs w:val="21"/>
          <w:u w:val="single"/>
          <w:lang w:bidi="ar"/>
        </w:rPr>
        <w:t xml:space="preserve">     项目所在地    </w:t>
      </w:r>
      <w:r>
        <w:rPr>
          <w:rFonts w:hint="eastAsia" w:ascii="宋体" w:hAnsi="宋体" w:cs="宋体"/>
          <w:kern w:val="0"/>
          <w:szCs w:val="21"/>
          <w:lang w:bidi="ar"/>
        </w:rPr>
        <w:t>人民法院起诉。</w:t>
      </w:r>
    </w:p>
    <w:p w14:paraId="52CCF918">
      <w:pPr>
        <w:pStyle w:val="25"/>
        <w:ind w:firstLine="440" w:firstLineChars="200"/>
        <w:rPr>
          <w:ins w:id="187" w:author="瘦子" w:date="2025-04-14T17:17:12Z"/>
          <w:rFonts w:hint="eastAsia" w:hAnsi="宋体" w:cs="宋体"/>
          <w:sz w:val="22"/>
          <w:lang w:bidi="ar"/>
        </w:rPr>
      </w:pPr>
    </w:p>
    <w:p w14:paraId="5EE8CF86">
      <w:pPr>
        <w:widowControl/>
        <w:adjustRightInd w:val="0"/>
        <w:snapToGrid w:val="0"/>
        <w:spacing w:after="163" w:afterLines="50" w:line="360" w:lineRule="auto"/>
        <w:ind w:firstLine="420" w:firstLineChars="200"/>
        <w:outlineLvl w:val="1"/>
        <w:rPr>
          <w:rFonts w:ascii="宋体" w:hAnsi="宋体" w:cs="Times"/>
          <w:kern w:val="0"/>
        </w:rPr>
      </w:pPr>
      <w:bookmarkStart w:id="1818" w:name="_Toc5857"/>
      <w:r>
        <w:rPr>
          <w:rFonts w:hint="eastAsia" w:ascii="宋体" w:hAnsi="宋体" w:cs="Times"/>
          <w:kern w:val="0"/>
          <w:szCs w:val="21"/>
          <w:lang w:bidi="ar"/>
        </w:rPr>
        <w:t>第21条 补充条款</w:t>
      </w:r>
      <w:bookmarkEnd w:id="1818"/>
    </w:p>
    <w:p w14:paraId="08BE4AED">
      <w:pPr>
        <w:widowControl/>
        <w:adjustRightInd w:val="0"/>
        <w:snapToGrid w:val="0"/>
        <w:spacing w:after="163" w:afterLines="50" w:line="360" w:lineRule="auto"/>
        <w:ind w:firstLine="420" w:firstLineChars="200"/>
        <w:rPr>
          <w:rFonts w:ascii="宋体" w:hAnsi="宋体" w:cs="宋体"/>
          <w:kern w:val="0"/>
        </w:rPr>
      </w:pPr>
      <w:bookmarkStart w:id="1819" w:name="_Toc532377423"/>
      <w:bookmarkEnd w:id="1819"/>
      <w:bookmarkStart w:id="1820" w:name="_Toc532375684"/>
      <w:r>
        <w:rPr>
          <w:rFonts w:hint="eastAsia" w:ascii="宋体" w:hAnsi="宋体" w:cs="宋体"/>
          <w:kern w:val="0"/>
          <w:szCs w:val="21"/>
          <w:lang w:bidi="ar"/>
        </w:rPr>
        <w:t>21.1 退出机制</w:t>
      </w:r>
      <w:bookmarkEnd w:id="1820"/>
    </w:p>
    <w:p w14:paraId="69E4803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21.1.1有下列情形之一的，发包人有权解除合同，亦有权兑付履约担保，并对承包人做清退出场处理：</w:t>
      </w:r>
    </w:p>
    <w:p w14:paraId="3BB7BFA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（1）因承包人原因造成较大及以上等级生产安全事故或工程质量事故的；</w:t>
      </w:r>
    </w:p>
    <w:p w14:paraId="3D8C42A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（2）因承包人债权债务纠纷或其他纠纷导致工程无法正常施工的。</w:t>
      </w:r>
    </w:p>
    <w:p w14:paraId="0AD5221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w:t>
      </w:r>
      <w:r>
        <w:rPr>
          <w:rFonts w:ascii="宋体" w:hAnsi="宋体" w:cs="宋体"/>
          <w:szCs w:val="21"/>
          <w:u w:val="single"/>
        </w:rPr>
        <w:t>因承包人原因导致工程无法正常实施或合同无法履</w:t>
      </w:r>
      <w:r>
        <w:rPr>
          <w:rFonts w:ascii="宋体" w:hAnsi="宋体" w:cs="宋体"/>
          <w:spacing w:val="-1"/>
          <w:szCs w:val="21"/>
          <w:u w:val="single"/>
        </w:rPr>
        <w:t>行的</w:t>
      </w:r>
      <w:r>
        <w:rPr>
          <w:rFonts w:hint="eastAsia" w:ascii="宋体" w:hAnsi="宋体" w:cs="宋体"/>
          <w:kern w:val="0"/>
          <w:szCs w:val="21"/>
          <w:lang w:bidi="ar"/>
        </w:rPr>
        <w:t>。</w:t>
      </w:r>
    </w:p>
    <w:p w14:paraId="3152889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21.1.2有下列情形之一的，承包人有权解除合同，并按通用合同条件第16.2.3项[</w:t>
      </w:r>
      <w:r>
        <w:rPr>
          <w:rFonts w:hint="eastAsia" w:ascii="宋体" w:hAnsi="宋体" w:cs="宋体"/>
          <w:szCs w:val="21"/>
          <w:lang w:bidi="ar"/>
        </w:rPr>
        <w:t>因发包人违约解除合同后的付款</w:t>
      </w:r>
      <w:r>
        <w:rPr>
          <w:rFonts w:hint="eastAsia" w:ascii="宋体" w:hAnsi="宋体" w:cs="宋体"/>
          <w:kern w:val="0"/>
          <w:szCs w:val="21"/>
          <w:lang w:bidi="ar"/>
        </w:rPr>
        <w:t>]约定执行：</w:t>
      </w:r>
    </w:p>
    <w:p w14:paraId="4884C60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（1）因发包人征地、拆迁、补偿、审批手续等原因致使本工程延期开工超过90天的。</w:t>
      </w:r>
    </w:p>
    <w:p w14:paraId="51A0E79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w:t>
      </w:r>
      <w:r>
        <w:rPr>
          <w:rFonts w:hint="eastAsia" w:ascii="宋体" w:hAnsi="宋体" w:cs="宋体"/>
          <w:kern w:val="0"/>
          <w:szCs w:val="21"/>
          <w:u w:val="single"/>
          <w:lang w:bidi="ar"/>
        </w:rPr>
        <w:t xml:space="preserve">   /     </w:t>
      </w:r>
      <w:r>
        <w:rPr>
          <w:rFonts w:hint="eastAsia" w:ascii="宋体" w:hAnsi="宋体" w:cs="宋体"/>
          <w:kern w:val="0"/>
          <w:szCs w:val="21"/>
          <w:lang w:bidi="ar"/>
        </w:rPr>
        <w:t>。</w:t>
      </w:r>
    </w:p>
    <w:p w14:paraId="708F7BA2">
      <w:pPr>
        <w:widowControl/>
        <w:adjustRightInd w:val="0"/>
        <w:snapToGrid w:val="0"/>
        <w:spacing w:after="163" w:afterLines="50" w:line="360" w:lineRule="auto"/>
        <w:ind w:firstLine="420" w:firstLineChars="200"/>
        <w:rPr>
          <w:rFonts w:ascii="宋体" w:hAnsi="宋体" w:cs="宋体"/>
          <w:kern w:val="0"/>
        </w:rPr>
      </w:pPr>
      <w:bookmarkStart w:id="1821" w:name="_Toc532375685"/>
      <w:bookmarkEnd w:id="1821"/>
      <w:bookmarkStart w:id="1822" w:name="_Toc532377424"/>
      <w:r>
        <w:rPr>
          <w:rFonts w:hint="eastAsia" w:ascii="宋体" w:hAnsi="宋体" w:cs="宋体"/>
          <w:kern w:val="0"/>
          <w:szCs w:val="21"/>
          <w:lang w:bidi="ar"/>
        </w:rPr>
        <w:t>21.2</w:t>
      </w:r>
      <w:bookmarkEnd w:id="1822"/>
      <w:r>
        <w:rPr>
          <w:rFonts w:hint="eastAsia" w:ascii="宋体" w:hAnsi="宋体" w:cs="宋体"/>
          <w:kern w:val="0"/>
          <w:szCs w:val="21"/>
          <w:lang w:bidi="ar"/>
        </w:rPr>
        <w:t xml:space="preserve"> 智慧工地</w:t>
      </w:r>
    </w:p>
    <w:p w14:paraId="73DBE638">
      <w:pPr>
        <w:widowControl/>
        <w:adjustRightInd w:val="0"/>
        <w:snapToGrid w:val="0"/>
        <w:spacing w:after="163" w:afterLines="50" w:line="360" w:lineRule="auto"/>
        <w:ind w:firstLine="420" w:firstLineChars="200"/>
        <w:rPr>
          <w:rFonts w:hint="default" w:ascii="宋体" w:hAnsi="宋体" w:cs="宋体"/>
          <w:kern w:val="0"/>
          <w:szCs w:val="21"/>
          <w:lang w:val="en-US" w:eastAsia="zh-CN" w:bidi="ar"/>
        </w:rPr>
      </w:pPr>
      <w:r>
        <w:rPr>
          <w:rFonts w:hint="eastAsia" w:ascii="宋体" w:hAnsi="宋体" w:cs="宋体"/>
          <w:kern w:val="0"/>
          <w:szCs w:val="21"/>
          <w:lang w:bidi="ar"/>
        </w:rPr>
        <w:t>工地建设可参照重庆市城乡建设委员会《关于印发“智慧工地”建设工作方案的通知》（渝建〔2017〕414号）的相关要求建设</w:t>
      </w:r>
      <w:r>
        <w:rPr>
          <w:rFonts w:hint="eastAsia" w:ascii="宋体" w:hAnsi="宋体" w:cs="宋体"/>
          <w:kern w:val="0"/>
          <w:szCs w:val="21"/>
          <w:lang w:eastAsia="zh-CN" w:bidi="ar"/>
        </w:rPr>
        <w:t>。</w:t>
      </w:r>
    </w:p>
    <w:p w14:paraId="00733E90">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21.3 低价风险担保</w:t>
      </w:r>
    </w:p>
    <w:p w14:paraId="5FC6C4AC">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承包人提供低价风险担保的情形：采用经评审的最低投标价法的项目投标报价低于最高限价85%时。</w:t>
      </w:r>
    </w:p>
    <w:p w14:paraId="7873AD9B">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承包人提供低价风险担保的方式、金额、提交退还时间及期限：</w:t>
      </w:r>
    </w:p>
    <w:p w14:paraId="0E1D2BF4">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（1）低价风险担保的方式：现金或银行保函或现金+银行保函的组合；采用银行保函形式的，保函必须为不可撤销、不可转让且见索即付的独立保函。</w:t>
      </w:r>
    </w:p>
    <w:p w14:paraId="5CB92A14">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（2）低价风险担保的金额：</w:t>
      </w:r>
      <w:r>
        <w:rPr>
          <w:rFonts w:hint="eastAsia" w:ascii="宋体" w:hAnsi="宋体" w:cs="宋体"/>
          <w:kern w:val="0"/>
          <w:szCs w:val="21"/>
          <w:u w:val="single"/>
          <w:lang w:bidi="ar"/>
        </w:rPr>
        <w:t xml:space="preserve">        </w:t>
      </w:r>
      <w:r>
        <w:rPr>
          <w:rFonts w:hint="eastAsia" w:ascii="宋体" w:hAnsi="宋体" w:cs="宋体"/>
          <w:kern w:val="0"/>
          <w:szCs w:val="21"/>
          <w:lang w:bidi="ar"/>
        </w:rPr>
        <w:t>。</w:t>
      </w:r>
    </w:p>
    <w:p w14:paraId="3FBA3B23">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（3）低价风险担保的提交时间：从招标人中标通知书送达中标候选人之日起</w:t>
      </w:r>
      <w:r>
        <w:rPr>
          <w:rFonts w:hint="eastAsia" w:ascii="宋体" w:hAnsi="宋体" w:cs="宋体"/>
          <w:kern w:val="0"/>
          <w:szCs w:val="21"/>
          <w:u w:val="single"/>
          <w:lang w:bidi="ar"/>
        </w:rPr>
        <w:t xml:space="preserve">  15  </w:t>
      </w:r>
      <w:r>
        <w:rPr>
          <w:rFonts w:hint="eastAsia" w:ascii="宋体" w:hAnsi="宋体" w:cs="宋体"/>
          <w:kern w:val="0"/>
          <w:szCs w:val="21"/>
          <w:lang w:bidi="ar"/>
        </w:rPr>
        <w:t>工作日内。</w:t>
      </w:r>
    </w:p>
    <w:p w14:paraId="0AB39353">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（4）低价风险担保的期限：自提交低价风险担保之日起至竣工验收合格之日止。</w:t>
      </w:r>
    </w:p>
    <w:p w14:paraId="50774190">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低价风险担保的退还时间：采用现金担保的，工程竣工验收合格后14天内退还，合同履行期间允许承包人用符合要求的银行保函进行置换；采用银行保函的，工程竣工验收合格后14天内退还。采用分段退还的，低价风险担保的退还时间及方式为：</w:t>
      </w:r>
      <w:r>
        <w:rPr>
          <w:rFonts w:hint="eastAsia" w:ascii="宋体" w:hAnsi="宋体" w:cs="宋体"/>
          <w:kern w:val="0"/>
          <w:szCs w:val="21"/>
          <w:u w:val="single"/>
          <w:lang w:bidi="ar"/>
        </w:rPr>
        <w:t xml:space="preserve">        </w:t>
      </w:r>
      <w:r>
        <w:rPr>
          <w:rFonts w:hint="eastAsia" w:ascii="宋体" w:hAnsi="宋体" w:cs="宋体"/>
          <w:kern w:val="0"/>
          <w:szCs w:val="21"/>
          <w:lang w:bidi="ar"/>
        </w:rPr>
        <w:t>。</w:t>
      </w:r>
    </w:p>
    <w:p w14:paraId="75F5A832">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（5）低价风险担保的扣减：</w:t>
      </w:r>
    </w:p>
    <w:p w14:paraId="0DB05C95">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①承包人在工程施工期间，以其投标时填报的工程主要材料价格低于同期工程造价管理机构发布的信息价格为由拒绝材料采购，或因其自身其他原因导致工程窝工或停工等，给发包人造成直接经济损失且拒绝承担的，按低价风险担保金额的</w:t>
      </w:r>
      <w:r>
        <w:rPr>
          <w:rFonts w:hint="eastAsia" w:ascii="宋体" w:hAnsi="宋体" w:cs="宋体"/>
          <w:kern w:val="0"/>
          <w:szCs w:val="21"/>
          <w:u w:val="single"/>
          <w:lang w:bidi="ar"/>
        </w:rPr>
        <w:t>50～100%</w:t>
      </w:r>
      <w:r>
        <w:rPr>
          <w:rFonts w:hint="eastAsia" w:ascii="宋体" w:hAnsi="宋体" w:cs="宋体"/>
          <w:kern w:val="0"/>
          <w:szCs w:val="21"/>
          <w:lang w:bidi="ar"/>
        </w:rPr>
        <w:t>扣减，直至解除合同；</w:t>
      </w:r>
    </w:p>
    <w:p w14:paraId="0274DEFA">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②承包人在工程施工期间或竣工验收时，工程质量不符合国家现行有关施工质量验收规范要求，且拒绝整改或整改后不合格的，按低价风险担保金额的</w:t>
      </w:r>
      <w:r>
        <w:rPr>
          <w:rFonts w:hint="eastAsia" w:ascii="宋体" w:hAnsi="宋体" w:cs="宋体"/>
          <w:kern w:val="0"/>
          <w:szCs w:val="21"/>
          <w:u w:val="single"/>
          <w:lang w:bidi="ar"/>
        </w:rPr>
        <w:t>50～100%</w:t>
      </w:r>
      <w:r>
        <w:rPr>
          <w:rFonts w:hint="eastAsia" w:ascii="宋体" w:hAnsi="宋体" w:cs="宋体"/>
          <w:kern w:val="0"/>
          <w:szCs w:val="21"/>
          <w:lang w:bidi="ar"/>
        </w:rPr>
        <w:t>扣减，直至解除合同；</w:t>
      </w:r>
    </w:p>
    <w:p w14:paraId="2A0030AC">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③承包人因第16.1.1项[因承包人违约解除合同]被解除合同的，低价风险担保将全额扣除；</w:t>
      </w:r>
    </w:p>
    <w:p w14:paraId="4A63E820">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④因承包人过错导致的其他情形：</w:t>
      </w:r>
      <w:r>
        <w:rPr>
          <w:rFonts w:hint="eastAsia" w:ascii="宋体" w:hAnsi="宋体" w:cs="宋体"/>
          <w:kern w:val="0"/>
          <w:szCs w:val="21"/>
          <w:u w:val="single"/>
          <w:lang w:bidi="ar"/>
        </w:rPr>
        <w:t xml:space="preserve">        </w:t>
      </w:r>
      <w:r>
        <w:rPr>
          <w:rFonts w:hint="eastAsia" w:ascii="宋体" w:hAnsi="宋体" w:cs="宋体"/>
          <w:kern w:val="0"/>
          <w:szCs w:val="21"/>
          <w:lang w:bidi="ar"/>
        </w:rPr>
        <w:t>。</w:t>
      </w:r>
    </w:p>
    <w:p w14:paraId="0839A9DC">
      <w:pPr>
        <w:spacing w:line="360" w:lineRule="auto"/>
        <w:ind w:firstLine="210" w:firstLineChars="100"/>
        <w:rPr>
          <w:rFonts w:ascii="宋体" w:hAnsi="宋体" w:cs="宋体"/>
        </w:rPr>
      </w:pPr>
      <w:r>
        <w:rPr>
          <w:rFonts w:hint="eastAsia" w:ascii="宋体" w:hAnsi="宋体" w:cs="宋体"/>
        </w:rPr>
        <w:t>21.4工程收方</w:t>
      </w:r>
    </w:p>
    <w:p w14:paraId="6CA7A6A8">
      <w:pPr>
        <w:spacing w:line="360" w:lineRule="auto"/>
        <w:ind w:firstLine="210" w:firstLineChars="100"/>
        <w:rPr>
          <w:rFonts w:ascii="宋体" w:hAnsi="宋体" w:cs="宋体"/>
        </w:rPr>
      </w:pPr>
      <w:r>
        <w:rPr>
          <w:rFonts w:hint="eastAsia" w:ascii="宋体" w:hAnsi="宋体" w:cs="宋体"/>
        </w:rPr>
        <w:t>21.4.1 收方资料的组成：收方申请单、收方资料（含原始资料）、过程影像资料等。</w:t>
      </w:r>
    </w:p>
    <w:p w14:paraId="15C2BCCD">
      <w:pPr>
        <w:widowControl/>
        <w:adjustRightInd w:val="0"/>
        <w:snapToGrid w:val="0"/>
        <w:spacing w:after="163" w:afterLines="50" w:line="360" w:lineRule="auto"/>
        <w:ind w:firstLine="210" w:firstLineChars="100"/>
        <w:rPr>
          <w:rFonts w:ascii="宋体" w:hAnsi="宋体" w:cs="宋体"/>
          <w:kern w:val="0"/>
        </w:rPr>
      </w:pPr>
      <w:r>
        <w:rPr>
          <w:rFonts w:hint="eastAsia" w:ascii="宋体" w:hAnsi="宋体" w:cs="宋体"/>
        </w:rPr>
        <w:t>21.4.2 收方资料的有效性：除监理、承包人相关人员签字盖章外，还应完善发包人的参与收方人员的相关审签程序，以及加盖发包人资料专用章。否则视为无效收方资料，不得作为结算依据。</w:t>
      </w:r>
    </w:p>
    <w:p w14:paraId="7E681630">
      <w:pPr>
        <w:spacing w:line="360" w:lineRule="auto"/>
        <w:rPr>
          <w:rFonts w:ascii="宋体" w:hAnsi="宋体"/>
          <w:b/>
          <w:kern w:val="44"/>
          <w:szCs w:val="21"/>
          <w:lang w:bidi="ar"/>
        </w:rPr>
        <w:sectPr>
          <w:pgSz w:w="11906" w:h="16838"/>
          <w:pgMar w:top="1304" w:right="1135" w:bottom="1304" w:left="1304" w:header="720" w:footer="720" w:gutter="0"/>
          <w:cols w:space="720" w:num="1"/>
          <w:docGrid w:type="lines" w:linePitch="326" w:charSpace="0"/>
        </w:sectPr>
      </w:pPr>
    </w:p>
    <w:p w14:paraId="5B27CAE5">
      <w:pPr>
        <w:widowControl/>
        <w:adjustRightInd w:val="0"/>
        <w:snapToGrid w:val="0"/>
        <w:spacing w:after="50" w:line="360" w:lineRule="auto"/>
        <w:jc w:val="center"/>
        <w:outlineLvl w:val="0"/>
        <w:rPr>
          <w:rFonts w:ascii="宋体" w:hAnsi="宋体" w:cs="宋体"/>
          <w:b/>
          <w:kern w:val="44"/>
        </w:rPr>
      </w:pPr>
      <w:bookmarkStart w:id="1823" w:name="_Toc20171893"/>
      <w:bookmarkEnd w:id="1823"/>
      <w:bookmarkStart w:id="1824" w:name="_Toc18321"/>
      <w:bookmarkStart w:id="1825" w:name="_Toc15956"/>
      <w:r>
        <w:rPr>
          <w:rFonts w:hint="eastAsia" w:ascii="宋体" w:hAnsi="宋体" w:cs="宋体"/>
          <w:b/>
          <w:kern w:val="44"/>
          <w:szCs w:val="21"/>
          <w:lang w:bidi="ar"/>
        </w:rPr>
        <w:t>专用合同条件附件</w:t>
      </w:r>
      <w:bookmarkEnd w:id="1824"/>
      <w:bookmarkEnd w:id="1825"/>
    </w:p>
    <w:p w14:paraId="694F95C3">
      <w:pPr>
        <w:widowControl/>
        <w:adjustRightInd w:val="0"/>
        <w:snapToGrid w:val="0"/>
        <w:spacing w:after="163" w:afterLines="50" w:line="360" w:lineRule="auto"/>
        <w:ind w:firstLine="420" w:firstLineChars="200"/>
        <w:rPr>
          <w:rFonts w:ascii="宋体" w:hAnsi="宋体" w:cs="宋体"/>
          <w:kern w:val="0"/>
          <w:szCs w:val="21"/>
          <w:lang w:bidi="ar"/>
        </w:rPr>
      </w:pPr>
    </w:p>
    <w:p w14:paraId="1C160CB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以下附件是专用合同条件的有效组成部分：</w:t>
      </w:r>
    </w:p>
    <w:p w14:paraId="091E3AE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附件1：发包人要求</w:t>
      </w:r>
    </w:p>
    <w:p w14:paraId="70A8E66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附件2：发包人供应材料设备一览表</w:t>
      </w:r>
    </w:p>
    <w:p w14:paraId="3471692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附件3：工程质量保修书</w:t>
      </w:r>
    </w:p>
    <w:p w14:paraId="2970BC5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附件4：主要建设工程文件目录</w:t>
      </w:r>
    </w:p>
    <w:p w14:paraId="724D0B0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附件5：承包人主要管理人员表</w:t>
      </w:r>
    </w:p>
    <w:p w14:paraId="6346947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附件</w:t>
      </w:r>
      <w:r>
        <w:rPr>
          <w:rFonts w:ascii="宋体" w:hAnsi="宋体" w:cs="宋体"/>
          <w:kern w:val="0"/>
          <w:szCs w:val="21"/>
          <w:lang w:bidi="ar"/>
        </w:rPr>
        <w:t>6</w:t>
      </w:r>
      <w:r>
        <w:rPr>
          <w:rFonts w:hint="eastAsia" w:ascii="宋体" w:hAnsi="宋体" w:cs="宋体"/>
          <w:kern w:val="0"/>
          <w:szCs w:val="21"/>
          <w:lang w:bidi="ar"/>
        </w:rPr>
        <w:t>：价格指数权重表</w:t>
      </w:r>
    </w:p>
    <w:p w14:paraId="710EB1B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附件</w:t>
      </w:r>
      <w:r>
        <w:rPr>
          <w:rFonts w:ascii="宋体" w:hAnsi="宋体" w:cs="宋体"/>
          <w:kern w:val="0"/>
          <w:szCs w:val="21"/>
          <w:lang w:bidi="ar"/>
        </w:rPr>
        <w:t>7</w:t>
      </w:r>
      <w:r>
        <w:rPr>
          <w:rFonts w:hint="eastAsia" w:ascii="宋体" w:hAnsi="宋体" w:cs="宋体"/>
          <w:kern w:val="0"/>
          <w:szCs w:val="21"/>
          <w:lang w:bidi="ar"/>
        </w:rPr>
        <w:t>：专业工程暂估价表</w:t>
      </w:r>
    </w:p>
    <w:p w14:paraId="3FCEFB54">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附件</w:t>
      </w:r>
      <w:r>
        <w:rPr>
          <w:rFonts w:ascii="宋体" w:hAnsi="宋体" w:cs="宋体"/>
          <w:kern w:val="0"/>
          <w:szCs w:val="21"/>
          <w:lang w:bidi="ar"/>
        </w:rPr>
        <w:t>8</w:t>
      </w:r>
      <w:r>
        <w:rPr>
          <w:rFonts w:hint="eastAsia" w:ascii="宋体" w:hAnsi="宋体" w:cs="宋体"/>
          <w:kern w:val="0"/>
          <w:szCs w:val="21"/>
          <w:lang w:bidi="ar"/>
        </w:rPr>
        <w:t>：廉洁从业协议</w:t>
      </w:r>
    </w:p>
    <w:p w14:paraId="013B83F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附件</w:t>
      </w:r>
      <w:r>
        <w:rPr>
          <w:rFonts w:ascii="宋体" w:hAnsi="宋体" w:cs="宋体"/>
          <w:kern w:val="0"/>
          <w:szCs w:val="21"/>
          <w:lang w:bidi="ar"/>
        </w:rPr>
        <w:t>9</w:t>
      </w:r>
      <w:r>
        <w:rPr>
          <w:rFonts w:hint="eastAsia" w:ascii="宋体" w:hAnsi="宋体" w:cs="宋体"/>
          <w:kern w:val="0"/>
          <w:szCs w:val="21"/>
          <w:lang w:bidi="ar"/>
        </w:rPr>
        <w:t>：安全管理协议</w:t>
      </w:r>
    </w:p>
    <w:p w14:paraId="6FC23DFD">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附件1</w:t>
      </w:r>
      <w:r>
        <w:rPr>
          <w:rFonts w:ascii="宋体" w:hAnsi="宋体" w:cs="宋体"/>
          <w:kern w:val="0"/>
          <w:szCs w:val="21"/>
          <w:lang w:bidi="ar"/>
        </w:rPr>
        <w:t>0</w:t>
      </w:r>
      <w:r>
        <w:rPr>
          <w:rFonts w:hint="eastAsia" w:ascii="宋体" w:hAnsi="宋体" w:cs="宋体"/>
          <w:kern w:val="0"/>
          <w:szCs w:val="21"/>
          <w:lang w:bidi="ar"/>
        </w:rPr>
        <w:t>：保障建筑工人工资支付协议</w:t>
      </w:r>
    </w:p>
    <w:p w14:paraId="4F08DF82">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 xml:space="preserve">附件11：低价风险担保保函示范文本（独立保函）（如有） </w:t>
      </w:r>
    </w:p>
    <w:p w14:paraId="73B7E347">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附件12：履约担保（如有）</w:t>
      </w:r>
    </w:p>
    <w:p w14:paraId="157B3975">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附件13：质量保证金保函（如有）</w:t>
      </w:r>
    </w:p>
    <w:p w14:paraId="30E5DB0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 xml:space="preserve"> </w:t>
      </w:r>
    </w:p>
    <w:p w14:paraId="558D8A1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 xml:space="preserve"> </w:t>
      </w:r>
    </w:p>
    <w:p w14:paraId="5E56161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 xml:space="preserve"> </w:t>
      </w:r>
    </w:p>
    <w:p w14:paraId="43F353F7">
      <w:pPr>
        <w:widowControl/>
        <w:jc w:val="left"/>
        <w:rPr>
          <w:rFonts w:ascii="宋体" w:hAnsi="宋体" w:cs="宋体"/>
          <w:kern w:val="0"/>
        </w:rPr>
      </w:pPr>
      <w:r>
        <w:rPr>
          <w:rFonts w:hint="eastAsia" w:ascii="宋体" w:hAnsi="宋体"/>
          <w:szCs w:val="21"/>
          <w:lang w:bidi="ar"/>
        </w:rPr>
        <w:br w:type="page"/>
      </w:r>
    </w:p>
    <w:p w14:paraId="4044088C">
      <w:pPr>
        <w:keepNext/>
        <w:keepLines/>
        <w:widowControl/>
        <w:wordWrap w:val="0"/>
        <w:topLinePunct/>
        <w:adjustRightInd w:val="0"/>
        <w:snapToGrid w:val="0"/>
        <w:spacing w:after="163" w:afterLines="50" w:line="360" w:lineRule="auto"/>
        <w:jc w:val="center"/>
        <w:outlineLvl w:val="1"/>
        <w:rPr>
          <w:rFonts w:ascii="宋体" w:hAnsi="宋体" w:cs="宋体"/>
          <w:b/>
          <w:kern w:val="0"/>
        </w:rPr>
      </w:pPr>
      <w:bookmarkStart w:id="1826" w:name="_Hlk38571789"/>
      <w:bookmarkEnd w:id="1826"/>
      <w:bookmarkStart w:id="1827" w:name="_Toc2353"/>
      <w:bookmarkStart w:id="1828" w:name="_Toc14474"/>
      <w:r>
        <w:rPr>
          <w:rFonts w:hint="eastAsia" w:ascii="宋体" w:hAnsi="宋体" w:cs="宋体"/>
          <w:b/>
          <w:kern w:val="0"/>
          <w:szCs w:val="21"/>
          <w:lang w:bidi="ar"/>
        </w:rPr>
        <w:t>附件1  《发包人要求》</w:t>
      </w:r>
      <w:bookmarkEnd w:id="1827"/>
      <w:bookmarkEnd w:id="1828"/>
    </w:p>
    <w:p w14:paraId="51D1863E">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要求》应尽可能清晰准确，对于可以进行定量评估的工作，《发包人要求》不仅应明确规定其产能、功能、用途、质量、环境、安全，并且要规定偏离的范围和计算方法，以及检验、试验、试运行的具体要求。对于承包人负责提供的有关设备和服务，对发包人人员进行培训和提供一些消耗品等，在《发包人要求》中应一并明确规定。</w:t>
      </w:r>
    </w:p>
    <w:p w14:paraId="3430D19B">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《发包人要求》通常包括但不限于以下内容：</w:t>
      </w:r>
    </w:p>
    <w:p w14:paraId="4C4E2B30">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一、功能要求</w:t>
      </w:r>
    </w:p>
    <w:p w14:paraId="1E68129E">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（一）工程目的。</w:t>
      </w:r>
    </w:p>
    <w:p w14:paraId="45927791">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（二）工程规模。</w:t>
      </w:r>
    </w:p>
    <w:p w14:paraId="53C29998">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（三）性能保证指标（性能保证表）。</w:t>
      </w:r>
    </w:p>
    <w:p w14:paraId="5F165845">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（四）产能保证指标。</w:t>
      </w:r>
    </w:p>
    <w:p w14:paraId="245C4438">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二、工程范围</w:t>
      </w:r>
    </w:p>
    <w:p w14:paraId="2231795A">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（一）概述</w:t>
      </w:r>
    </w:p>
    <w:p w14:paraId="0ABD675A">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（二）包括的工作</w:t>
      </w:r>
    </w:p>
    <w:p w14:paraId="7502572F">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 永久工程的设计、采购、施工范围。</w:t>
      </w:r>
    </w:p>
    <w:p w14:paraId="6266036A">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 临时工程的设计与施工范围。</w:t>
      </w:r>
    </w:p>
    <w:p w14:paraId="0571CA9F">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 竣工验收工作范围。</w:t>
      </w:r>
    </w:p>
    <w:p w14:paraId="06E9E88F">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 技术服务工作范围。</w:t>
      </w:r>
    </w:p>
    <w:p w14:paraId="083FF105">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5. 培训工作范围。</w:t>
      </w:r>
    </w:p>
    <w:p w14:paraId="676655CB">
      <w:pPr>
        <w:widowControl/>
        <w:wordWrap w:val="0"/>
        <w:topLinePunct/>
        <w:adjustRightInd w:val="0"/>
        <w:snapToGrid w:val="0"/>
        <w:spacing w:after="163" w:afterLines="50" w:line="360" w:lineRule="auto"/>
        <w:ind w:firstLine="420" w:firstLineChars="200"/>
        <w:rPr>
          <w:ins w:id="188" w:author="龚龚龚" w:date="2025-04-25T15:19:02Z"/>
          <w:rFonts w:hint="eastAsia" w:ascii="宋体" w:hAnsi="宋体" w:cs="宋体"/>
          <w:kern w:val="0"/>
          <w:szCs w:val="21"/>
          <w:lang w:bidi="ar"/>
        </w:rPr>
      </w:pPr>
      <w:r>
        <w:rPr>
          <w:rFonts w:hint="eastAsia" w:ascii="宋体" w:hAnsi="宋体" w:cs="宋体"/>
          <w:kern w:val="0"/>
          <w:szCs w:val="21"/>
          <w:lang w:bidi="ar"/>
        </w:rPr>
        <w:t>6. 保修工作范围。</w:t>
      </w:r>
    </w:p>
    <w:p w14:paraId="5377756D">
      <w:pPr>
        <w:widowControl/>
        <w:wordWrap w:val="0"/>
        <w:topLinePunct/>
        <w:adjustRightInd w:val="0"/>
        <w:snapToGrid w:val="0"/>
        <w:spacing w:after="163" w:afterLines="50" w:line="360" w:lineRule="auto"/>
        <w:ind w:firstLine="420" w:firstLineChars="200"/>
        <w:rPr>
          <w:ins w:id="189" w:author="龚龚龚" w:date="2025-04-25T15:19:05Z"/>
          <w:rFonts w:hint="eastAsia" w:ascii="宋体" w:hAnsi="宋体" w:cs="宋体"/>
          <w:kern w:val="0"/>
          <w:szCs w:val="21"/>
          <w:lang w:bidi="ar"/>
        </w:rPr>
      </w:pPr>
      <w:ins w:id="190" w:author="龚龚龚" w:date="2025-04-25T15:19:09Z">
        <w:r>
          <w:rPr>
            <w:rFonts w:hint="eastAsia" w:ascii="宋体" w:hAnsi="宋体" w:cs="宋体"/>
            <w:kern w:val="0"/>
            <w:szCs w:val="21"/>
            <w:lang w:val="en-US" w:eastAsia="zh-CN" w:bidi="ar"/>
          </w:rPr>
          <w:t>7.</w:t>
        </w:r>
      </w:ins>
      <w:ins w:id="191" w:author="龚龚龚" w:date="2025-04-25T15:20:00Z">
        <w:r>
          <w:rPr>
            <w:rFonts w:hint="eastAsia" w:ascii="宋体" w:hAnsi="宋体" w:cs="宋体"/>
            <w:kern w:val="0"/>
            <w:szCs w:val="21"/>
            <w:lang w:val="en-US" w:eastAsia="zh-CN" w:bidi="ar"/>
          </w:rPr>
          <w:t xml:space="preserve"> </w:t>
        </w:r>
      </w:ins>
      <w:ins w:id="192" w:author="龚龚龚" w:date="2025-04-25T15:19:21Z">
        <w:r>
          <w:rPr>
            <w:rFonts w:hint="eastAsia" w:ascii="宋体" w:hAnsi="宋体" w:cs="宋体"/>
            <w:kern w:val="0"/>
            <w:szCs w:val="21"/>
            <w:lang w:val="en-US" w:eastAsia="zh-CN" w:bidi="ar"/>
          </w:rPr>
          <w:t>超前钻勘察</w:t>
        </w:r>
      </w:ins>
      <w:ins w:id="193" w:author="龚龚龚" w:date="2025-04-25T15:20:51Z">
        <w:r>
          <w:rPr>
            <w:rFonts w:hint="eastAsia" w:ascii="宋体" w:hAnsi="宋体" w:cs="宋体"/>
            <w:kern w:val="0"/>
            <w:szCs w:val="21"/>
            <w:lang w:val="en-US" w:eastAsia="zh-CN" w:bidi="ar"/>
          </w:rPr>
          <w:t>：</w:t>
        </w:r>
      </w:ins>
      <w:ins w:id="194" w:author="龚龚龚" w:date="2025-04-25T15:21:04Z">
        <w:r>
          <w:rPr>
            <w:rFonts w:hint="eastAsia" w:ascii="宋体" w:hAnsi="宋体" w:cs="宋体"/>
            <w:kern w:val="0"/>
            <w:szCs w:val="21"/>
            <w:lang w:val="en-US" w:eastAsia="zh-CN" w:bidi="ar"/>
          </w:rPr>
          <w:t>所</w:t>
        </w:r>
      </w:ins>
      <w:ins w:id="195" w:author="龚龚龚" w:date="2025-04-25T15:21:26Z">
        <w:r>
          <w:rPr>
            <w:rFonts w:hint="eastAsia" w:ascii="宋体" w:hAnsi="宋体" w:cs="宋体"/>
            <w:kern w:val="0"/>
            <w:szCs w:val="21"/>
            <w:lang w:val="en-US" w:eastAsia="zh-CN" w:bidi="ar"/>
          </w:rPr>
          <w:t>有</w:t>
        </w:r>
      </w:ins>
      <w:ins w:id="196" w:author="龚龚龚" w:date="2025-04-25T15:21:14Z">
        <w:r>
          <w:rPr>
            <w:rFonts w:hint="eastAsia" w:ascii="宋体" w:hAnsi="宋体" w:cs="宋体"/>
            <w:kern w:val="0"/>
            <w:szCs w:val="21"/>
            <w:lang w:val="en-US" w:eastAsia="zh-CN" w:bidi="ar"/>
          </w:rPr>
          <w:t>的</w:t>
        </w:r>
      </w:ins>
      <w:ins w:id="197" w:author="龚龚龚" w:date="2025-04-25T15:21:16Z">
        <w:r>
          <w:rPr>
            <w:rFonts w:hint="eastAsia" w:ascii="宋体" w:hAnsi="宋体" w:cs="宋体"/>
            <w:kern w:val="0"/>
            <w:szCs w:val="21"/>
            <w:lang w:val="en-US" w:eastAsia="zh-CN" w:bidi="ar"/>
          </w:rPr>
          <w:t>桩</w:t>
        </w:r>
      </w:ins>
      <w:ins w:id="198" w:author="龚龚龚" w:date="2025-04-25T15:21:17Z">
        <w:r>
          <w:rPr>
            <w:rFonts w:hint="eastAsia" w:ascii="宋体" w:hAnsi="宋体" w:cs="宋体"/>
            <w:kern w:val="0"/>
            <w:szCs w:val="21"/>
            <w:lang w:val="en-US" w:eastAsia="zh-CN" w:bidi="ar"/>
          </w:rPr>
          <w:t>基础</w:t>
        </w:r>
      </w:ins>
      <w:ins w:id="199" w:author="龚龚龚" w:date="2025-04-25T15:22:09Z">
        <w:r>
          <w:rPr>
            <w:rFonts w:hint="eastAsia" w:ascii="宋体" w:hAnsi="宋体" w:cs="宋体"/>
            <w:kern w:val="0"/>
            <w:szCs w:val="21"/>
            <w:lang w:val="en-US" w:eastAsia="zh-CN" w:bidi="ar"/>
          </w:rPr>
          <w:t>、</w:t>
        </w:r>
      </w:ins>
      <w:ins w:id="200" w:author="龚龚龚" w:date="2025-04-25T15:22:13Z">
        <w:r>
          <w:rPr>
            <w:rFonts w:hint="eastAsia" w:ascii="宋体" w:hAnsi="宋体" w:cs="宋体"/>
            <w:kern w:val="0"/>
            <w:szCs w:val="21"/>
            <w:lang w:val="en-US" w:eastAsia="zh-CN" w:bidi="ar"/>
          </w:rPr>
          <w:t>独立基础</w:t>
        </w:r>
      </w:ins>
      <w:ins w:id="201" w:author="龚龚龚" w:date="2025-04-25T15:22:14Z">
        <w:r>
          <w:rPr>
            <w:rFonts w:hint="eastAsia" w:ascii="宋体" w:hAnsi="宋体" w:cs="宋体"/>
            <w:kern w:val="0"/>
            <w:szCs w:val="21"/>
            <w:lang w:val="en-US" w:eastAsia="zh-CN" w:bidi="ar"/>
          </w:rPr>
          <w:t>等</w:t>
        </w:r>
      </w:ins>
      <w:ins w:id="202" w:author="龚龚龚" w:date="2025-04-25T15:22:16Z">
        <w:r>
          <w:rPr>
            <w:rFonts w:hint="eastAsia" w:ascii="宋体" w:hAnsi="宋体" w:cs="宋体"/>
            <w:kern w:val="0"/>
            <w:szCs w:val="21"/>
            <w:lang w:val="en-US" w:eastAsia="zh-CN" w:bidi="ar"/>
          </w:rPr>
          <w:t>均</w:t>
        </w:r>
      </w:ins>
      <w:ins w:id="203" w:author="龚龚龚" w:date="2025-04-25T15:22:17Z">
        <w:r>
          <w:rPr>
            <w:rFonts w:hint="eastAsia" w:ascii="宋体" w:hAnsi="宋体" w:cs="宋体"/>
            <w:kern w:val="0"/>
            <w:szCs w:val="21"/>
            <w:lang w:val="en-US" w:eastAsia="zh-CN" w:bidi="ar"/>
          </w:rPr>
          <w:t>要求</w:t>
        </w:r>
      </w:ins>
      <w:ins w:id="204" w:author="龚龚龚" w:date="2025-04-25T15:22:19Z">
        <w:r>
          <w:rPr>
            <w:rFonts w:hint="eastAsia" w:ascii="宋体" w:hAnsi="宋体" w:cs="宋体"/>
            <w:kern w:val="0"/>
            <w:szCs w:val="21"/>
            <w:lang w:val="en-US" w:eastAsia="zh-CN" w:bidi="ar"/>
          </w:rPr>
          <w:t>一</w:t>
        </w:r>
      </w:ins>
      <w:ins w:id="205" w:author="龚龚龚" w:date="2025-04-25T15:22:25Z">
        <w:r>
          <w:rPr>
            <w:rFonts w:hint="eastAsia" w:ascii="宋体" w:hAnsi="宋体" w:cs="宋体"/>
            <w:kern w:val="0"/>
            <w:szCs w:val="21"/>
            <w:lang w:val="en-US" w:eastAsia="zh-CN" w:bidi="ar"/>
          </w:rPr>
          <w:t>桩</w:t>
        </w:r>
      </w:ins>
      <w:ins w:id="206" w:author="龚龚龚" w:date="2025-04-25T15:22:28Z">
        <w:r>
          <w:rPr>
            <w:rFonts w:hint="eastAsia" w:ascii="宋体" w:hAnsi="宋体" w:cs="宋体"/>
            <w:kern w:val="0"/>
            <w:szCs w:val="21"/>
            <w:lang w:val="en-US" w:eastAsia="zh-CN" w:bidi="ar"/>
          </w:rPr>
          <w:t>一孔</w:t>
        </w:r>
      </w:ins>
      <w:ins w:id="207" w:author="龚龚龚" w:date="2025-04-25T15:22:39Z">
        <w:r>
          <w:rPr>
            <w:rFonts w:hint="eastAsia" w:ascii="宋体" w:hAnsi="宋体" w:cs="宋体"/>
            <w:kern w:val="0"/>
            <w:szCs w:val="21"/>
            <w:lang w:val="en-US" w:eastAsia="zh-CN" w:bidi="ar"/>
          </w:rPr>
          <w:t>，</w:t>
        </w:r>
      </w:ins>
      <w:ins w:id="208" w:author="龚龚龚" w:date="2025-04-25T15:22:44Z">
        <w:r>
          <w:rPr>
            <w:rFonts w:hint="eastAsia" w:ascii="宋体" w:hAnsi="宋体" w:cs="宋体"/>
            <w:kern w:val="0"/>
            <w:szCs w:val="21"/>
            <w:lang w:val="en-US" w:eastAsia="zh-CN" w:bidi="ar"/>
          </w:rPr>
          <w:t>大</w:t>
        </w:r>
      </w:ins>
      <w:ins w:id="209" w:author="龚龚龚" w:date="2025-04-25T15:22:46Z">
        <w:r>
          <w:rPr>
            <w:rFonts w:hint="eastAsia" w:ascii="宋体" w:hAnsi="宋体" w:cs="宋体"/>
            <w:kern w:val="0"/>
            <w:szCs w:val="21"/>
            <w:lang w:val="en-US" w:eastAsia="zh-CN" w:bidi="ar"/>
          </w:rPr>
          <w:t>桩</w:t>
        </w:r>
      </w:ins>
      <w:ins w:id="210" w:author="龚龚龚" w:date="2025-04-25T15:22:54Z">
        <w:r>
          <w:rPr>
            <w:rFonts w:hint="eastAsia" w:ascii="宋体" w:hAnsi="宋体" w:cs="宋体"/>
            <w:kern w:val="0"/>
            <w:szCs w:val="21"/>
            <w:lang w:val="en-US" w:eastAsia="zh-CN" w:bidi="ar"/>
          </w:rPr>
          <w:t>（</w:t>
        </w:r>
      </w:ins>
      <w:ins w:id="211" w:author="龚龚龚" w:date="2025-04-25T15:22:55Z">
        <w:r>
          <w:rPr>
            <w:rFonts w:hint="eastAsia" w:ascii="宋体" w:hAnsi="宋体" w:cs="宋体"/>
            <w:kern w:val="0"/>
            <w:szCs w:val="21"/>
            <w:lang w:val="en-US" w:eastAsia="zh-CN" w:bidi="ar"/>
          </w:rPr>
          <w:t>D</w:t>
        </w:r>
      </w:ins>
      <w:ins w:id="212" w:author="龚龚龚" w:date="2025-04-25T15:23:01Z">
        <w:r>
          <w:rPr>
            <w:rFonts w:hint="eastAsia" w:ascii="宋体" w:hAnsi="宋体" w:cs="宋体"/>
            <w:kern w:val="0"/>
            <w:szCs w:val="21"/>
            <w:lang w:val="en-US" w:eastAsia="zh-CN" w:bidi="ar"/>
          </w:rPr>
          <w:t>&gt;</w:t>
        </w:r>
      </w:ins>
      <w:ins w:id="213" w:author="龚龚龚" w:date="2025-04-25T15:23:03Z">
        <w:r>
          <w:rPr>
            <w:rFonts w:hint="eastAsia" w:ascii="宋体" w:hAnsi="宋体" w:cs="宋体"/>
            <w:kern w:val="0"/>
            <w:szCs w:val="21"/>
            <w:lang w:val="en-US" w:eastAsia="zh-CN" w:bidi="ar"/>
          </w:rPr>
          <w:t>8</w:t>
        </w:r>
      </w:ins>
      <w:ins w:id="214" w:author="龚龚龚" w:date="2025-04-25T15:23:04Z">
        <w:r>
          <w:rPr>
            <w:rFonts w:hint="eastAsia" w:ascii="宋体" w:hAnsi="宋体" w:cs="宋体"/>
            <w:kern w:val="0"/>
            <w:szCs w:val="21"/>
            <w:lang w:val="en-US" w:eastAsia="zh-CN" w:bidi="ar"/>
          </w:rPr>
          <w:t>00</w:t>
        </w:r>
      </w:ins>
      <w:ins w:id="215" w:author="龚龚龚" w:date="2025-04-25T15:23:05Z">
        <w:r>
          <w:rPr>
            <w:rFonts w:hint="eastAsia" w:ascii="宋体" w:hAnsi="宋体" w:cs="宋体"/>
            <w:kern w:val="0"/>
            <w:szCs w:val="21"/>
            <w:lang w:val="en-US" w:eastAsia="zh-CN" w:bidi="ar"/>
          </w:rPr>
          <w:t>mm</w:t>
        </w:r>
      </w:ins>
      <w:ins w:id="216" w:author="龚龚龚" w:date="2025-04-25T15:22:54Z">
        <w:r>
          <w:rPr>
            <w:rFonts w:hint="eastAsia" w:ascii="宋体" w:hAnsi="宋体" w:cs="宋体"/>
            <w:kern w:val="0"/>
            <w:szCs w:val="21"/>
            <w:lang w:val="en-US" w:eastAsia="zh-CN" w:bidi="ar"/>
          </w:rPr>
          <w:t>）</w:t>
        </w:r>
      </w:ins>
      <w:ins w:id="217" w:author="龚龚龚" w:date="2025-04-25T15:22:49Z">
        <w:r>
          <w:rPr>
            <w:rFonts w:hint="eastAsia" w:ascii="宋体" w:hAnsi="宋体" w:cs="宋体"/>
            <w:kern w:val="0"/>
            <w:szCs w:val="21"/>
            <w:lang w:val="en-US" w:eastAsia="zh-CN" w:bidi="ar"/>
          </w:rPr>
          <w:t>多孔</w:t>
        </w:r>
      </w:ins>
      <w:ins w:id="218" w:author="龚龚龚" w:date="2025-04-25T15:19:05Z">
        <w:r>
          <w:rPr>
            <w:rFonts w:hint="eastAsia" w:ascii="宋体" w:hAnsi="宋体" w:cs="宋体"/>
            <w:kern w:val="0"/>
            <w:szCs w:val="21"/>
            <w:lang w:bidi="ar"/>
          </w:rPr>
          <w:t>。</w:t>
        </w:r>
      </w:ins>
    </w:p>
    <w:p w14:paraId="2C479351">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（三）工作界区</w:t>
      </w:r>
    </w:p>
    <w:p w14:paraId="7EFEA752">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（四）发包人提供的现场条件</w:t>
      </w:r>
    </w:p>
    <w:p w14:paraId="645F00C0">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 施工用电。</w:t>
      </w:r>
    </w:p>
    <w:p w14:paraId="0AD5ADC1">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 施工用水。</w:t>
      </w:r>
    </w:p>
    <w:p w14:paraId="57F1E1B3">
      <w:pPr>
        <w:widowControl/>
        <w:wordWrap w:val="0"/>
        <w:topLinePunct/>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3. 施工排水。</w:t>
      </w:r>
    </w:p>
    <w:p w14:paraId="77255025">
      <w:pPr>
        <w:widowControl/>
        <w:wordWrap w:val="0"/>
        <w:topLinePunct/>
        <w:adjustRightInd w:val="0"/>
        <w:snapToGrid w:val="0"/>
        <w:spacing w:after="163" w:afterLines="50" w:line="360" w:lineRule="auto"/>
        <w:ind w:firstLine="420" w:firstLineChars="200"/>
        <w:rPr>
          <w:lang w:bidi="ar"/>
        </w:rPr>
      </w:pPr>
      <w:r>
        <w:rPr>
          <w:lang w:bidi="ar"/>
        </w:rPr>
        <w:t>4</w:t>
      </w:r>
      <w:r>
        <w:rPr>
          <w:rFonts w:hint="eastAsia" w:ascii="宋体" w:hAnsi="宋体" w:cs="宋体"/>
          <w:kern w:val="0"/>
          <w:szCs w:val="21"/>
          <w:lang w:bidi="ar"/>
        </w:rPr>
        <w:t>.</w:t>
      </w:r>
      <w:r>
        <w:rPr>
          <w:rFonts w:hint="eastAsia"/>
          <w:lang w:bidi="ar"/>
        </w:rPr>
        <w:t xml:space="preserve"> 施工道路。</w:t>
      </w:r>
    </w:p>
    <w:p w14:paraId="3D3E39DB">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（五）发包人提供的技术文件</w:t>
      </w:r>
    </w:p>
    <w:p w14:paraId="24E06E0C">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除另有批准外，承包人的工作需要遵照发包人的下列技术文件:</w:t>
      </w:r>
    </w:p>
    <w:p w14:paraId="63884DDC">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 发包人需求任务书。</w:t>
      </w:r>
    </w:p>
    <w:p w14:paraId="6A2E11B4">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 发包人已完成的设计文件。</w:t>
      </w:r>
    </w:p>
    <w:p w14:paraId="3849A6FD">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三、工艺安排或要求（如有）</w:t>
      </w:r>
    </w:p>
    <w:p w14:paraId="5349DDA4">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四、时间要求</w:t>
      </w:r>
    </w:p>
    <w:p w14:paraId="54E30726">
      <w:pPr>
        <w:widowControl/>
        <w:wordWrap w:val="0"/>
        <w:topLinePunct/>
        <w:adjustRightInd w:val="0"/>
        <w:snapToGrid w:val="0"/>
        <w:spacing w:after="163" w:afterLines="50" w:line="360" w:lineRule="auto"/>
        <w:ind w:firstLine="420" w:firstLineChars="200"/>
        <w:rPr>
          <w:ins w:id="220" w:author="龚龚龚" w:date="2025-04-25T09:52:30Z"/>
          <w:rFonts w:hint="eastAsia" w:ascii="宋体" w:hAnsi="宋体" w:cs="宋体"/>
          <w:color w:val="auto"/>
          <w:kern w:val="0"/>
          <w:szCs w:val="21"/>
          <w:lang w:val="en-US" w:eastAsia="zh-CN" w:bidi="ar"/>
        </w:rPr>
        <w:pPrChange w:id="219" w:author="龚龚龚" w:date="2025-04-25T09:52:29Z">
          <w:pPr>
            <w:widowControl/>
            <w:wordWrap w:val="0"/>
            <w:topLinePunct/>
            <w:adjustRightInd w:val="0"/>
            <w:snapToGrid w:val="0"/>
            <w:spacing w:after="163" w:afterLines="50" w:line="360" w:lineRule="auto"/>
            <w:ind w:firstLine="420" w:firstLineChars="200"/>
          </w:pPr>
        </w:pPrChange>
      </w:pPr>
      <w:r>
        <w:rPr>
          <w:rFonts w:hint="eastAsia" w:ascii="宋体" w:hAnsi="宋体" w:cs="宋体"/>
          <w:kern w:val="0"/>
          <w:szCs w:val="21"/>
          <w:lang w:bidi="ar"/>
        </w:rPr>
        <w:t>（一）开始工作时</w:t>
      </w:r>
      <w:r>
        <w:rPr>
          <w:rFonts w:hint="eastAsia" w:ascii="宋体" w:hAnsi="宋体" w:cs="宋体"/>
          <w:color w:val="auto"/>
          <w:kern w:val="0"/>
          <w:szCs w:val="21"/>
          <w:lang w:bidi="ar"/>
        </w:rPr>
        <w:t>间</w:t>
      </w:r>
      <w:ins w:id="221" w:author="龚龚龚" w:date="2025-04-27T15:53:29Z">
        <w:r>
          <w:rPr>
            <w:rFonts w:hint="eastAsia" w:ascii="宋体" w:hAnsi="宋体" w:cs="宋体"/>
            <w:color w:val="auto"/>
            <w:kern w:val="0"/>
            <w:szCs w:val="21"/>
            <w:lang w:val="en-US" w:eastAsia="zh-CN" w:bidi="ar"/>
          </w:rPr>
          <w:t>:</w:t>
        </w:r>
      </w:ins>
      <w:ins w:id="222" w:author="龚龚龚" w:date="2025-04-27T15:53:33Z">
        <w:r>
          <w:rPr>
            <w:rFonts w:hint="eastAsia" w:ascii="宋体" w:hAnsi="宋体" w:cs="宋体"/>
            <w:color w:val="auto"/>
            <w:kern w:val="0"/>
            <w:szCs w:val="21"/>
            <w:lang w:val="en-US" w:eastAsia="zh-CN" w:bidi="ar"/>
          </w:rPr>
          <w:t>开工</w:t>
        </w:r>
      </w:ins>
      <w:ins w:id="223" w:author="龚龚龚" w:date="2025-04-27T15:53:35Z">
        <w:r>
          <w:rPr>
            <w:rFonts w:hint="eastAsia" w:ascii="宋体" w:hAnsi="宋体" w:cs="宋体"/>
            <w:color w:val="auto"/>
            <w:kern w:val="0"/>
            <w:szCs w:val="21"/>
            <w:lang w:val="en-US" w:eastAsia="zh-CN" w:bidi="ar"/>
          </w:rPr>
          <w:t>时间</w:t>
        </w:r>
      </w:ins>
      <w:ins w:id="224" w:author="龚龚龚" w:date="2025-04-24T12:53:12Z">
        <w:r>
          <w:rPr>
            <w:rFonts w:hint="eastAsia" w:ascii="宋体" w:hAnsi="宋体" w:cs="宋体"/>
            <w:color w:val="auto"/>
            <w:kern w:val="0"/>
            <w:szCs w:val="21"/>
            <w:lang w:eastAsia="zh-CN" w:bidi="ar"/>
          </w:rPr>
          <w:t>以</w:t>
        </w:r>
      </w:ins>
      <w:ins w:id="225" w:author="龚龚龚" w:date="2025-04-24T12:53:20Z">
        <w:r>
          <w:rPr>
            <w:rFonts w:hint="eastAsia" w:ascii="宋体" w:hAnsi="宋体" w:cs="宋体"/>
            <w:color w:val="auto"/>
            <w:kern w:val="0"/>
            <w:szCs w:val="21"/>
            <w:lang w:eastAsia="zh-CN" w:bidi="ar"/>
          </w:rPr>
          <w:t>代建</w:t>
        </w:r>
      </w:ins>
      <w:ins w:id="226" w:author="龚龚龚" w:date="2025-04-24T12:53:21Z">
        <w:r>
          <w:rPr>
            <w:rFonts w:hint="eastAsia" w:ascii="宋体" w:hAnsi="宋体" w:cs="宋体"/>
            <w:color w:val="auto"/>
            <w:kern w:val="0"/>
            <w:szCs w:val="21"/>
            <w:lang w:eastAsia="zh-CN" w:bidi="ar"/>
          </w:rPr>
          <w:t>单位</w:t>
        </w:r>
      </w:ins>
      <w:ins w:id="227" w:author="龚龚龚" w:date="2025-04-24T12:53:22Z">
        <w:r>
          <w:rPr>
            <w:rFonts w:hint="eastAsia" w:ascii="宋体" w:hAnsi="宋体" w:cs="宋体"/>
            <w:color w:val="auto"/>
            <w:kern w:val="0"/>
            <w:szCs w:val="21"/>
            <w:lang w:eastAsia="zh-CN" w:bidi="ar"/>
          </w:rPr>
          <w:t>或</w:t>
        </w:r>
      </w:ins>
      <w:ins w:id="228" w:author="龚龚龚" w:date="2025-04-24T12:53:24Z">
        <w:r>
          <w:rPr>
            <w:rFonts w:hint="eastAsia" w:ascii="宋体" w:hAnsi="宋体" w:cs="宋体"/>
            <w:color w:val="auto"/>
            <w:kern w:val="0"/>
            <w:szCs w:val="21"/>
            <w:lang w:eastAsia="zh-CN" w:bidi="ar"/>
          </w:rPr>
          <w:t>发包人</w:t>
        </w:r>
      </w:ins>
      <w:ins w:id="229" w:author="龚龚龚" w:date="2025-04-24T12:53:26Z">
        <w:r>
          <w:rPr>
            <w:rFonts w:hint="eastAsia" w:ascii="宋体" w:hAnsi="宋体" w:cs="宋体"/>
            <w:color w:val="auto"/>
            <w:kern w:val="0"/>
            <w:szCs w:val="21"/>
            <w:lang w:eastAsia="zh-CN" w:bidi="ar"/>
          </w:rPr>
          <w:t>下达</w:t>
        </w:r>
      </w:ins>
      <w:ins w:id="230" w:author="龚龚龚" w:date="2025-04-24T12:54:09Z">
        <w:r>
          <w:rPr>
            <w:rFonts w:hint="eastAsia" w:ascii="宋体" w:hAnsi="宋体" w:cs="宋体"/>
            <w:color w:val="auto"/>
            <w:kern w:val="0"/>
            <w:szCs w:val="21"/>
            <w:lang w:eastAsia="zh-CN" w:bidi="ar"/>
          </w:rPr>
          <w:t>开工</w:t>
        </w:r>
      </w:ins>
      <w:ins w:id="231" w:author="龚龚龚" w:date="2025-04-24T12:53:27Z">
        <w:r>
          <w:rPr>
            <w:rFonts w:hint="eastAsia" w:ascii="宋体" w:hAnsi="宋体" w:cs="宋体"/>
            <w:color w:val="auto"/>
            <w:kern w:val="0"/>
            <w:szCs w:val="21"/>
            <w:lang w:eastAsia="zh-CN" w:bidi="ar"/>
          </w:rPr>
          <w:t>指令</w:t>
        </w:r>
      </w:ins>
      <w:ins w:id="232" w:author="龚龚龚" w:date="2025-04-24T12:53:28Z">
        <w:r>
          <w:rPr>
            <w:rFonts w:hint="eastAsia" w:ascii="宋体" w:hAnsi="宋体" w:cs="宋体"/>
            <w:color w:val="auto"/>
            <w:kern w:val="0"/>
            <w:szCs w:val="21"/>
            <w:lang w:eastAsia="zh-CN" w:bidi="ar"/>
          </w:rPr>
          <w:t>为</w:t>
        </w:r>
      </w:ins>
      <w:ins w:id="233" w:author="龚龚龚" w:date="2025-04-24T12:53:30Z">
        <w:r>
          <w:rPr>
            <w:rFonts w:hint="eastAsia" w:ascii="宋体" w:hAnsi="宋体" w:cs="宋体"/>
            <w:color w:val="auto"/>
            <w:kern w:val="0"/>
            <w:szCs w:val="21"/>
            <w:lang w:eastAsia="zh-CN" w:bidi="ar"/>
          </w:rPr>
          <w:t>准</w:t>
        </w:r>
      </w:ins>
      <w:ins w:id="234" w:author="龚龚龚" w:date="2025-04-25T09:51:18Z">
        <w:r>
          <w:rPr>
            <w:rFonts w:hint="eastAsia" w:ascii="宋体" w:hAnsi="宋体" w:cs="宋体"/>
            <w:color w:val="auto"/>
            <w:kern w:val="0"/>
            <w:szCs w:val="21"/>
            <w:lang w:val="en-US" w:eastAsia="zh-CN" w:bidi="ar"/>
          </w:rPr>
          <w:t>，</w:t>
        </w:r>
      </w:ins>
      <w:ins w:id="235" w:author="龚龚龚" w:date="2025-04-25T09:52:24Z">
        <w:r>
          <w:rPr>
            <w:rFonts w:hint="eastAsia" w:ascii="宋体" w:hAnsi="宋体" w:cs="宋体"/>
            <w:color w:val="auto"/>
            <w:kern w:val="0"/>
            <w:szCs w:val="21"/>
            <w:lang w:val="en-US" w:eastAsia="zh-CN" w:bidi="ar"/>
          </w:rPr>
          <w:t>由此造成的一切损失，由承包人自行承担，发包人不提供补偿。</w:t>
        </w:r>
      </w:ins>
    </w:p>
    <w:p w14:paraId="4699BBC6">
      <w:pPr>
        <w:widowControl/>
        <w:wordWrap w:val="0"/>
        <w:topLinePunct/>
        <w:adjustRightInd w:val="0"/>
        <w:snapToGrid w:val="0"/>
        <w:spacing w:after="163" w:afterLines="50" w:line="360" w:lineRule="auto"/>
        <w:ind w:firstLine="420" w:firstLineChars="200"/>
        <w:rPr>
          <w:del w:id="237" w:author="龚龚龚" w:date="2025-04-25T09:52:22Z"/>
          <w:rFonts w:hint="default" w:ascii="宋体" w:hAnsi="宋体" w:cs="宋体"/>
          <w:color w:val="auto"/>
          <w:kern w:val="0"/>
          <w:szCs w:val="21"/>
          <w:lang w:val="en-US" w:eastAsia="zh-CN" w:bidi="ar"/>
        </w:rPr>
        <w:pPrChange w:id="236" w:author="龚龚龚" w:date="2025-04-25T09:52:29Z">
          <w:pPr>
            <w:widowControl/>
            <w:wordWrap w:val="0"/>
            <w:topLinePunct/>
            <w:adjustRightInd w:val="0"/>
            <w:snapToGrid w:val="0"/>
            <w:spacing w:after="163" w:afterLines="50" w:line="360" w:lineRule="auto"/>
            <w:ind w:firstLine="420" w:firstLineChars="200"/>
          </w:pPr>
        </w:pPrChange>
      </w:pPr>
    </w:p>
    <w:p w14:paraId="2F339044">
      <w:pPr>
        <w:widowControl/>
        <w:wordWrap w:val="0"/>
        <w:topLinePunct/>
        <w:adjustRightInd w:val="0"/>
        <w:snapToGrid w:val="0"/>
        <w:spacing w:after="163" w:afterLines="50" w:line="360" w:lineRule="auto"/>
        <w:ind w:firstLine="420" w:firstLineChars="200"/>
        <w:rPr>
          <w:rFonts w:ascii="宋体" w:hAnsi="宋体" w:cs="宋体"/>
          <w:kern w:val="0"/>
        </w:rPr>
        <w:pPrChange w:id="238" w:author="龚龚龚" w:date="2025-04-25T09:52:29Z">
          <w:pPr>
            <w:widowControl/>
            <w:wordWrap w:val="0"/>
            <w:topLinePunct/>
            <w:adjustRightInd w:val="0"/>
            <w:snapToGrid w:val="0"/>
            <w:spacing w:after="163" w:afterLines="50" w:line="360" w:lineRule="auto"/>
            <w:ind w:firstLine="420" w:firstLineChars="200"/>
          </w:pPr>
        </w:pPrChange>
      </w:pPr>
      <w:r>
        <w:rPr>
          <w:rFonts w:hint="eastAsia" w:ascii="宋体" w:hAnsi="宋体" w:cs="宋体"/>
          <w:kern w:val="0"/>
          <w:szCs w:val="21"/>
          <w:lang w:bidi="ar"/>
        </w:rPr>
        <w:t>（二）设计完成时间。</w:t>
      </w:r>
    </w:p>
    <w:p w14:paraId="1C2B9A9B">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（三）进度计划。</w:t>
      </w:r>
    </w:p>
    <w:p w14:paraId="093B5747">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（四）竣工时间。</w:t>
      </w:r>
    </w:p>
    <w:p w14:paraId="3005987E">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（五）缺陷责任期。</w:t>
      </w:r>
    </w:p>
    <w:p w14:paraId="043836C8">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（六）其他时间要求。</w:t>
      </w:r>
    </w:p>
    <w:p w14:paraId="0AFAEBB3">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五、技术要求</w:t>
      </w:r>
    </w:p>
    <w:p w14:paraId="765A0961">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（一）设计阶段和设计任务。</w:t>
      </w:r>
    </w:p>
    <w:p w14:paraId="4B97C2F9">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（二）设计标准和规范。</w:t>
      </w:r>
    </w:p>
    <w:p w14:paraId="01926A3D">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（三）技术标准和要求。</w:t>
      </w:r>
    </w:p>
    <w:p w14:paraId="382A70E2">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（四）质量标准。</w:t>
      </w:r>
    </w:p>
    <w:p w14:paraId="363D425B">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（五）设计、施工和设备监造、试验（如有）。</w:t>
      </w:r>
    </w:p>
    <w:p w14:paraId="361BEBD4">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（六）样品。</w:t>
      </w:r>
    </w:p>
    <w:p w14:paraId="01C26E63">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（七）发包人提供的其他条件，如发包人或其委托的第三人提供的设计、工艺包、用于试验检验的工器具等，以及据此对承包人提出的予以配套的要求。</w:t>
      </w:r>
    </w:p>
    <w:p w14:paraId="1AC1E0EC">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六、竣工试验</w:t>
      </w:r>
    </w:p>
    <w:p w14:paraId="7FEE2B15">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（一）第一阶段，如对单车试验等的要求，包括试验前准备。</w:t>
      </w:r>
    </w:p>
    <w:p w14:paraId="5CC711FB">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（二）第二阶段，如对联动试车、投料试车等的要求，包括人员、设备、材料、燃料、电力、消耗品、工具等必要条件。</w:t>
      </w:r>
    </w:p>
    <w:p w14:paraId="3B3514B0">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（三）第三阶段，如对性能测试及其他竣工试验的要求，包括产能指标、产品质量标准、运营指标、环保指标等。</w:t>
      </w:r>
    </w:p>
    <w:p w14:paraId="6DE80C74">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七、竣工验收</w:t>
      </w:r>
    </w:p>
    <w:p w14:paraId="54FE662D">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八、竣工后试验（如有）</w:t>
      </w:r>
    </w:p>
    <w:p w14:paraId="1E1392B8">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九、文件要求</w:t>
      </w:r>
    </w:p>
    <w:p w14:paraId="0917C60F">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（一）设计文件，及其相关审批、核准、备案要求。</w:t>
      </w:r>
    </w:p>
    <w:p w14:paraId="0273F118">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（二）沟通计划。</w:t>
      </w:r>
    </w:p>
    <w:p w14:paraId="62336CD6">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（三）风险管理计划。</w:t>
      </w:r>
    </w:p>
    <w:p w14:paraId="5FA446A9">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（四）竣工文件和工程的其他记录。</w:t>
      </w:r>
    </w:p>
    <w:p w14:paraId="4B52DB16">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（五）操作和维修手册。</w:t>
      </w:r>
    </w:p>
    <w:p w14:paraId="0CC3B746">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（六）其他承包人文件。</w:t>
      </w:r>
    </w:p>
    <w:p w14:paraId="25D6EB65">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十、工程项目管理规定</w:t>
      </w:r>
    </w:p>
    <w:p w14:paraId="1470FB70">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（一）质量。</w:t>
      </w:r>
    </w:p>
    <w:p w14:paraId="1B6B101A">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（二）进度，包括里程碑进度计划（如果有）。</w:t>
      </w:r>
    </w:p>
    <w:p w14:paraId="089C6BF0">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（三）支付。</w:t>
      </w:r>
    </w:p>
    <w:p w14:paraId="49D7E542">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（四）HSE（健康、安全与环境管理体系）。</w:t>
      </w:r>
    </w:p>
    <w:p w14:paraId="32F30782">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（五）沟通。</w:t>
      </w:r>
    </w:p>
    <w:p w14:paraId="1581CD07">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（六）变更。</w:t>
      </w:r>
    </w:p>
    <w:p w14:paraId="686717B7">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十一、其他要求</w:t>
      </w:r>
    </w:p>
    <w:p w14:paraId="207C8182">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（一）对承包人的主要人员资格要求。</w:t>
      </w:r>
    </w:p>
    <w:p w14:paraId="2E10FFDB">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（二）相关审批、核准和备案手续的办理。</w:t>
      </w:r>
    </w:p>
    <w:p w14:paraId="5A5B1F09">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（三）对项目业主人员的操作培训。</w:t>
      </w:r>
    </w:p>
    <w:p w14:paraId="5ABCA34F">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（四）分包。</w:t>
      </w:r>
    </w:p>
    <w:p w14:paraId="27C01F48">
      <w:pPr>
        <w:widowControl/>
        <w:wordWrap w:val="0"/>
        <w:topLinePunct/>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（五）设备供应商。</w:t>
      </w:r>
    </w:p>
    <w:p w14:paraId="41B88EA0">
      <w:pPr>
        <w:widowControl/>
        <w:wordWrap w:val="0"/>
        <w:topLinePunct/>
        <w:snapToGrid w:val="0"/>
        <w:spacing w:after="163" w:afterLines="50" w:line="360" w:lineRule="auto"/>
        <w:ind w:firstLine="420" w:firstLineChars="200"/>
        <w:rPr>
          <w:rFonts w:hint="eastAsia" w:ascii="宋体" w:hAnsi="宋体" w:cs="宋体"/>
          <w:kern w:val="0"/>
          <w:szCs w:val="21"/>
          <w:lang w:eastAsia="zh-CN" w:bidi="ar"/>
        </w:rPr>
      </w:pPr>
      <w:r>
        <w:rPr>
          <w:rFonts w:hint="eastAsia" w:ascii="宋体" w:hAnsi="宋体" w:cs="宋体"/>
          <w:kern w:val="0"/>
          <w:szCs w:val="21"/>
          <w:lang w:bidi="ar"/>
        </w:rPr>
        <w:t>（六）缺陷责任期的服务要求。</w:t>
      </w:r>
    </w:p>
    <w:p w14:paraId="0BD14599">
      <w:pPr>
        <w:pStyle w:val="7"/>
        <w:rPr>
          <w:lang w:bidi="ar"/>
        </w:rPr>
      </w:pPr>
    </w:p>
    <w:p w14:paraId="38BDB796">
      <w:pPr>
        <w:keepNext/>
        <w:keepLines/>
        <w:widowControl/>
        <w:wordWrap w:val="0"/>
        <w:topLinePunct/>
        <w:adjustRightInd w:val="0"/>
        <w:snapToGrid w:val="0"/>
        <w:spacing w:after="163" w:afterLines="50" w:line="360" w:lineRule="auto"/>
        <w:jc w:val="center"/>
        <w:outlineLvl w:val="1"/>
        <w:rPr>
          <w:rFonts w:ascii="宋体" w:hAnsi="宋体" w:cs="宋体"/>
          <w:b/>
          <w:kern w:val="0"/>
        </w:rPr>
      </w:pPr>
      <w:bookmarkStart w:id="1829" w:name="_Toc14894"/>
      <w:bookmarkStart w:id="1830" w:name="_Toc5451"/>
      <w:r>
        <w:rPr>
          <w:rFonts w:hint="eastAsia" w:ascii="宋体" w:hAnsi="宋体" w:cs="宋体"/>
          <w:b/>
          <w:kern w:val="0"/>
          <w:szCs w:val="21"/>
          <w:lang w:bidi="ar"/>
        </w:rPr>
        <w:t>附件2  发包人供应材料设备一览表</w:t>
      </w:r>
      <w:bookmarkEnd w:id="1829"/>
      <w:bookmarkEnd w:id="1830"/>
    </w:p>
    <w:tbl>
      <w:tblPr>
        <w:tblStyle w:val="19"/>
        <w:tblW w:w="920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552"/>
        <w:gridCol w:w="1165"/>
        <w:gridCol w:w="1126"/>
        <w:gridCol w:w="567"/>
        <w:gridCol w:w="686"/>
        <w:gridCol w:w="992"/>
        <w:gridCol w:w="1135"/>
        <w:gridCol w:w="1135"/>
        <w:gridCol w:w="1135"/>
        <w:gridCol w:w="709"/>
      </w:tblGrid>
      <w:tr w14:paraId="79A95C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552" w:type="dxa"/>
            <w:tcBorders>
              <w:top w:val="single" w:color="auto" w:sz="12" w:space="0"/>
              <w:left w:val="single" w:color="auto" w:sz="12" w:space="0"/>
              <w:bottom w:val="double" w:color="auto" w:sz="2" w:space="0"/>
              <w:right w:val="single" w:color="auto" w:sz="6" w:space="0"/>
            </w:tcBorders>
            <w:shd w:val="clear" w:color="auto" w:fill="auto"/>
            <w:vAlign w:val="center"/>
          </w:tcPr>
          <w:p w14:paraId="2D10654D">
            <w:pPr>
              <w:widowControl/>
              <w:adjustRightInd w:val="0"/>
              <w:snapToGrid w:val="0"/>
              <w:jc w:val="center"/>
              <w:rPr>
                <w:rFonts w:ascii="宋体" w:hAnsi="宋体" w:cs="宋体"/>
                <w:kern w:val="0"/>
              </w:rPr>
            </w:pPr>
            <w:r>
              <w:rPr>
                <w:rFonts w:hint="eastAsia" w:ascii="宋体" w:hAnsi="宋体" w:cs="宋体"/>
                <w:kern w:val="0"/>
                <w:szCs w:val="21"/>
                <w:lang w:bidi="ar"/>
              </w:rPr>
              <w:t>序号</w:t>
            </w:r>
          </w:p>
        </w:tc>
        <w:tc>
          <w:tcPr>
            <w:tcW w:w="1165" w:type="dxa"/>
            <w:tcBorders>
              <w:top w:val="single" w:color="auto" w:sz="12" w:space="0"/>
              <w:left w:val="single" w:color="auto" w:sz="6" w:space="0"/>
              <w:bottom w:val="double" w:color="auto" w:sz="2" w:space="0"/>
              <w:right w:val="single" w:color="auto" w:sz="6" w:space="0"/>
            </w:tcBorders>
            <w:shd w:val="clear" w:color="auto" w:fill="auto"/>
            <w:vAlign w:val="center"/>
          </w:tcPr>
          <w:p w14:paraId="5C3D1182">
            <w:pPr>
              <w:widowControl/>
              <w:adjustRightInd w:val="0"/>
              <w:snapToGrid w:val="0"/>
              <w:jc w:val="center"/>
              <w:rPr>
                <w:rFonts w:ascii="宋体" w:hAnsi="宋体" w:cs="宋体"/>
                <w:kern w:val="0"/>
              </w:rPr>
            </w:pPr>
            <w:r>
              <w:rPr>
                <w:rFonts w:hint="eastAsia" w:ascii="宋体" w:hAnsi="宋体" w:cs="宋体"/>
                <w:kern w:val="0"/>
                <w:szCs w:val="21"/>
                <w:lang w:bidi="ar"/>
              </w:rPr>
              <w:t>材料、设备品种</w:t>
            </w:r>
          </w:p>
        </w:tc>
        <w:tc>
          <w:tcPr>
            <w:tcW w:w="1126" w:type="dxa"/>
            <w:tcBorders>
              <w:top w:val="single" w:color="auto" w:sz="12" w:space="0"/>
              <w:left w:val="single" w:color="auto" w:sz="6" w:space="0"/>
              <w:bottom w:val="double" w:color="auto" w:sz="2" w:space="0"/>
              <w:right w:val="single" w:color="auto" w:sz="6" w:space="0"/>
            </w:tcBorders>
            <w:shd w:val="clear" w:color="auto" w:fill="auto"/>
            <w:vAlign w:val="center"/>
          </w:tcPr>
          <w:p w14:paraId="1D7F0F73">
            <w:pPr>
              <w:widowControl/>
              <w:adjustRightInd w:val="0"/>
              <w:snapToGrid w:val="0"/>
              <w:jc w:val="center"/>
              <w:rPr>
                <w:rFonts w:ascii="宋体" w:hAnsi="宋体" w:cs="宋体"/>
                <w:kern w:val="0"/>
              </w:rPr>
            </w:pPr>
            <w:r>
              <w:rPr>
                <w:rFonts w:hint="eastAsia" w:ascii="宋体" w:hAnsi="宋体" w:cs="宋体"/>
                <w:kern w:val="0"/>
                <w:szCs w:val="21"/>
                <w:lang w:bidi="ar"/>
              </w:rPr>
              <w:t>规格型号</w:t>
            </w:r>
          </w:p>
        </w:tc>
        <w:tc>
          <w:tcPr>
            <w:tcW w:w="567" w:type="dxa"/>
            <w:tcBorders>
              <w:top w:val="single" w:color="auto" w:sz="12" w:space="0"/>
              <w:left w:val="single" w:color="auto" w:sz="6" w:space="0"/>
              <w:bottom w:val="double" w:color="auto" w:sz="2" w:space="0"/>
              <w:right w:val="single" w:color="auto" w:sz="6" w:space="0"/>
            </w:tcBorders>
            <w:shd w:val="clear" w:color="auto" w:fill="auto"/>
            <w:vAlign w:val="center"/>
          </w:tcPr>
          <w:p w14:paraId="19AD96BF">
            <w:pPr>
              <w:widowControl/>
              <w:adjustRightInd w:val="0"/>
              <w:snapToGrid w:val="0"/>
              <w:jc w:val="center"/>
              <w:rPr>
                <w:rFonts w:ascii="宋体" w:hAnsi="宋体" w:cs="宋体"/>
                <w:kern w:val="0"/>
              </w:rPr>
            </w:pPr>
            <w:r>
              <w:rPr>
                <w:rFonts w:hint="eastAsia" w:ascii="宋体" w:hAnsi="宋体" w:cs="宋体"/>
                <w:kern w:val="0"/>
                <w:szCs w:val="21"/>
                <w:lang w:bidi="ar"/>
              </w:rPr>
              <w:t>单位</w:t>
            </w:r>
          </w:p>
        </w:tc>
        <w:tc>
          <w:tcPr>
            <w:tcW w:w="686" w:type="dxa"/>
            <w:tcBorders>
              <w:top w:val="single" w:color="auto" w:sz="12" w:space="0"/>
              <w:left w:val="single" w:color="auto" w:sz="6" w:space="0"/>
              <w:bottom w:val="double" w:color="auto" w:sz="2" w:space="0"/>
              <w:right w:val="single" w:color="auto" w:sz="6" w:space="0"/>
            </w:tcBorders>
            <w:shd w:val="clear" w:color="auto" w:fill="auto"/>
            <w:vAlign w:val="center"/>
          </w:tcPr>
          <w:p w14:paraId="5143EA39">
            <w:pPr>
              <w:widowControl/>
              <w:adjustRightInd w:val="0"/>
              <w:snapToGrid w:val="0"/>
              <w:jc w:val="center"/>
              <w:rPr>
                <w:rFonts w:ascii="宋体" w:hAnsi="宋体" w:cs="宋体"/>
                <w:kern w:val="0"/>
              </w:rPr>
            </w:pPr>
            <w:r>
              <w:rPr>
                <w:rFonts w:hint="eastAsia" w:ascii="宋体" w:hAnsi="宋体" w:cs="宋体"/>
                <w:kern w:val="0"/>
                <w:szCs w:val="21"/>
                <w:lang w:bidi="ar"/>
              </w:rPr>
              <w:t>数量</w:t>
            </w:r>
          </w:p>
        </w:tc>
        <w:tc>
          <w:tcPr>
            <w:tcW w:w="992" w:type="dxa"/>
            <w:tcBorders>
              <w:top w:val="single" w:color="auto" w:sz="12" w:space="0"/>
              <w:left w:val="single" w:color="auto" w:sz="6" w:space="0"/>
              <w:bottom w:val="double" w:color="auto" w:sz="2" w:space="0"/>
              <w:right w:val="single" w:color="auto" w:sz="6" w:space="0"/>
            </w:tcBorders>
            <w:shd w:val="clear" w:color="auto" w:fill="auto"/>
            <w:vAlign w:val="center"/>
          </w:tcPr>
          <w:p w14:paraId="4489FFD2">
            <w:pPr>
              <w:widowControl/>
              <w:adjustRightInd w:val="0"/>
              <w:snapToGrid w:val="0"/>
              <w:jc w:val="center"/>
              <w:rPr>
                <w:rFonts w:ascii="宋体" w:hAnsi="宋体" w:cs="宋体"/>
                <w:kern w:val="0"/>
              </w:rPr>
            </w:pPr>
            <w:r>
              <w:rPr>
                <w:rFonts w:hint="eastAsia" w:ascii="宋体" w:hAnsi="宋体" w:cs="宋体"/>
                <w:kern w:val="0"/>
                <w:szCs w:val="21"/>
                <w:lang w:bidi="ar"/>
              </w:rPr>
              <w:t>单价（元）</w:t>
            </w:r>
          </w:p>
        </w:tc>
        <w:tc>
          <w:tcPr>
            <w:tcW w:w="1135" w:type="dxa"/>
            <w:tcBorders>
              <w:top w:val="single" w:color="auto" w:sz="12" w:space="0"/>
              <w:left w:val="single" w:color="auto" w:sz="6" w:space="0"/>
              <w:bottom w:val="double" w:color="auto" w:sz="2" w:space="0"/>
              <w:right w:val="single" w:color="auto" w:sz="6" w:space="0"/>
            </w:tcBorders>
            <w:shd w:val="clear" w:color="auto" w:fill="auto"/>
            <w:vAlign w:val="center"/>
          </w:tcPr>
          <w:p w14:paraId="5B5D5BF1">
            <w:pPr>
              <w:widowControl/>
              <w:adjustRightInd w:val="0"/>
              <w:snapToGrid w:val="0"/>
              <w:jc w:val="center"/>
              <w:rPr>
                <w:rFonts w:ascii="宋体" w:hAnsi="宋体" w:cs="宋体"/>
                <w:kern w:val="0"/>
              </w:rPr>
            </w:pPr>
            <w:r>
              <w:rPr>
                <w:rFonts w:hint="eastAsia" w:ascii="宋体" w:hAnsi="宋体" w:cs="宋体"/>
                <w:kern w:val="0"/>
                <w:szCs w:val="21"/>
                <w:lang w:bidi="ar"/>
              </w:rPr>
              <w:t>质量等级</w:t>
            </w:r>
          </w:p>
        </w:tc>
        <w:tc>
          <w:tcPr>
            <w:tcW w:w="1135" w:type="dxa"/>
            <w:tcBorders>
              <w:top w:val="single" w:color="auto" w:sz="12" w:space="0"/>
              <w:left w:val="single" w:color="auto" w:sz="6" w:space="0"/>
              <w:bottom w:val="double" w:color="auto" w:sz="2" w:space="0"/>
              <w:right w:val="single" w:color="auto" w:sz="6" w:space="0"/>
            </w:tcBorders>
            <w:shd w:val="clear" w:color="auto" w:fill="auto"/>
            <w:vAlign w:val="center"/>
          </w:tcPr>
          <w:p w14:paraId="017A2783">
            <w:pPr>
              <w:widowControl/>
              <w:adjustRightInd w:val="0"/>
              <w:snapToGrid w:val="0"/>
              <w:jc w:val="center"/>
              <w:rPr>
                <w:rFonts w:ascii="宋体" w:hAnsi="宋体" w:cs="宋体"/>
                <w:kern w:val="0"/>
              </w:rPr>
            </w:pPr>
            <w:r>
              <w:rPr>
                <w:rFonts w:hint="eastAsia" w:ascii="宋体" w:hAnsi="宋体" w:cs="宋体"/>
                <w:kern w:val="0"/>
                <w:szCs w:val="21"/>
                <w:lang w:bidi="ar"/>
              </w:rPr>
              <w:t>供应时间</w:t>
            </w:r>
          </w:p>
        </w:tc>
        <w:tc>
          <w:tcPr>
            <w:tcW w:w="1135" w:type="dxa"/>
            <w:tcBorders>
              <w:top w:val="single" w:color="auto" w:sz="12" w:space="0"/>
              <w:left w:val="single" w:color="auto" w:sz="6" w:space="0"/>
              <w:bottom w:val="double" w:color="auto" w:sz="2" w:space="0"/>
              <w:right w:val="single" w:color="auto" w:sz="6" w:space="0"/>
            </w:tcBorders>
            <w:shd w:val="clear" w:color="auto" w:fill="auto"/>
            <w:vAlign w:val="center"/>
          </w:tcPr>
          <w:p w14:paraId="44E323B5">
            <w:pPr>
              <w:widowControl/>
              <w:adjustRightInd w:val="0"/>
              <w:snapToGrid w:val="0"/>
              <w:jc w:val="center"/>
              <w:rPr>
                <w:rFonts w:ascii="宋体" w:hAnsi="宋体" w:cs="宋体"/>
                <w:kern w:val="0"/>
              </w:rPr>
            </w:pPr>
            <w:r>
              <w:rPr>
                <w:rFonts w:hint="eastAsia" w:ascii="宋体" w:hAnsi="宋体" w:cs="宋体"/>
                <w:kern w:val="0"/>
                <w:szCs w:val="21"/>
                <w:lang w:bidi="ar"/>
              </w:rPr>
              <w:t>送达地点</w:t>
            </w:r>
          </w:p>
        </w:tc>
        <w:tc>
          <w:tcPr>
            <w:tcW w:w="709" w:type="dxa"/>
            <w:tcBorders>
              <w:top w:val="single" w:color="auto" w:sz="12" w:space="0"/>
              <w:left w:val="single" w:color="auto" w:sz="6" w:space="0"/>
              <w:bottom w:val="double" w:color="auto" w:sz="2" w:space="0"/>
              <w:right w:val="single" w:color="auto" w:sz="12" w:space="0"/>
            </w:tcBorders>
            <w:shd w:val="clear" w:color="auto" w:fill="auto"/>
            <w:vAlign w:val="center"/>
          </w:tcPr>
          <w:p w14:paraId="6EC61CC2">
            <w:pPr>
              <w:widowControl/>
              <w:adjustRightInd w:val="0"/>
              <w:snapToGrid w:val="0"/>
              <w:jc w:val="center"/>
              <w:rPr>
                <w:rFonts w:ascii="宋体" w:hAnsi="宋体" w:cs="宋体"/>
                <w:kern w:val="0"/>
              </w:rPr>
            </w:pPr>
            <w:r>
              <w:rPr>
                <w:rFonts w:hint="eastAsia" w:ascii="宋体" w:hAnsi="宋体" w:cs="宋体"/>
                <w:kern w:val="0"/>
                <w:szCs w:val="21"/>
                <w:lang w:bidi="ar"/>
              </w:rPr>
              <w:t>备注</w:t>
            </w:r>
          </w:p>
        </w:tc>
      </w:tr>
      <w:tr w14:paraId="70F482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552" w:type="dxa"/>
            <w:tcBorders>
              <w:top w:val="double" w:color="auto" w:sz="2" w:space="0"/>
              <w:left w:val="single" w:color="auto" w:sz="12" w:space="0"/>
              <w:bottom w:val="single" w:color="auto" w:sz="6" w:space="0"/>
              <w:right w:val="single" w:color="auto" w:sz="6" w:space="0"/>
            </w:tcBorders>
            <w:shd w:val="clear" w:color="auto" w:fill="auto"/>
            <w:vAlign w:val="center"/>
          </w:tcPr>
          <w:p w14:paraId="4BE23CAF">
            <w:pPr>
              <w:widowControl/>
              <w:adjustRightInd w:val="0"/>
              <w:snapToGrid w:val="0"/>
              <w:spacing w:after="163" w:afterLines="50" w:line="360" w:lineRule="auto"/>
              <w:ind w:firstLine="420" w:firstLineChars="200"/>
              <w:rPr>
                <w:rFonts w:ascii="宋体" w:hAnsi="宋体" w:cs="宋体"/>
                <w:kern w:val="0"/>
              </w:rPr>
            </w:pPr>
          </w:p>
        </w:tc>
        <w:tc>
          <w:tcPr>
            <w:tcW w:w="1165" w:type="dxa"/>
            <w:tcBorders>
              <w:top w:val="double" w:color="auto" w:sz="2" w:space="0"/>
              <w:left w:val="single" w:color="auto" w:sz="6" w:space="0"/>
              <w:bottom w:val="single" w:color="auto" w:sz="6" w:space="0"/>
              <w:right w:val="single" w:color="auto" w:sz="6" w:space="0"/>
            </w:tcBorders>
            <w:shd w:val="clear" w:color="auto" w:fill="auto"/>
            <w:vAlign w:val="center"/>
          </w:tcPr>
          <w:p w14:paraId="6474D018">
            <w:pPr>
              <w:widowControl/>
              <w:adjustRightInd w:val="0"/>
              <w:snapToGrid w:val="0"/>
              <w:spacing w:after="163" w:afterLines="50" w:line="360" w:lineRule="auto"/>
              <w:ind w:firstLine="420" w:firstLineChars="200"/>
              <w:rPr>
                <w:rFonts w:ascii="宋体" w:hAnsi="宋体" w:cs="宋体"/>
                <w:kern w:val="0"/>
              </w:rPr>
            </w:pPr>
          </w:p>
        </w:tc>
        <w:tc>
          <w:tcPr>
            <w:tcW w:w="1126" w:type="dxa"/>
            <w:tcBorders>
              <w:top w:val="double" w:color="auto" w:sz="2" w:space="0"/>
              <w:left w:val="single" w:color="auto" w:sz="6" w:space="0"/>
              <w:bottom w:val="single" w:color="auto" w:sz="6" w:space="0"/>
              <w:right w:val="single" w:color="auto" w:sz="6" w:space="0"/>
            </w:tcBorders>
            <w:shd w:val="clear" w:color="auto" w:fill="auto"/>
            <w:vAlign w:val="center"/>
          </w:tcPr>
          <w:p w14:paraId="16627178">
            <w:pPr>
              <w:widowControl/>
              <w:adjustRightInd w:val="0"/>
              <w:snapToGrid w:val="0"/>
              <w:spacing w:after="163" w:afterLines="50" w:line="360" w:lineRule="auto"/>
              <w:ind w:firstLine="420" w:firstLineChars="200"/>
              <w:rPr>
                <w:rFonts w:ascii="宋体" w:hAnsi="宋体" w:cs="宋体"/>
                <w:kern w:val="0"/>
              </w:rPr>
            </w:pPr>
          </w:p>
        </w:tc>
        <w:tc>
          <w:tcPr>
            <w:tcW w:w="567" w:type="dxa"/>
            <w:tcBorders>
              <w:top w:val="double" w:color="auto" w:sz="2" w:space="0"/>
              <w:left w:val="single" w:color="auto" w:sz="6" w:space="0"/>
              <w:bottom w:val="single" w:color="auto" w:sz="6" w:space="0"/>
              <w:right w:val="single" w:color="auto" w:sz="6" w:space="0"/>
            </w:tcBorders>
            <w:shd w:val="clear" w:color="auto" w:fill="auto"/>
            <w:vAlign w:val="center"/>
          </w:tcPr>
          <w:p w14:paraId="6A88C613">
            <w:pPr>
              <w:widowControl/>
              <w:adjustRightInd w:val="0"/>
              <w:snapToGrid w:val="0"/>
              <w:spacing w:after="163" w:afterLines="50" w:line="360" w:lineRule="auto"/>
              <w:ind w:firstLine="420" w:firstLineChars="200"/>
              <w:rPr>
                <w:rFonts w:ascii="宋体" w:hAnsi="宋体" w:cs="宋体"/>
                <w:kern w:val="0"/>
              </w:rPr>
            </w:pPr>
          </w:p>
        </w:tc>
        <w:tc>
          <w:tcPr>
            <w:tcW w:w="686" w:type="dxa"/>
            <w:tcBorders>
              <w:top w:val="double" w:color="auto" w:sz="2" w:space="0"/>
              <w:left w:val="single" w:color="auto" w:sz="6" w:space="0"/>
              <w:bottom w:val="single" w:color="auto" w:sz="6" w:space="0"/>
              <w:right w:val="single" w:color="auto" w:sz="6" w:space="0"/>
            </w:tcBorders>
            <w:shd w:val="clear" w:color="auto" w:fill="auto"/>
            <w:vAlign w:val="center"/>
          </w:tcPr>
          <w:p w14:paraId="03CFB9A6">
            <w:pPr>
              <w:widowControl/>
              <w:adjustRightInd w:val="0"/>
              <w:snapToGrid w:val="0"/>
              <w:spacing w:after="163" w:afterLines="50" w:line="360" w:lineRule="auto"/>
              <w:ind w:firstLine="420" w:firstLineChars="200"/>
              <w:rPr>
                <w:rFonts w:ascii="宋体" w:hAnsi="宋体" w:cs="宋体"/>
                <w:kern w:val="0"/>
              </w:rPr>
            </w:pPr>
          </w:p>
        </w:tc>
        <w:tc>
          <w:tcPr>
            <w:tcW w:w="992" w:type="dxa"/>
            <w:tcBorders>
              <w:top w:val="double" w:color="auto" w:sz="2" w:space="0"/>
              <w:left w:val="single" w:color="auto" w:sz="6" w:space="0"/>
              <w:bottom w:val="single" w:color="auto" w:sz="6" w:space="0"/>
              <w:right w:val="single" w:color="auto" w:sz="6" w:space="0"/>
            </w:tcBorders>
            <w:shd w:val="clear" w:color="auto" w:fill="auto"/>
          </w:tcPr>
          <w:p w14:paraId="396418C7">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double" w:color="auto" w:sz="2" w:space="0"/>
              <w:left w:val="single" w:color="auto" w:sz="6" w:space="0"/>
              <w:bottom w:val="single" w:color="auto" w:sz="6" w:space="0"/>
              <w:right w:val="single" w:color="auto" w:sz="6" w:space="0"/>
            </w:tcBorders>
            <w:shd w:val="clear" w:color="auto" w:fill="auto"/>
            <w:vAlign w:val="center"/>
          </w:tcPr>
          <w:p w14:paraId="132CF363">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double" w:color="auto" w:sz="2" w:space="0"/>
              <w:left w:val="single" w:color="auto" w:sz="6" w:space="0"/>
              <w:bottom w:val="single" w:color="auto" w:sz="6" w:space="0"/>
              <w:right w:val="single" w:color="auto" w:sz="6" w:space="0"/>
            </w:tcBorders>
            <w:shd w:val="clear" w:color="auto" w:fill="auto"/>
            <w:vAlign w:val="center"/>
          </w:tcPr>
          <w:p w14:paraId="367355E7">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double" w:color="auto" w:sz="2" w:space="0"/>
              <w:left w:val="single" w:color="auto" w:sz="6" w:space="0"/>
              <w:bottom w:val="single" w:color="auto" w:sz="6" w:space="0"/>
              <w:right w:val="single" w:color="auto" w:sz="6" w:space="0"/>
            </w:tcBorders>
            <w:shd w:val="clear" w:color="auto" w:fill="auto"/>
            <w:vAlign w:val="center"/>
          </w:tcPr>
          <w:p w14:paraId="0D2DB581">
            <w:pPr>
              <w:widowControl/>
              <w:adjustRightInd w:val="0"/>
              <w:snapToGrid w:val="0"/>
              <w:spacing w:after="163" w:afterLines="50" w:line="360" w:lineRule="auto"/>
              <w:ind w:firstLine="420" w:firstLineChars="200"/>
              <w:rPr>
                <w:rFonts w:ascii="宋体" w:hAnsi="宋体" w:cs="宋体"/>
                <w:kern w:val="0"/>
              </w:rPr>
            </w:pPr>
          </w:p>
        </w:tc>
        <w:tc>
          <w:tcPr>
            <w:tcW w:w="709" w:type="dxa"/>
            <w:tcBorders>
              <w:top w:val="double" w:color="auto" w:sz="2" w:space="0"/>
              <w:left w:val="single" w:color="auto" w:sz="6" w:space="0"/>
              <w:bottom w:val="single" w:color="auto" w:sz="6" w:space="0"/>
              <w:right w:val="single" w:color="auto" w:sz="12" w:space="0"/>
            </w:tcBorders>
            <w:shd w:val="clear" w:color="auto" w:fill="auto"/>
            <w:vAlign w:val="center"/>
          </w:tcPr>
          <w:p w14:paraId="1C1545C5">
            <w:pPr>
              <w:widowControl/>
              <w:adjustRightInd w:val="0"/>
              <w:snapToGrid w:val="0"/>
              <w:spacing w:after="163" w:afterLines="50" w:line="360" w:lineRule="auto"/>
              <w:ind w:firstLine="420" w:firstLineChars="200"/>
              <w:rPr>
                <w:rFonts w:ascii="宋体" w:hAnsi="宋体" w:cs="宋体"/>
                <w:kern w:val="0"/>
              </w:rPr>
            </w:pPr>
          </w:p>
        </w:tc>
      </w:tr>
      <w:tr w14:paraId="2F454F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552" w:type="dxa"/>
            <w:tcBorders>
              <w:top w:val="nil"/>
              <w:left w:val="single" w:color="auto" w:sz="12" w:space="0"/>
              <w:bottom w:val="single" w:color="auto" w:sz="6" w:space="0"/>
              <w:right w:val="single" w:color="auto" w:sz="6" w:space="0"/>
            </w:tcBorders>
            <w:shd w:val="clear" w:color="auto" w:fill="auto"/>
            <w:vAlign w:val="center"/>
          </w:tcPr>
          <w:p w14:paraId="784CB596">
            <w:pPr>
              <w:widowControl/>
              <w:adjustRightInd w:val="0"/>
              <w:snapToGrid w:val="0"/>
              <w:spacing w:after="163" w:afterLines="50" w:line="360" w:lineRule="auto"/>
              <w:ind w:firstLine="420" w:firstLineChars="200"/>
              <w:rPr>
                <w:rFonts w:ascii="宋体" w:hAnsi="宋体" w:cs="宋体"/>
                <w:kern w:val="0"/>
              </w:rPr>
            </w:pPr>
          </w:p>
        </w:tc>
        <w:tc>
          <w:tcPr>
            <w:tcW w:w="1165" w:type="dxa"/>
            <w:tcBorders>
              <w:top w:val="nil"/>
              <w:left w:val="single" w:color="auto" w:sz="6" w:space="0"/>
              <w:bottom w:val="single" w:color="auto" w:sz="6" w:space="0"/>
              <w:right w:val="single" w:color="auto" w:sz="6" w:space="0"/>
            </w:tcBorders>
            <w:shd w:val="clear" w:color="auto" w:fill="auto"/>
            <w:vAlign w:val="center"/>
          </w:tcPr>
          <w:p w14:paraId="5E9431E0">
            <w:pPr>
              <w:widowControl/>
              <w:adjustRightInd w:val="0"/>
              <w:snapToGrid w:val="0"/>
              <w:spacing w:after="163" w:afterLines="50" w:line="360" w:lineRule="auto"/>
              <w:ind w:firstLine="420" w:firstLineChars="200"/>
              <w:rPr>
                <w:rFonts w:ascii="宋体" w:hAnsi="宋体" w:cs="宋体"/>
                <w:kern w:val="0"/>
              </w:rPr>
            </w:pPr>
          </w:p>
        </w:tc>
        <w:tc>
          <w:tcPr>
            <w:tcW w:w="1126" w:type="dxa"/>
            <w:tcBorders>
              <w:top w:val="nil"/>
              <w:left w:val="single" w:color="auto" w:sz="6" w:space="0"/>
              <w:bottom w:val="single" w:color="auto" w:sz="6" w:space="0"/>
              <w:right w:val="single" w:color="auto" w:sz="6" w:space="0"/>
            </w:tcBorders>
            <w:shd w:val="clear" w:color="auto" w:fill="auto"/>
            <w:vAlign w:val="center"/>
          </w:tcPr>
          <w:p w14:paraId="654A526B">
            <w:pPr>
              <w:widowControl/>
              <w:adjustRightInd w:val="0"/>
              <w:snapToGrid w:val="0"/>
              <w:spacing w:after="163" w:afterLines="50" w:line="360" w:lineRule="auto"/>
              <w:ind w:firstLine="420" w:firstLineChars="200"/>
              <w:rPr>
                <w:rFonts w:ascii="宋体" w:hAnsi="宋体" w:cs="宋体"/>
                <w:kern w:val="0"/>
              </w:rPr>
            </w:pPr>
          </w:p>
        </w:tc>
        <w:tc>
          <w:tcPr>
            <w:tcW w:w="567" w:type="dxa"/>
            <w:tcBorders>
              <w:top w:val="nil"/>
              <w:left w:val="single" w:color="auto" w:sz="6" w:space="0"/>
              <w:bottom w:val="single" w:color="auto" w:sz="6" w:space="0"/>
              <w:right w:val="single" w:color="auto" w:sz="6" w:space="0"/>
            </w:tcBorders>
            <w:shd w:val="clear" w:color="auto" w:fill="auto"/>
            <w:vAlign w:val="center"/>
          </w:tcPr>
          <w:p w14:paraId="2FAD7B5A">
            <w:pPr>
              <w:widowControl/>
              <w:adjustRightInd w:val="0"/>
              <w:snapToGrid w:val="0"/>
              <w:spacing w:after="163" w:afterLines="50" w:line="360" w:lineRule="auto"/>
              <w:ind w:firstLine="420" w:firstLineChars="200"/>
              <w:rPr>
                <w:rFonts w:ascii="宋体" w:hAnsi="宋体" w:cs="宋体"/>
                <w:kern w:val="0"/>
              </w:rPr>
            </w:pPr>
          </w:p>
        </w:tc>
        <w:tc>
          <w:tcPr>
            <w:tcW w:w="686" w:type="dxa"/>
            <w:tcBorders>
              <w:top w:val="nil"/>
              <w:left w:val="single" w:color="auto" w:sz="6" w:space="0"/>
              <w:bottom w:val="single" w:color="auto" w:sz="6" w:space="0"/>
              <w:right w:val="single" w:color="auto" w:sz="6" w:space="0"/>
            </w:tcBorders>
            <w:shd w:val="clear" w:color="auto" w:fill="auto"/>
            <w:vAlign w:val="center"/>
          </w:tcPr>
          <w:p w14:paraId="126A3858">
            <w:pPr>
              <w:widowControl/>
              <w:adjustRightInd w:val="0"/>
              <w:snapToGrid w:val="0"/>
              <w:spacing w:after="163" w:afterLines="50" w:line="360" w:lineRule="auto"/>
              <w:ind w:firstLine="420" w:firstLineChars="200"/>
              <w:rPr>
                <w:rFonts w:ascii="宋体" w:hAnsi="宋体" w:cs="宋体"/>
                <w:kern w:val="0"/>
              </w:rPr>
            </w:pPr>
          </w:p>
        </w:tc>
        <w:tc>
          <w:tcPr>
            <w:tcW w:w="992" w:type="dxa"/>
            <w:tcBorders>
              <w:top w:val="nil"/>
              <w:left w:val="single" w:color="auto" w:sz="6" w:space="0"/>
              <w:bottom w:val="single" w:color="auto" w:sz="6" w:space="0"/>
              <w:right w:val="single" w:color="auto" w:sz="6" w:space="0"/>
            </w:tcBorders>
            <w:shd w:val="clear" w:color="auto" w:fill="auto"/>
          </w:tcPr>
          <w:p w14:paraId="79AE51E5">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nil"/>
              <w:left w:val="single" w:color="auto" w:sz="6" w:space="0"/>
              <w:bottom w:val="single" w:color="auto" w:sz="6" w:space="0"/>
              <w:right w:val="single" w:color="auto" w:sz="6" w:space="0"/>
            </w:tcBorders>
            <w:shd w:val="clear" w:color="auto" w:fill="auto"/>
            <w:vAlign w:val="center"/>
          </w:tcPr>
          <w:p w14:paraId="5750171D">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nil"/>
              <w:left w:val="single" w:color="auto" w:sz="6" w:space="0"/>
              <w:bottom w:val="single" w:color="auto" w:sz="6" w:space="0"/>
              <w:right w:val="single" w:color="auto" w:sz="6" w:space="0"/>
            </w:tcBorders>
            <w:shd w:val="clear" w:color="auto" w:fill="auto"/>
            <w:vAlign w:val="center"/>
          </w:tcPr>
          <w:p w14:paraId="36D71BE7">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nil"/>
              <w:left w:val="single" w:color="auto" w:sz="6" w:space="0"/>
              <w:bottom w:val="single" w:color="auto" w:sz="6" w:space="0"/>
              <w:right w:val="single" w:color="auto" w:sz="6" w:space="0"/>
            </w:tcBorders>
            <w:shd w:val="clear" w:color="auto" w:fill="auto"/>
            <w:vAlign w:val="center"/>
          </w:tcPr>
          <w:p w14:paraId="2F5B4FD6">
            <w:pPr>
              <w:widowControl/>
              <w:adjustRightInd w:val="0"/>
              <w:snapToGrid w:val="0"/>
              <w:spacing w:after="163" w:afterLines="50" w:line="360" w:lineRule="auto"/>
              <w:ind w:firstLine="420" w:firstLineChars="200"/>
              <w:rPr>
                <w:rFonts w:ascii="宋体" w:hAnsi="宋体" w:cs="宋体"/>
                <w:kern w:val="0"/>
              </w:rPr>
            </w:pPr>
          </w:p>
        </w:tc>
        <w:tc>
          <w:tcPr>
            <w:tcW w:w="709" w:type="dxa"/>
            <w:tcBorders>
              <w:top w:val="nil"/>
              <w:left w:val="single" w:color="auto" w:sz="6" w:space="0"/>
              <w:bottom w:val="single" w:color="auto" w:sz="6" w:space="0"/>
              <w:right w:val="single" w:color="auto" w:sz="12" w:space="0"/>
            </w:tcBorders>
            <w:shd w:val="clear" w:color="auto" w:fill="auto"/>
            <w:vAlign w:val="center"/>
          </w:tcPr>
          <w:p w14:paraId="42B1A816">
            <w:pPr>
              <w:widowControl/>
              <w:adjustRightInd w:val="0"/>
              <w:snapToGrid w:val="0"/>
              <w:spacing w:after="163" w:afterLines="50" w:line="360" w:lineRule="auto"/>
              <w:ind w:firstLine="420" w:firstLineChars="200"/>
              <w:rPr>
                <w:rFonts w:ascii="宋体" w:hAnsi="宋体" w:cs="宋体"/>
                <w:kern w:val="0"/>
              </w:rPr>
            </w:pPr>
          </w:p>
        </w:tc>
      </w:tr>
      <w:tr w14:paraId="3DD840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552" w:type="dxa"/>
            <w:tcBorders>
              <w:top w:val="single" w:color="auto" w:sz="6" w:space="0"/>
              <w:left w:val="single" w:color="auto" w:sz="12" w:space="0"/>
              <w:bottom w:val="single" w:color="auto" w:sz="6" w:space="0"/>
              <w:right w:val="single" w:color="auto" w:sz="6" w:space="0"/>
            </w:tcBorders>
            <w:shd w:val="clear" w:color="auto" w:fill="auto"/>
            <w:vAlign w:val="center"/>
          </w:tcPr>
          <w:p w14:paraId="5077FD1F">
            <w:pPr>
              <w:widowControl/>
              <w:adjustRightInd w:val="0"/>
              <w:snapToGrid w:val="0"/>
              <w:spacing w:after="163" w:afterLines="50" w:line="360" w:lineRule="auto"/>
              <w:ind w:firstLine="420" w:firstLineChars="200"/>
              <w:rPr>
                <w:rFonts w:ascii="宋体" w:hAnsi="宋体" w:cs="宋体"/>
                <w:kern w:val="0"/>
              </w:rPr>
            </w:pPr>
          </w:p>
        </w:tc>
        <w:tc>
          <w:tcPr>
            <w:tcW w:w="1165" w:type="dxa"/>
            <w:tcBorders>
              <w:top w:val="single" w:color="auto" w:sz="6" w:space="0"/>
              <w:left w:val="single" w:color="auto" w:sz="6" w:space="0"/>
              <w:bottom w:val="single" w:color="auto" w:sz="6" w:space="0"/>
              <w:right w:val="single" w:color="auto" w:sz="6" w:space="0"/>
            </w:tcBorders>
            <w:shd w:val="clear" w:color="auto" w:fill="auto"/>
            <w:vAlign w:val="center"/>
          </w:tcPr>
          <w:p w14:paraId="3CACF3F8">
            <w:pPr>
              <w:widowControl/>
              <w:adjustRightInd w:val="0"/>
              <w:snapToGrid w:val="0"/>
              <w:spacing w:after="163" w:afterLines="50" w:line="360" w:lineRule="auto"/>
              <w:ind w:firstLine="420" w:firstLineChars="200"/>
              <w:rPr>
                <w:rFonts w:ascii="宋体" w:hAnsi="宋体" w:cs="宋体"/>
                <w:kern w:val="0"/>
              </w:rPr>
            </w:pPr>
          </w:p>
        </w:tc>
        <w:tc>
          <w:tcPr>
            <w:tcW w:w="1126" w:type="dxa"/>
            <w:tcBorders>
              <w:top w:val="single" w:color="auto" w:sz="6" w:space="0"/>
              <w:left w:val="single" w:color="auto" w:sz="6" w:space="0"/>
              <w:bottom w:val="single" w:color="auto" w:sz="6" w:space="0"/>
              <w:right w:val="single" w:color="auto" w:sz="6" w:space="0"/>
            </w:tcBorders>
            <w:shd w:val="clear" w:color="auto" w:fill="auto"/>
            <w:vAlign w:val="center"/>
          </w:tcPr>
          <w:p w14:paraId="7E859FBD">
            <w:pPr>
              <w:widowControl/>
              <w:adjustRightInd w:val="0"/>
              <w:snapToGrid w:val="0"/>
              <w:spacing w:after="163" w:afterLines="50" w:line="360" w:lineRule="auto"/>
              <w:ind w:firstLine="420" w:firstLineChars="200"/>
              <w:rPr>
                <w:rFonts w:ascii="宋体" w:hAnsi="宋体" w:cs="宋体"/>
                <w:kern w:val="0"/>
              </w:rPr>
            </w:pPr>
          </w:p>
        </w:tc>
        <w:tc>
          <w:tcPr>
            <w:tcW w:w="567" w:type="dxa"/>
            <w:tcBorders>
              <w:top w:val="single" w:color="auto" w:sz="6" w:space="0"/>
              <w:left w:val="single" w:color="auto" w:sz="6" w:space="0"/>
              <w:bottom w:val="single" w:color="auto" w:sz="6" w:space="0"/>
              <w:right w:val="single" w:color="auto" w:sz="6" w:space="0"/>
            </w:tcBorders>
            <w:shd w:val="clear" w:color="auto" w:fill="auto"/>
            <w:vAlign w:val="center"/>
          </w:tcPr>
          <w:p w14:paraId="3E203516">
            <w:pPr>
              <w:widowControl/>
              <w:adjustRightInd w:val="0"/>
              <w:snapToGrid w:val="0"/>
              <w:spacing w:after="163" w:afterLines="50" w:line="360" w:lineRule="auto"/>
              <w:ind w:firstLine="420" w:firstLineChars="200"/>
              <w:rPr>
                <w:rFonts w:ascii="宋体" w:hAnsi="宋体" w:cs="宋体"/>
                <w:kern w:val="0"/>
              </w:rPr>
            </w:pPr>
          </w:p>
        </w:tc>
        <w:tc>
          <w:tcPr>
            <w:tcW w:w="686" w:type="dxa"/>
            <w:tcBorders>
              <w:top w:val="single" w:color="auto" w:sz="6" w:space="0"/>
              <w:left w:val="single" w:color="auto" w:sz="6" w:space="0"/>
              <w:bottom w:val="single" w:color="auto" w:sz="6" w:space="0"/>
              <w:right w:val="single" w:color="auto" w:sz="6" w:space="0"/>
            </w:tcBorders>
            <w:shd w:val="clear" w:color="auto" w:fill="auto"/>
            <w:vAlign w:val="center"/>
          </w:tcPr>
          <w:p w14:paraId="3396C76C">
            <w:pPr>
              <w:widowControl/>
              <w:adjustRightInd w:val="0"/>
              <w:snapToGrid w:val="0"/>
              <w:spacing w:after="163" w:afterLines="50" w:line="360" w:lineRule="auto"/>
              <w:ind w:firstLine="420" w:firstLineChars="200"/>
              <w:rPr>
                <w:rFonts w:ascii="宋体" w:hAnsi="宋体" w:cs="宋体"/>
                <w:kern w:val="0"/>
              </w:rPr>
            </w:pPr>
          </w:p>
        </w:tc>
        <w:tc>
          <w:tcPr>
            <w:tcW w:w="992" w:type="dxa"/>
            <w:tcBorders>
              <w:top w:val="single" w:color="auto" w:sz="6" w:space="0"/>
              <w:left w:val="single" w:color="auto" w:sz="6" w:space="0"/>
              <w:bottom w:val="single" w:color="auto" w:sz="6" w:space="0"/>
              <w:right w:val="single" w:color="auto" w:sz="6" w:space="0"/>
            </w:tcBorders>
            <w:shd w:val="clear" w:color="auto" w:fill="auto"/>
          </w:tcPr>
          <w:p w14:paraId="1937DBE3">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3394FD34">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0377AC10">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7FB5903A">
            <w:pPr>
              <w:widowControl/>
              <w:adjustRightInd w:val="0"/>
              <w:snapToGrid w:val="0"/>
              <w:spacing w:after="163" w:afterLines="50" w:line="360" w:lineRule="auto"/>
              <w:ind w:firstLine="420" w:firstLineChars="200"/>
              <w:rPr>
                <w:rFonts w:ascii="宋体" w:hAnsi="宋体" w:cs="宋体"/>
                <w:kern w:val="0"/>
              </w:rPr>
            </w:pPr>
          </w:p>
        </w:tc>
        <w:tc>
          <w:tcPr>
            <w:tcW w:w="709" w:type="dxa"/>
            <w:tcBorders>
              <w:top w:val="single" w:color="auto" w:sz="6" w:space="0"/>
              <w:left w:val="single" w:color="auto" w:sz="6" w:space="0"/>
              <w:bottom w:val="single" w:color="auto" w:sz="6" w:space="0"/>
              <w:right w:val="single" w:color="auto" w:sz="12" w:space="0"/>
            </w:tcBorders>
            <w:shd w:val="clear" w:color="auto" w:fill="auto"/>
            <w:vAlign w:val="center"/>
          </w:tcPr>
          <w:p w14:paraId="13BA33D0">
            <w:pPr>
              <w:widowControl/>
              <w:adjustRightInd w:val="0"/>
              <w:snapToGrid w:val="0"/>
              <w:spacing w:after="163" w:afterLines="50" w:line="360" w:lineRule="auto"/>
              <w:ind w:firstLine="420" w:firstLineChars="200"/>
              <w:rPr>
                <w:rFonts w:ascii="宋体" w:hAnsi="宋体" w:cs="宋体"/>
                <w:kern w:val="0"/>
              </w:rPr>
            </w:pPr>
          </w:p>
        </w:tc>
      </w:tr>
      <w:tr w14:paraId="2BAB7B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552" w:type="dxa"/>
            <w:tcBorders>
              <w:top w:val="single" w:color="auto" w:sz="6" w:space="0"/>
              <w:left w:val="single" w:color="auto" w:sz="12" w:space="0"/>
              <w:bottom w:val="single" w:color="auto" w:sz="6" w:space="0"/>
              <w:right w:val="single" w:color="auto" w:sz="6" w:space="0"/>
            </w:tcBorders>
            <w:shd w:val="clear" w:color="auto" w:fill="auto"/>
            <w:vAlign w:val="center"/>
          </w:tcPr>
          <w:p w14:paraId="51A4FCA7">
            <w:pPr>
              <w:widowControl/>
              <w:adjustRightInd w:val="0"/>
              <w:snapToGrid w:val="0"/>
              <w:spacing w:after="163" w:afterLines="50" w:line="360" w:lineRule="auto"/>
              <w:ind w:firstLine="420" w:firstLineChars="200"/>
              <w:rPr>
                <w:rFonts w:ascii="宋体" w:hAnsi="宋体" w:cs="宋体"/>
                <w:kern w:val="0"/>
              </w:rPr>
            </w:pPr>
          </w:p>
        </w:tc>
        <w:tc>
          <w:tcPr>
            <w:tcW w:w="1165" w:type="dxa"/>
            <w:tcBorders>
              <w:top w:val="single" w:color="auto" w:sz="6" w:space="0"/>
              <w:left w:val="single" w:color="auto" w:sz="6" w:space="0"/>
              <w:bottom w:val="single" w:color="auto" w:sz="6" w:space="0"/>
              <w:right w:val="single" w:color="auto" w:sz="6" w:space="0"/>
            </w:tcBorders>
            <w:shd w:val="clear" w:color="auto" w:fill="auto"/>
            <w:vAlign w:val="center"/>
          </w:tcPr>
          <w:p w14:paraId="49B24559">
            <w:pPr>
              <w:widowControl/>
              <w:adjustRightInd w:val="0"/>
              <w:snapToGrid w:val="0"/>
              <w:spacing w:after="163" w:afterLines="50" w:line="360" w:lineRule="auto"/>
              <w:ind w:firstLine="420" w:firstLineChars="200"/>
              <w:rPr>
                <w:rFonts w:ascii="宋体" w:hAnsi="宋体" w:cs="宋体"/>
                <w:kern w:val="0"/>
              </w:rPr>
            </w:pPr>
          </w:p>
        </w:tc>
        <w:tc>
          <w:tcPr>
            <w:tcW w:w="1126" w:type="dxa"/>
            <w:tcBorders>
              <w:top w:val="single" w:color="auto" w:sz="6" w:space="0"/>
              <w:left w:val="single" w:color="auto" w:sz="6" w:space="0"/>
              <w:bottom w:val="single" w:color="auto" w:sz="6" w:space="0"/>
              <w:right w:val="single" w:color="auto" w:sz="6" w:space="0"/>
            </w:tcBorders>
            <w:shd w:val="clear" w:color="auto" w:fill="auto"/>
            <w:vAlign w:val="center"/>
          </w:tcPr>
          <w:p w14:paraId="71A93B2E">
            <w:pPr>
              <w:widowControl/>
              <w:adjustRightInd w:val="0"/>
              <w:snapToGrid w:val="0"/>
              <w:spacing w:after="163" w:afterLines="50" w:line="360" w:lineRule="auto"/>
              <w:ind w:firstLine="420" w:firstLineChars="200"/>
              <w:rPr>
                <w:rFonts w:ascii="宋体" w:hAnsi="宋体" w:cs="宋体"/>
                <w:kern w:val="0"/>
              </w:rPr>
            </w:pPr>
          </w:p>
        </w:tc>
        <w:tc>
          <w:tcPr>
            <w:tcW w:w="567" w:type="dxa"/>
            <w:tcBorders>
              <w:top w:val="single" w:color="auto" w:sz="6" w:space="0"/>
              <w:left w:val="single" w:color="auto" w:sz="6" w:space="0"/>
              <w:bottom w:val="single" w:color="auto" w:sz="6" w:space="0"/>
              <w:right w:val="single" w:color="auto" w:sz="6" w:space="0"/>
            </w:tcBorders>
            <w:shd w:val="clear" w:color="auto" w:fill="auto"/>
            <w:vAlign w:val="center"/>
          </w:tcPr>
          <w:p w14:paraId="31108EC8">
            <w:pPr>
              <w:widowControl/>
              <w:adjustRightInd w:val="0"/>
              <w:snapToGrid w:val="0"/>
              <w:spacing w:after="163" w:afterLines="50" w:line="360" w:lineRule="auto"/>
              <w:ind w:firstLine="420" w:firstLineChars="200"/>
              <w:rPr>
                <w:rFonts w:ascii="宋体" w:hAnsi="宋体" w:cs="宋体"/>
                <w:kern w:val="0"/>
              </w:rPr>
            </w:pPr>
          </w:p>
        </w:tc>
        <w:tc>
          <w:tcPr>
            <w:tcW w:w="686" w:type="dxa"/>
            <w:tcBorders>
              <w:top w:val="single" w:color="auto" w:sz="6" w:space="0"/>
              <w:left w:val="single" w:color="auto" w:sz="6" w:space="0"/>
              <w:bottom w:val="single" w:color="auto" w:sz="6" w:space="0"/>
              <w:right w:val="single" w:color="auto" w:sz="6" w:space="0"/>
            </w:tcBorders>
            <w:shd w:val="clear" w:color="auto" w:fill="auto"/>
            <w:vAlign w:val="center"/>
          </w:tcPr>
          <w:p w14:paraId="226C589C">
            <w:pPr>
              <w:widowControl/>
              <w:adjustRightInd w:val="0"/>
              <w:snapToGrid w:val="0"/>
              <w:spacing w:after="163" w:afterLines="50" w:line="360" w:lineRule="auto"/>
              <w:ind w:firstLine="420" w:firstLineChars="200"/>
              <w:rPr>
                <w:rFonts w:ascii="宋体" w:hAnsi="宋体" w:cs="宋体"/>
                <w:kern w:val="0"/>
              </w:rPr>
            </w:pPr>
          </w:p>
        </w:tc>
        <w:tc>
          <w:tcPr>
            <w:tcW w:w="992" w:type="dxa"/>
            <w:tcBorders>
              <w:top w:val="single" w:color="auto" w:sz="6" w:space="0"/>
              <w:left w:val="single" w:color="auto" w:sz="6" w:space="0"/>
              <w:bottom w:val="single" w:color="auto" w:sz="6" w:space="0"/>
              <w:right w:val="single" w:color="auto" w:sz="6" w:space="0"/>
            </w:tcBorders>
            <w:shd w:val="clear" w:color="auto" w:fill="auto"/>
          </w:tcPr>
          <w:p w14:paraId="1D6955FC">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21977C8A">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74F78BCB">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4BB98FDD">
            <w:pPr>
              <w:widowControl/>
              <w:adjustRightInd w:val="0"/>
              <w:snapToGrid w:val="0"/>
              <w:spacing w:after="163" w:afterLines="50" w:line="360" w:lineRule="auto"/>
              <w:ind w:firstLine="420" w:firstLineChars="200"/>
              <w:rPr>
                <w:rFonts w:ascii="宋体" w:hAnsi="宋体" w:cs="宋体"/>
                <w:kern w:val="0"/>
              </w:rPr>
            </w:pPr>
          </w:p>
        </w:tc>
        <w:tc>
          <w:tcPr>
            <w:tcW w:w="709" w:type="dxa"/>
            <w:tcBorders>
              <w:top w:val="single" w:color="auto" w:sz="6" w:space="0"/>
              <w:left w:val="single" w:color="auto" w:sz="6" w:space="0"/>
              <w:bottom w:val="single" w:color="auto" w:sz="6" w:space="0"/>
              <w:right w:val="single" w:color="auto" w:sz="12" w:space="0"/>
            </w:tcBorders>
            <w:shd w:val="clear" w:color="auto" w:fill="auto"/>
            <w:vAlign w:val="center"/>
          </w:tcPr>
          <w:p w14:paraId="6058A5D0">
            <w:pPr>
              <w:widowControl/>
              <w:adjustRightInd w:val="0"/>
              <w:snapToGrid w:val="0"/>
              <w:spacing w:after="163" w:afterLines="50" w:line="360" w:lineRule="auto"/>
              <w:ind w:firstLine="420" w:firstLineChars="200"/>
              <w:rPr>
                <w:rFonts w:ascii="宋体" w:hAnsi="宋体" w:cs="宋体"/>
                <w:kern w:val="0"/>
              </w:rPr>
            </w:pPr>
          </w:p>
        </w:tc>
      </w:tr>
      <w:tr w14:paraId="4B9567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552" w:type="dxa"/>
            <w:tcBorders>
              <w:top w:val="single" w:color="auto" w:sz="6" w:space="0"/>
              <w:left w:val="single" w:color="auto" w:sz="12" w:space="0"/>
              <w:bottom w:val="single" w:color="auto" w:sz="6" w:space="0"/>
              <w:right w:val="single" w:color="auto" w:sz="6" w:space="0"/>
            </w:tcBorders>
            <w:shd w:val="clear" w:color="auto" w:fill="auto"/>
            <w:vAlign w:val="center"/>
          </w:tcPr>
          <w:p w14:paraId="43258ABD">
            <w:pPr>
              <w:widowControl/>
              <w:adjustRightInd w:val="0"/>
              <w:snapToGrid w:val="0"/>
              <w:spacing w:after="163" w:afterLines="50" w:line="360" w:lineRule="auto"/>
              <w:ind w:firstLine="420" w:firstLineChars="200"/>
              <w:rPr>
                <w:rFonts w:ascii="宋体" w:hAnsi="宋体" w:cs="宋体"/>
                <w:kern w:val="0"/>
              </w:rPr>
            </w:pPr>
          </w:p>
        </w:tc>
        <w:tc>
          <w:tcPr>
            <w:tcW w:w="1165" w:type="dxa"/>
            <w:tcBorders>
              <w:top w:val="single" w:color="auto" w:sz="6" w:space="0"/>
              <w:left w:val="single" w:color="auto" w:sz="6" w:space="0"/>
              <w:bottom w:val="single" w:color="auto" w:sz="6" w:space="0"/>
              <w:right w:val="single" w:color="auto" w:sz="6" w:space="0"/>
            </w:tcBorders>
            <w:shd w:val="clear" w:color="auto" w:fill="auto"/>
            <w:vAlign w:val="center"/>
          </w:tcPr>
          <w:p w14:paraId="750C41DA">
            <w:pPr>
              <w:widowControl/>
              <w:adjustRightInd w:val="0"/>
              <w:snapToGrid w:val="0"/>
              <w:spacing w:after="163" w:afterLines="50" w:line="360" w:lineRule="auto"/>
              <w:ind w:firstLine="420" w:firstLineChars="200"/>
              <w:rPr>
                <w:rFonts w:ascii="宋体" w:hAnsi="宋体" w:cs="宋体"/>
                <w:kern w:val="0"/>
              </w:rPr>
            </w:pPr>
          </w:p>
        </w:tc>
        <w:tc>
          <w:tcPr>
            <w:tcW w:w="1126" w:type="dxa"/>
            <w:tcBorders>
              <w:top w:val="single" w:color="auto" w:sz="6" w:space="0"/>
              <w:left w:val="single" w:color="auto" w:sz="6" w:space="0"/>
              <w:bottom w:val="single" w:color="auto" w:sz="6" w:space="0"/>
              <w:right w:val="single" w:color="auto" w:sz="6" w:space="0"/>
            </w:tcBorders>
            <w:shd w:val="clear" w:color="auto" w:fill="auto"/>
            <w:vAlign w:val="center"/>
          </w:tcPr>
          <w:p w14:paraId="3BD863FF">
            <w:pPr>
              <w:widowControl/>
              <w:adjustRightInd w:val="0"/>
              <w:snapToGrid w:val="0"/>
              <w:spacing w:after="163" w:afterLines="50" w:line="360" w:lineRule="auto"/>
              <w:ind w:firstLine="420" w:firstLineChars="200"/>
              <w:rPr>
                <w:rFonts w:ascii="宋体" w:hAnsi="宋体" w:cs="宋体"/>
                <w:kern w:val="0"/>
              </w:rPr>
            </w:pPr>
          </w:p>
        </w:tc>
        <w:tc>
          <w:tcPr>
            <w:tcW w:w="567" w:type="dxa"/>
            <w:tcBorders>
              <w:top w:val="single" w:color="auto" w:sz="6" w:space="0"/>
              <w:left w:val="single" w:color="auto" w:sz="6" w:space="0"/>
              <w:bottom w:val="single" w:color="auto" w:sz="6" w:space="0"/>
              <w:right w:val="single" w:color="auto" w:sz="6" w:space="0"/>
            </w:tcBorders>
            <w:shd w:val="clear" w:color="auto" w:fill="auto"/>
            <w:vAlign w:val="center"/>
          </w:tcPr>
          <w:p w14:paraId="2B1BD0D9">
            <w:pPr>
              <w:widowControl/>
              <w:adjustRightInd w:val="0"/>
              <w:snapToGrid w:val="0"/>
              <w:spacing w:after="163" w:afterLines="50" w:line="360" w:lineRule="auto"/>
              <w:ind w:firstLine="420" w:firstLineChars="200"/>
              <w:rPr>
                <w:rFonts w:ascii="宋体" w:hAnsi="宋体" w:cs="宋体"/>
                <w:kern w:val="0"/>
              </w:rPr>
            </w:pPr>
          </w:p>
        </w:tc>
        <w:tc>
          <w:tcPr>
            <w:tcW w:w="686" w:type="dxa"/>
            <w:tcBorders>
              <w:top w:val="single" w:color="auto" w:sz="6" w:space="0"/>
              <w:left w:val="single" w:color="auto" w:sz="6" w:space="0"/>
              <w:bottom w:val="single" w:color="auto" w:sz="6" w:space="0"/>
              <w:right w:val="single" w:color="auto" w:sz="6" w:space="0"/>
            </w:tcBorders>
            <w:shd w:val="clear" w:color="auto" w:fill="auto"/>
            <w:vAlign w:val="center"/>
          </w:tcPr>
          <w:p w14:paraId="6D2D31FF">
            <w:pPr>
              <w:widowControl/>
              <w:adjustRightInd w:val="0"/>
              <w:snapToGrid w:val="0"/>
              <w:spacing w:after="163" w:afterLines="50" w:line="360" w:lineRule="auto"/>
              <w:ind w:firstLine="420" w:firstLineChars="200"/>
              <w:rPr>
                <w:rFonts w:ascii="宋体" w:hAnsi="宋体" w:cs="宋体"/>
                <w:kern w:val="0"/>
              </w:rPr>
            </w:pPr>
          </w:p>
        </w:tc>
        <w:tc>
          <w:tcPr>
            <w:tcW w:w="992" w:type="dxa"/>
            <w:tcBorders>
              <w:top w:val="single" w:color="auto" w:sz="6" w:space="0"/>
              <w:left w:val="single" w:color="auto" w:sz="6" w:space="0"/>
              <w:bottom w:val="single" w:color="auto" w:sz="6" w:space="0"/>
              <w:right w:val="single" w:color="auto" w:sz="6" w:space="0"/>
            </w:tcBorders>
            <w:shd w:val="clear" w:color="auto" w:fill="auto"/>
          </w:tcPr>
          <w:p w14:paraId="449F7D1C">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6EFDD839">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02B7E84D">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52DE1010">
            <w:pPr>
              <w:widowControl/>
              <w:adjustRightInd w:val="0"/>
              <w:snapToGrid w:val="0"/>
              <w:spacing w:after="163" w:afterLines="50" w:line="360" w:lineRule="auto"/>
              <w:ind w:firstLine="420" w:firstLineChars="200"/>
              <w:rPr>
                <w:rFonts w:ascii="宋体" w:hAnsi="宋体" w:cs="宋体"/>
                <w:kern w:val="0"/>
              </w:rPr>
            </w:pPr>
          </w:p>
        </w:tc>
        <w:tc>
          <w:tcPr>
            <w:tcW w:w="709" w:type="dxa"/>
            <w:tcBorders>
              <w:top w:val="single" w:color="auto" w:sz="6" w:space="0"/>
              <w:left w:val="single" w:color="auto" w:sz="6" w:space="0"/>
              <w:bottom w:val="single" w:color="auto" w:sz="6" w:space="0"/>
              <w:right w:val="single" w:color="auto" w:sz="12" w:space="0"/>
            </w:tcBorders>
            <w:shd w:val="clear" w:color="auto" w:fill="auto"/>
            <w:vAlign w:val="center"/>
          </w:tcPr>
          <w:p w14:paraId="0749EF89">
            <w:pPr>
              <w:widowControl/>
              <w:adjustRightInd w:val="0"/>
              <w:snapToGrid w:val="0"/>
              <w:spacing w:after="163" w:afterLines="50" w:line="360" w:lineRule="auto"/>
              <w:ind w:firstLine="420" w:firstLineChars="200"/>
              <w:rPr>
                <w:rFonts w:ascii="宋体" w:hAnsi="宋体" w:cs="宋体"/>
                <w:kern w:val="0"/>
              </w:rPr>
            </w:pPr>
          </w:p>
        </w:tc>
      </w:tr>
      <w:tr w14:paraId="52809D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552" w:type="dxa"/>
            <w:tcBorders>
              <w:top w:val="single" w:color="auto" w:sz="6" w:space="0"/>
              <w:left w:val="single" w:color="auto" w:sz="12" w:space="0"/>
              <w:bottom w:val="single" w:color="auto" w:sz="6" w:space="0"/>
              <w:right w:val="single" w:color="auto" w:sz="6" w:space="0"/>
            </w:tcBorders>
            <w:shd w:val="clear" w:color="auto" w:fill="auto"/>
            <w:vAlign w:val="center"/>
          </w:tcPr>
          <w:p w14:paraId="06EB6573">
            <w:pPr>
              <w:widowControl/>
              <w:adjustRightInd w:val="0"/>
              <w:snapToGrid w:val="0"/>
              <w:spacing w:after="163" w:afterLines="50" w:line="360" w:lineRule="auto"/>
              <w:ind w:firstLine="420" w:firstLineChars="200"/>
              <w:rPr>
                <w:rFonts w:ascii="宋体" w:hAnsi="宋体" w:cs="宋体"/>
                <w:kern w:val="0"/>
              </w:rPr>
            </w:pPr>
          </w:p>
        </w:tc>
        <w:tc>
          <w:tcPr>
            <w:tcW w:w="1165" w:type="dxa"/>
            <w:tcBorders>
              <w:top w:val="single" w:color="auto" w:sz="6" w:space="0"/>
              <w:left w:val="single" w:color="auto" w:sz="6" w:space="0"/>
              <w:bottom w:val="single" w:color="auto" w:sz="6" w:space="0"/>
              <w:right w:val="single" w:color="auto" w:sz="6" w:space="0"/>
            </w:tcBorders>
            <w:shd w:val="clear" w:color="auto" w:fill="auto"/>
            <w:vAlign w:val="center"/>
          </w:tcPr>
          <w:p w14:paraId="55738B58">
            <w:pPr>
              <w:widowControl/>
              <w:adjustRightInd w:val="0"/>
              <w:snapToGrid w:val="0"/>
              <w:spacing w:after="163" w:afterLines="50" w:line="360" w:lineRule="auto"/>
              <w:ind w:firstLine="420" w:firstLineChars="200"/>
              <w:rPr>
                <w:rFonts w:ascii="宋体" w:hAnsi="宋体" w:cs="宋体"/>
                <w:kern w:val="0"/>
              </w:rPr>
            </w:pPr>
          </w:p>
        </w:tc>
        <w:tc>
          <w:tcPr>
            <w:tcW w:w="1126" w:type="dxa"/>
            <w:tcBorders>
              <w:top w:val="single" w:color="auto" w:sz="6" w:space="0"/>
              <w:left w:val="single" w:color="auto" w:sz="6" w:space="0"/>
              <w:bottom w:val="single" w:color="auto" w:sz="6" w:space="0"/>
              <w:right w:val="single" w:color="auto" w:sz="6" w:space="0"/>
            </w:tcBorders>
            <w:shd w:val="clear" w:color="auto" w:fill="auto"/>
            <w:vAlign w:val="center"/>
          </w:tcPr>
          <w:p w14:paraId="233F002E">
            <w:pPr>
              <w:widowControl/>
              <w:adjustRightInd w:val="0"/>
              <w:snapToGrid w:val="0"/>
              <w:spacing w:after="163" w:afterLines="50" w:line="360" w:lineRule="auto"/>
              <w:ind w:firstLine="420" w:firstLineChars="200"/>
              <w:rPr>
                <w:rFonts w:ascii="宋体" w:hAnsi="宋体" w:cs="宋体"/>
                <w:kern w:val="0"/>
              </w:rPr>
            </w:pPr>
          </w:p>
        </w:tc>
        <w:tc>
          <w:tcPr>
            <w:tcW w:w="567" w:type="dxa"/>
            <w:tcBorders>
              <w:top w:val="single" w:color="auto" w:sz="6" w:space="0"/>
              <w:left w:val="single" w:color="auto" w:sz="6" w:space="0"/>
              <w:bottom w:val="single" w:color="auto" w:sz="6" w:space="0"/>
              <w:right w:val="single" w:color="auto" w:sz="6" w:space="0"/>
            </w:tcBorders>
            <w:shd w:val="clear" w:color="auto" w:fill="auto"/>
            <w:vAlign w:val="center"/>
          </w:tcPr>
          <w:p w14:paraId="06676ADE">
            <w:pPr>
              <w:widowControl/>
              <w:adjustRightInd w:val="0"/>
              <w:snapToGrid w:val="0"/>
              <w:spacing w:after="163" w:afterLines="50" w:line="360" w:lineRule="auto"/>
              <w:ind w:firstLine="420" w:firstLineChars="200"/>
              <w:rPr>
                <w:rFonts w:ascii="宋体" w:hAnsi="宋体" w:cs="宋体"/>
                <w:kern w:val="0"/>
              </w:rPr>
            </w:pPr>
          </w:p>
        </w:tc>
        <w:tc>
          <w:tcPr>
            <w:tcW w:w="686" w:type="dxa"/>
            <w:tcBorders>
              <w:top w:val="single" w:color="auto" w:sz="6" w:space="0"/>
              <w:left w:val="single" w:color="auto" w:sz="6" w:space="0"/>
              <w:bottom w:val="single" w:color="auto" w:sz="6" w:space="0"/>
              <w:right w:val="single" w:color="auto" w:sz="6" w:space="0"/>
            </w:tcBorders>
            <w:shd w:val="clear" w:color="auto" w:fill="auto"/>
            <w:vAlign w:val="center"/>
          </w:tcPr>
          <w:p w14:paraId="34363448">
            <w:pPr>
              <w:widowControl/>
              <w:adjustRightInd w:val="0"/>
              <w:snapToGrid w:val="0"/>
              <w:spacing w:after="163" w:afterLines="50" w:line="360" w:lineRule="auto"/>
              <w:ind w:firstLine="420" w:firstLineChars="200"/>
              <w:rPr>
                <w:rFonts w:ascii="宋体" w:hAnsi="宋体" w:cs="宋体"/>
                <w:kern w:val="0"/>
              </w:rPr>
            </w:pPr>
          </w:p>
        </w:tc>
        <w:tc>
          <w:tcPr>
            <w:tcW w:w="992" w:type="dxa"/>
            <w:tcBorders>
              <w:top w:val="single" w:color="auto" w:sz="6" w:space="0"/>
              <w:left w:val="single" w:color="auto" w:sz="6" w:space="0"/>
              <w:bottom w:val="single" w:color="auto" w:sz="6" w:space="0"/>
              <w:right w:val="single" w:color="auto" w:sz="6" w:space="0"/>
            </w:tcBorders>
            <w:shd w:val="clear" w:color="auto" w:fill="auto"/>
          </w:tcPr>
          <w:p w14:paraId="204845AD">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7636B8B4">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4DF66DB3">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22959A48">
            <w:pPr>
              <w:widowControl/>
              <w:adjustRightInd w:val="0"/>
              <w:snapToGrid w:val="0"/>
              <w:spacing w:after="163" w:afterLines="50" w:line="360" w:lineRule="auto"/>
              <w:ind w:firstLine="420" w:firstLineChars="200"/>
              <w:rPr>
                <w:rFonts w:ascii="宋体" w:hAnsi="宋体" w:cs="宋体"/>
                <w:kern w:val="0"/>
              </w:rPr>
            </w:pPr>
          </w:p>
        </w:tc>
        <w:tc>
          <w:tcPr>
            <w:tcW w:w="709" w:type="dxa"/>
            <w:tcBorders>
              <w:top w:val="single" w:color="auto" w:sz="6" w:space="0"/>
              <w:left w:val="single" w:color="auto" w:sz="6" w:space="0"/>
              <w:bottom w:val="single" w:color="auto" w:sz="6" w:space="0"/>
              <w:right w:val="single" w:color="auto" w:sz="12" w:space="0"/>
            </w:tcBorders>
            <w:shd w:val="clear" w:color="auto" w:fill="auto"/>
            <w:vAlign w:val="center"/>
          </w:tcPr>
          <w:p w14:paraId="65E686C4">
            <w:pPr>
              <w:widowControl/>
              <w:adjustRightInd w:val="0"/>
              <w:snapToGrid w:val="0"/>
              <w:spacing w:after="163" w:afterLines="50" w:line="360" w:lineRule="auto"/>
              <w:ind w:firstLine="420" w:firstLineChars="200"/>
              <w:rPr>
                <w:rFonts w:ascii="宋体" w:hAnsi="宋体" w:cs="宋体"/>
                <w:kern w:val="0"/>
              </w:rPr>
            </w:pPr>
          </w:p>
        </w:tc>
      </w:tr>
      <w:tr w14:paraId="4B036B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552" w:type="dxa"/>
            <w:tcBorders>
              <w:top w:val="single" w:color="auto" w:sz="6" w:space="0"/>
              <w:left w:val="single" w:color="auto" w:sz="12" w:space="0"/>
              <w:bottom w:val="single" w:color="auto" w:sz="6" w:space="0"/>
              <w:right w:val="single" w:color="auto" w:sz="6" w:space="0"/>
            </w:tcBorders>
            <w:shd w:val="clear" w:color="auto" w:fill="auto"/>
            <w:vAlign w:val="center"/>
          </w:tcPr>
          <w:p w14:paraId="56A0719E">
            <w:pPr>
              <w:widowControl/>
              <w:adjustRightInd w:val="0"/>
              <w:snapToGrid w:val="0"/>
              <w:spacing w:after="163" w:afterLines="50" w:line="360" w:lineRule="auto"/>
              <w:ind w:firstLine="420" w:firstLineChars="200"/>
              <w:rPr>
                <w:rFonts w:ascii="宋体" w:hAnsi="宋体" w:cs="宋体"/>
                <w:kern w:val="0"/>
              </w:rPr>
            </w:pPr>
          </w:p>
        </w:tc>
        <w:tc>
          <w:tcPr>
            <w:tcW w:w="1165" w:type="dxa"/>
            <w:tcBorders>
              <w:top w:val="single" w:color="auto" w:sz="6" w:space="0"/>
              <w:left w:val="single" w:color="auto" w:sz="6" w:space="0"/>
              <w:bottom w:val="single" w:color="auto" w:sz="6" w:space="0"/>
              <w:right w:val="single" w:color="auto" w:sz="6" w:space="0"/>
            </w:tcBorders>
            <w:shd w:val="clear" w:color="auto" w:fill="auto"/>
            <w:vAlign w:val="center"/>
          </w:tcPr>
          <w:p w14:paraId="739499DD">
            <w:pPr>
              <w:widowControl/>
              <w:adjustRightInd w:val="0"/>
              <w:snapToGrid w:val="0"/>
              <w:spacing w:after="163" w:afterLines="50" w:line="360" w:lineRule="auto"/>
              <w:ind w:firstLine="420" w:firstLineChars="200"/>
              <w:rPr>
                <w:rFonts w:ascii="宋体" w:hAnsi="宋体" w:cs="宋体"/>
                <w:kern w:val="0"/>
              </w:rPr>
            </w:pPr>
          </w:p>
        </w:tc>
        <w:tc>
          <w:tcPr>
            <w:tcW w:w="1126" w:type="dxa"/>
            <w:tcBorders>
              <w:top w:val="single" w:color="auto" w:sz="6" w:space="0"/>
              <w:left w:val="single" w:color="auto" w:sz="6" w:space="0"/>
              <w:bottom w:val="single" w:color="auto" w:sz="6" w:space="0"/>
              <w:right w:val="single" w:color="auto" w:sz="6" w:space="0"/>
            </w:tcBorders>
            <w:shd w:val="clear" w:color="auto" w:fill="auto"/>
            <w:vAlign w:val="center"/>
          </w:tcPr>
          <w:p w14:paraId="43646D53">
            <w:pPr>
              <w:widowControl/>
              <w:adjustRightInd w:val="0"/>
              <w:snapToGrid w:val="0"/>
              <w:spacing w:after="163" w:afterLines="50" w:line="360" w:lineRule="auto"/>
              <w:ind w:firstLine="420" w:firstLineChars="200"/>
              <w:rPr>
                <w:rFonts w:ascii="宋体" w:hAnsi="宋体" w:cs="宋体"/>
                <w:kern w:val="0"/>
              </w:rPr>
            </w:pPr>
          </w:p>
        </w:tc>
        <w:tc>
          <w:tcPr>
            <w:tcW w:w="567" w:type="dxa"/>
            <w:tcBorders>
              <w:top w:val="single" w:color="auto" w:sz="6" w:space="0"/>
              <w:left w:val="single" w:color="auto" w:sz="6" w:space="0"/>
              <w:bottom w:val="single" w:color="auto" w:sz="6" w:space="0"/>
              <w:right w:val="single" w:color="auto" w:sz="6" w:space="0"/>
            </w:tcBorders>
            <w:shd w:val="clear" w:color="auto" w:fill="auto"/>
            <w:vAlign w:val="center"/>
          </w:tcPr>
          <w:p w14:paraId="2F887F89">
            <w:pPr>
              <w:widowControl/>
              <w:adjustRightInd w:val="0"/>
              <w:snapToGrid w:val="0"/>
              <w:spacing w:after="163" w:afterLines="50" w:line="360" w:lineRule="auto"/>
              <w:ind w:firstLine="420" w:firstLineChars="200"/>
              <w:rPr>
                <w:rFonts w:ascii="宋体" w:hAnsi="宋体" w:cs="宋体"/>
                <w:kern w:val="0"/>
              </w:rPr>
            </w:pPr>
          </w:p>
        </w:tc>
        <w:tc>
          <w:tcPr>
            <w:tcW w:w="686" w:type="dxa"/>
            <w:tcBorders>
              <w:top w:val="single" w:color="auto" w:sz="6" w:space="0"/>
              <w:left w:val="single" w:color="auto" w:sz="6" w:space="0"/>
              <w:bottom w:val="single" w:color="auto" w:sz="6" w:space="0"/>
              <w:right w:val="single" w:color="auto" w:sz="6" w:space="0"/>
            </w:tcBorders>
            <w:shd w:val="clear" w:color="auto" w:fill="auto"/>
            <w:vAlign w:val="center"/>
          </w:tcPr>
          <w:p w14:paraId="0F8B34F2">
            <w:pPr>
              <w:widowControl/>
              <w:adjustRightInd w:val="0"/>
              <w:snapToGrid w:val="0"/>
              <w:spacing w:after="163" w:afterLines="50" w:line="360" w:lineRule="auto"/>
              <w:ind w:firstLine="420" w:firstLineChars="200"/>
              <w:rPr>
                <w:rFonts w:ascii="宋体" w:hAnsi="宋体" w:cs="宋体"/>
                <w:kern w:val="0"/>
              </w:rPr>
            </w:pPr>
          </w:p>
        </w:tc>
        <w:tc>
          <w:tcPr>
            <w:tcW w:w="992" w:type="dxa"/>
            <w:tcBorders>
              <w:top w:val="single" w:color="auto" w:sz="6" w:space="0"/>
              <w:left w:val="single" w:color="auto" w:sz="6" w:space="0"/>
              <w:bottom w:val="single" w:color="auto" w:sz="6" w:space="0"/>
              <w:right w:val="single" w:color="auto" w:sz="6" w:space="0"/>
            </w:tcBorders>
            <w:shd w:val="clear" w:color="auto" w:fill="auto"/>
          </w:tcPr>
          <w:p w14:paraId="72F70108">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1954E09B">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62DA82D3">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4C07301F">
            <w:pPr>
              <w:widowControl/>
              <w:adjustRightInd w:val="0"/>
              <w:snapToGrid w:val="0"/>
              <w:spacing w:after="163" w:afterLines="50" w:line="360" w:lineRule="auto"/>
              <w:ind w:firstLine="420" w:firstLineChars="200"/>
              <w:rPr>
                <w:rFonts w:ascii="宋体" w:hAnsi="宋体" w:cs="宋体"/>
                <w:kern w:val="0"/>
              </w:rPr>
            </w:pPr>
          </w:p>
        </w:tc>
        <w:tc>
          <w:tcPr>
            <w:tcW w:w="709" w:type="dxa"/>
            <w:tcBorders>
              <w:top w:val="single" w:color="auto" w:sz="6" w:space="0"/>
              <w:left w:val="single" w:color="auto" w:sz="6" w:space="0"/>
              <w:bottom w:val="single" w:color="auto" w:sz="6" w:space="0"/>
              <w:right w:val="single" w:color="auto" w:sz="12" w:space="0"/>
            </w:tcBorders>
            <w:shd w:val="clear" w:color="auto" w:fill="auto"/>
            <w:vAlign w:val="center"/>
          </w:tcPr>
          <w:p w14:paraId="62F6ED1B">
            <w:pPr>
              <w:widowControl/>
              <w:adjustRightInd w:val="0"/>
              <w:snapToGrid w:val="0"/>
              <w:spacing w:after="163" w:afterLines="50" w:line="360" w:lineRule="auto"/>
              <w:ind w:firstLine="420" w:firstLineChars="200"/>
              <w:rPr>
                <w:rFonts w:ascii="宋体" w:hAnsi="宋体" w:cs="宋体"/>
                <w:kern w:val="0"/>
              </w:rPr>
            </w:pPr>
          </w:p>
        </w:tc>
      </w:tr>
      <w:tr w14:paraId="564889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552" w:type="dxa"/>
            <w:tcBorders>
              <w:top w:val="single" w:color="auto" w:sz="6" w:space="0"/>
              <w:left w:val="single" w:color="auto" w:sz="12" w:space="0"/>
              <w:bottom w:val="single" w:color="auto" w:sz="6" w:space="0"/>
              <w:right w:val="single" w:color="auto" w:sz="6" w:space="0"/>
            </w:tcBorders>
            <w:shd w:val="clear" w:color="auto" w:fill="auto"/>
            <w:vAlign w:val="center"/>
          </w:tcPr>
          <w:p w14:paraId="5F45C9C9">
            <w:pPr>
              <w:widowControl/>
              <w:adjustRightInd w:val="0"/>
              <w:snapToGrid w:val="0"/>
              <w:spacing w:after="163" w:afterLines="50" w:line="360" w:lineRule="auto"/>
              <w:ind w:firstLine="420" w:firstLineChars="200"/>
              <w:rPr>
                <w:rFonts w:ascii="宋体" w:hAnsi="宋体" w:cs="宋体"/>
                <w:kern w:val="0"/>
              </w:rPr>
            </w:pPr>
          </w:p>
        </w:tc>
        <w:tc>
          <w:tcPr>
            <w:tcW w:w="1165" w:type="dxa"/>
            <w:tcBorders>
              <w:top w:val="single" w:color="auto" w:sz="6" w:space="0"/>
              <w:left w:val="single" w:color="auto" w:sz="6" w:space="0"/>
              <w:bottom w:val="single" w:color="auto" w:sz="6" w:space="0"/>
              <w:right w:val="single" w:color="auto" w:sz="6" w:space="0"/>
            </w:tcBorders>
            <w:shd w:val="clear" w:color="auto" w:fill="auto"/>
            <w:vAlign w:val="center"/>
          </w:tcPr>
          <w:p w14:paraId="3E3FEDCE">
            <w:pPr>
              <w:widowControl/>
              <w:adjustRightInd w:val="0"/>
              <w:snapToGrid w:val="0"/>
              <w:spacing w:after="163" w:afterLines="50" w:line="360" w:lineRule="auto"/>
              <w:ind w:firstLine="420" w:firstLineChars="200"/>
              <w:rPr>
                <w:rFonts w:ascii="宋体" w:hAnsi="宋体" w:cs="宋体"/>
                <w:kern w:val="0"/>
              </w:rPr>
            </w:pPr>
          </w:p>
        </w:tc>
        <w:tc>
          <w:tcPr>
            <w:tcW w:w="1126" w:type="dxa"/>
            <w:tcBorders>
              <w:top w:val="single" w:color="auto" w:sz="6" w:space="0"/>
              <w:left w:val="single" w:color="auto" w:sz="6" w:space="0"/>
              <w:bottom w:val="single" w:color="auto" w:sz="6" w:space="0"/>
              <w:right w:val="single" w:color="auto" w:sz="6" w:space="0"/>
            </w:tcBorders>
            <w:shd w:val="clear" w:color="auto" w:fill="auto"/>
            <w:vAlign w:val="center"/>
          </w:tcPr>
          <w:p w14:paraId="6F71CE1A">
            <w:pPr>
              <w:widowControl/>
              <w:adjustRightInd w:val="0"/>
              <w:snapToGrid w:val="0"/>
              <w:spacing w:after="163" w:afterLines="50" w:line="360" w:lineRule="auto"/>
              <w:ind w:firstLine="420" w:firstLineChars="200"/>
              <w:rPr>
                <w:rFonts w:ascii="宋体" w:hAnsi="宋体" w:cs="宋体"/>
                <w:kern w:val="0"/>
              </w:rPr>
            </w:pPr>
          </w:p>
        </w:tc>
        <w:tc>
          <w:tcPr>
            <w:tcW w:w="567" w:type="dxa"/>
            <w:tcBorders>
              <w:top w:val="single" w:color="auto" w:sz="6" w:space="0"/>
              <w:left w:val="single" w:color="auto" w:sz="6" w:space="0"/>
              <w:bottom w:val="single" w:color="auto" w:sz="6" w:space="0"/>
              <w:right w:val="single" w:color="auto" w:sz="6" w:space="0"/>
            </w:tcBorders>
            <w:shd w:val="clear" w:color="auto" w:fill="auto"/>
            <w:vAlign w:val="center"/>
          </w:tcPr>
          <w:p w14:paraId="6E5532E9">
            <w:pPr>
              <w:widowControl/>
              <w:adjustRightInd w:val="0"/>
              <w:snapToGrid w:val="0"/>
              <w:spacing w:after="163" w:afterLines="50" w:line="360" w:lineRule="auto"/>
              <w:ind w:firstLine="420" w:firstLineChars="200"/>
              <w:rPr>
                <w:rFonts w:ascii="宋体" w:hAnsi="宋体" w:cs="宋体"/>
                <w:kern w:val="0"/>
              </w:rPr>
            </w:pPr>
          </w:p>
        </w:tc>
        <w:tc>
          <w:tcPr>
            <w:tcW w:w="686" w:type="dxa"/>
            <w:tcBorders>
              <w:top w:val="single" w:color="auto" w:sz="6" w:space="0"/>
              <w:left w:val="single" w:color="auto" w:sz="6" w:space="0"/>
              <w:bottom w:val="single" w:color="auto" w:sz="6" w:space="0"/>
              <w:right w:val="single" w:color="auto" w:sz="6" w:space="0"/>
            </w:tcBorders>
            <w:shd w:val="clear" w:color="auto" w:fill="auto"/>
            <w:vAlign w:val="center"/>
          </w:tcPr>
          <w:p w14:paraId="674D72D7">
            <w:pPr>
              <w:widowControl/>
              <w:adjustRightInd w:val="0"/>
              <w:snapToGrid w:val="0"/>
              <w:spacing w:after="163" w:afterLines="50" w:line="360" w:lineRule="auto"/>
              <w:ind w:firstLine="420" w:firstLineChars="200"/>
              <w:rPr>
                <w:rFonts w:ascii="宋体" w:hAnsi="宋体" w:cs="宋体"/>
                <w:kern w:val="0"/>
              </w:rPr>
            </w:pPr>
          </w:p>
        </w:tc>
        <w:tc>
          <w:tcPr>
            <w:tcW w:w="992" w:type="dxa"/>
            <w:tcBorders>
              <w:top w:val="single" w:color="auto" w:sz="6" w:space="0"/>
              <w:left w:val="single" w:color="auto" w:sz="6" w:space="0"/>
              <w:bottom w:val="single" w:color="auto" w:sz="6" w:space="0"/>
              <w:right w:val="single" w:color="auto" w:sz="6" w:space="0"/>
            </w:tcBorders>
            <w:shd w:val="clear" w:color="auto" w:fill="auto"/>
          </w:tcPr>
          <w:p w14:paraId="7CB016E0">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4C56B2BF">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4B534158">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429C34CA">
            <w:pPr>
              <w:widowControl/>
              <w:adjustRightInd w:val="0"/>
              <w:snapToGrid w:val="0"/>
              <w:spacing w:after="163" w:afterLines="50" w:line="360" w:lineRule="auto"/>
              <w:ind w:firstLine="420" w:firstLineChars="200"/>
              <w:rPr>
                <w:rFonts w:ascii="宋体" w:hAnsi="宋体" w:cs="宋体"/>
                <w:kern w:val="0"/>
              </w:rPr>
            </w:pPr>
          </w:p>
        </w:tc>
        <w:tc>
          <w:tcPr>
            <w:tcW w:w="709" w:type="dxa"/>
            <w:tcBorders>
              <w:top w:val="single" w:color="auto" w:sz="6" w:space="0"/>
              <w:left w:val="single" w:color="auto" w:sz="6" w:space="0"/>
              <w:bottom w:val="single" w:color="auto" w:sz="6" w:space="0"/>
              <w:right w:val="single" w:color="auto" w:sz="12" w:space="0"/>
            </w:tcBorders>
            <w:shd w:val="clear" w:color="auto" w:fill="auto"/>
            <w:vAlign w:val="center"/>
          </w:tcPr>
          <w:p w14:paraId="00FFADDB">
            <w:pPr>
              <w:widowControl/>
              <w:adjustRightInd w:val="0"/>
              <w:snapToGrid w:val="0"/>
              <w:spacing w:after="163" w:afterLines="50" w:line="360" w:lineRule="auto"/>
              <w:ind w:firstLine="420" w:firstLineChars="200"/>
              <w:rPr>
                <w:rFonts w:ascii="宋体" w:hAnsi="宋体" w:cs="宋体"/>
                <w:kern w:val="0"/>
              </w:rPr>
            </w:pPr>
          </w:p>
        </w:tc>
      </w:tr>
      <w:tr w14:paraId="7445CF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552" w:type="dxa"/>
            <w:tcBorders>
              <w:top w:val="single" w:color="auto" w:sz="6" w:space="0"/>
              <w:left w:val="single" w:color="auto" w:sz="12" w:space="0"/>
              <w:bottom w:val="single" w:color="auto" w:sz="6" w:space="0"/>
              <w:right w:val="single" w:color="auto" w:sz="6" w:space="0"/>
            </w:tcBorders>
            <w:shd w:val="clear" w:color="auto" w:fill="auto"/>
            <w:vAlign w:val="center"/>
          </w:tcPr>
          <w:p w14:paraId="426B538B">
            <w:pPr>
              <w:widowControl/>
              <w:adjustRightInd w:val="0"/>
              <w:snapToGrid w:val="0"/>
              <w:spacing w:after="163" w:afterLines="50" w:line="360" w:lineRule="auto"/>
              <w:ind w:firstLine="420" w:firstLineChars="200"/>
              <w:rPr>
                <w:rFonts w:ascii="宋体" w:hAnsi="宋体" w:cs="宋体"/>
                <w:kern w:val="0"/>
              </w:rPr>
            </w:pPr>
          </w:p>
        </w:tc>
        <w:tc>
          <w:tcPr>
            <w:tcW w:w="1165" w:type="dxa"/>
            <w:tcBorders>
              <w:top w:val="single" w:color="auto" w:sz="6" w:space="0"/>
              <w:left w:val="single" w:color="auto" w:sz="6" w:space="0"/>
              <w:bottom w:val="single" w:color="auto" w:sz="6" w:space="0"/>
              <w:right w:val="single" w:color="auto" w:sz="6" w:space="0"/>
            </w:tcBorders>
            <w:shd w:val="clear" w:color="auto" w:fill="auto"/>
            <w:vAlign w:val="center"/>
          </w:tcPr>
          <w:p w14:paraId="4F81EA3B">
            <w:pPr>
              <w:widowControl/>
              <w:adjustRightInd w:val="0"/>
              <w:snapToGrid w:val="0"/>
              <w:spacing w:after="163" w:afterLines="50" w:line="360" w:lineRule="auto"/>
              <w:ind w:firstLine="420" w:firstLineChars="200"/>
              <w:rPr>
                <w:rFonts w:ascii="宋体" w:hAnsi="宋体" w:cs="宋体"/>
                <w:kern w:val="0"/>
              </w:rPr>
            </w:pPr>
          </w:p>
        </w:tc>
        <w:tc>
          <w:tcPr>
            <w:tcW w:w="1126" w:type="dxa"/>
            <w:tcBorders>
              <w:top w:val="single" w:color="auto" w:sz="6" w:space="0"/>
              <w:left w:val="single" w:color="auto" w:sz="6" w:space="0"/>
              <w:bottom w:val="single" w:color="auto" w:sz="6" w:space="0"/>
              <w:right w:val="single" w:color="auto" w:sz="6" w:space="0"/>
            </w:tcBorders>
            <w:shd w:val="clear" w:color="auto" w:fill="auto"/>
            <w:vAlign w:val="center"/>
          </w:tcPr>
          <w:p w14:paraId="4A86DD62">
            <w:pPr>
              <w:widowControl/>
              <w:adjustRightInd w:val="0"/>
              <w:snapToGrid w:val="0"/>
              <w:spacing w:after="163" w:afterLines="50" w:line="360" w:lineRule="auto"/>
              <w:ind w:firstLine="420" w:firstLineChars="200"/>
              <w:rPr>
                <w:rFonts w:ascii="宋体" w:hAnsi="宋体" w:cs="宋体"/>
                <w:kern w:val="0"/>
              </w:rPr>
            </w:pPr>
          </w:p>
        </w:tc>
        <w:tc>
          <w:tcPr>
            <w:tcW w:w="567" w:type="dxa"/>
            <w:tcBorders>
              <w:top w:val="single" w:color="auto" w:sz="6" w:space="0"/>
              <w:left w:val="single" w:color="auto" w:sz="6" w:space="0"/>
              <w:bottom w:val="single" w:color="auto" w:sz="6" w:space="0"/>
              <w:right w:val="single" w:color="auto" w:sz="6" w:space="0"/>
            </w:tcBorders>
            <w:shd w:val="clear" w:color="auto" w:fill="auto"/>
            <w:vAlign w:val="center"/>
          </w:tcPr>
          <w:p w14:paraId="3584569A">
            <w:pPr>
              <w:widowControl/>
              <w:adjustRightInd w:val="0"/>
              <w:snapToGrid w:val="0"/>
              <w:spacing w:after="163" w:afterLines="50" w:line="360" w:lineRule="auto"/>
              <w:ind w:firstLine="420" w:firstLineChars="200"/>
              <w:rPr>
                <w:rFonts w:ascii="宋体" w:hAnsi="宋体" w:cs="宋体"/>
                <w:kern w:val="0"/>
              </w:rPr>
            </w:pPr>
          </w:p>
        </w:tc>
        <w:tc>
          <w:tcPr>
            <w:tcW w:w="686" w:type="dxa"/>
            <w:tcBorders>
              <w:top w:val="single" w:color="auto" w:sz="6" w:space="0"/>
              <w:left w:val="single" w:color="auto" w:sz="6" w:space="0"/>
              <w:bottom w:val="single" w:color="auto" w:sz="6" w:space="0"/>
              <w:right w:val="single" w:color="auto" w:sz="6" w:space="0"/>
            </w:tcBorders>
            <w:shd w:val="clear" w:color="auto" w:fill="auto"/>
            <w:vAlign w:val="center"/>
          </w:tcPr>
          <w:p w14:paraId="3233E837">
            <w:pPr>
              <w:widowControl/>
              <w:adjustRightInd w:val="0"/>
              <w:snapToGrid w:val="0"/>
              <w:spacing w:after="163" w:afterLines="50" w:line="360" w:lineRule="auto"/>
              <w:ind w:firstLine="420" w:firstLineChars="200"/>
              <w:rPr>
                <w:rFonts w:ascii="宋体" w:hAnsi="宋体" w:cs="宋体"/>
                <w:kern w:val="0"/>
              </w:rPr>
            </w:pPr>
          </w:p>
        </w:tc>
        <w:tc>
          <w:tcPr>
            <w:tcW w:w="992" w:type="dxa"/>
            <w:tcBorders>
              <w:top w:val="single" w:color="auto" w:sz="6" w:space="0"/>
              <w:left w:val="single" w:color="auto" w:sz="6" w:space="0"/>
              <w:bottom w:val="single" w:color="auto" w:sz="6" w:space="0"/>
              <w:right w:val="single" w:color="auto" w:sz="6" w:space="0"/>
            </w:tcBorders>
            <w:shd w:val="clear" w:color="auto" w:fill="auto"/>
          </w:tcPr>
          <w:p w14:paraId="57F1169B">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37A10816">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701BAC8B">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607019D0">
            <w:pPr>
              <w:widowControl/>
              <w:adjustRightInd w:val="0"/>
              <w:snapToGrid w:val="0"/>
              <w:spacing w:after="163" w:afterLines="50" w:line="360" w:lineRule="auto"/>
              <w:ind w:firstLine="420" w:firstLineChars="200"/>
              <w:rPr>
                <w:rFonts w:ascii="宋体" w:hAnsi="宋体" w:cs="宋体"/>
                <w:kern w:val="0"/>
              </w:rPr>
            </w:pPr>
          </w:p>
        </w:tc>
        <w:tc>
          <w:tcPr>
            <w:tcW w:w="709" w:type="dxa"/>
            <w:tcBorders>
              <w:top w:val="single" w:color="auto" w:sz="6" w:space="0"/>
              <w:left w:val="single" w:color="auto" w:sz="6" w:space="0"/>
              <w:bottom w:val="single" w:color="auto" w:sz="6" w:space="0"/>
              <w:right w:val="single" w:color="auto" w:sz="12" w:space="0"/>
            </w:tcBorders>
            <w:shd w:val="clear" w:color="auto" w:fill="auto"/>
            <w:vAlign w:val="center"/>
          </w:tcPr>
          <w:p w14:paraId="605B21FE">
            <w:pPr>
              <w:widowControl/>
              <w:adjustRightInd w:val="0"/>
              <w:snapToGrid w:val="0"/>
              <w:spacing w:after="163" w:afterLines="50" w:line="360" w:lineRule="auto"/>
              <w:ind w:firstLine="420" w:firstLineChars="200"/>
              <w:rPr>
                <w:rFonts w:ascii="宋体" w:hAnsi="宋体" w:cs="宋体"/>
                <w:kern w:val="0"/>
              </w:rPr>
            </w:pPr>
          </w:p>
        </w:tc>
      </w:tr>
      <w:tr w14:paraId="63C163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552" w:type="dxa"/>
            <w:tcBorders>
              <w:top w:val="single" w:color="auto" w:sz="6" w:space="0"/>
              <w:left w:val="single" w:color="auto" w:sz="12" w:space="0"/>
              <w:bottom w:val="single" w:color="auto" w:sz="6" w:space="0"/>
              <w:right w:val="single" w:color="auto" w:sz="6" w:space="0"/>
            </w:tcBorders>
            <w:shd w:val="clear" w:color="auto" w:fill="auto"/>
            <w:vAlign w:val="center"/>
          </w:tcPr>
          <w:p w14:paraId="28DD3279">
            <w:pPr>
              <w:widowControl/>
              <w:adjustRightInd w:val="0"/>
              <w:snapToGrid w:val="0"/>
              <w:spacing w:after="163" w:afterLines="50" w:line="360" w:lineRule="auto"/>
              <w:ind w:firstLine="420" w:firstLineChars="200"/>
              <w:rPr>
                <w:rFonts w:ascii="宋体" w:hAnsi="宋体" w:cs="宋体"/>
                <w:kern w:val="0"/>
              </w:rPr>
            </w:pPr>
          </w:p>
        </w:tc>
        <w:tc>
          <w:tcPr>
            <w:tcW w:w="1165" w:type="dxa"/>
            <w:tcBorders>
              <w:top w:val="single" w:color="auto" w:sz="6" w:space="0"/>
              <w:left w:val="single" w:color="auto" w:sz="6" w:space="0"/>
              <w:bottom w:val="single" w:color="auto" w:sz="6" w:space="0"/>
              <w:right w:val="single" w:color="auto" w:sz="6" w:space="0"/>
            </w:tcBorders>
            <w:shd w:val="clear" w:color="auto" w:fill="auto"/>
            <w:vAlign w:val="center"/>
          </w:tcPr>
          <w:p w14:paraId="389A815D">
            <w:pPr>
              <w:widowControl/>
              <w:adjustRightInd w:val="0"/>
              <w:snapToGrid w:val="0"/>
              <w:spacing w:after="163" w:afterLines="50" w:line="360" w:lineRule="auto"/>
              <w:ind w:firstLine="420" w:firstLineChars="200"/>
              <w:rPr>
                <w:rFonts w:ascii="宋体" w:hAnsi="宋体" w:cs="宋体"/>
                <w:kern w:val="0"/>
              </w:rPr>
            </w:pPr>
          </w:p>
        </w:tc>
        <w:tc>
          <w:tcPr>
            <w:tcW w:w="1126" w:type="dxa"/>
            <w:tcBorders>
              <w:top w:val="single" w:color="auto" w:sz="6" w:space="0"/>
              <w:left w:val="single" w:color="auto" w:sz="6" w:space="0"/>
              <w:bottom w:val="single" w:color="auto" w:sz="6" w:space="0"/>
              <w:right w:val="single" w:color="auto" w:sz="6" w:space="0"/>
            </w:tcBorders>
            <w:shd w:val="clear" w:color="auto" w:fill="auto"/>
            <w:vAlign w:val="center"/>
          </w:tcPr>
          <w:p w14:paraId="54252DFF">
            <w:pPr>
              <w:widowControl/>
              <w:adjustRightInd w:val="0"/>
              <w:snapToGrid w:val="0"/>
              <w:spacing w:after="163" w:afterLines="50" w:line="360" w:lineRule="auto"/>
              <w:ind w:firstLine="420" w:firstLineChars="200"/>
              <w:rPr>
                <w:rFonts w:ascii="宋体" w:hAnsi="宋体" w:cs="宋体"/>
                <w:kern w:val="0"/>
              </w:rPr>
            </w:pPr>
          </w:p>
        </w:tc>
        <w:tc>
          <w:tcPr>
            <w:tcW w:w="567" w:type="dxa"/>
            <w:tcBorders>
              <w:top w:val="single" w:color="auto" w:sz="6" w:space="0"/>
              <w:left w:val="single" w:color="auto" w:sz="6" w:space="0"/>
              <w:bottom w:val="single" w:color="auto" w:sz="6" w:space="0"/>
              <w:right w:val="single" w:color="auto" w:sz="6" w:space="0"/>
            </w:tcBorders>
            <w:shd w:val="clear" w:color="auto" w:fill="auto"/>
            <w:vAlign w:val="center"/>
          </w:tcPr>
          <w:p w14:paraId="1A42CD3B">
            <w:pPr>
              <w:widowControl/>
              <w:adjustRightInd w:val="0"/>
              <w:snapToGrid w:val="0"/>
              <w:spacing w:after="163" w:afterLines="50" w:line="360" w:lineRule="auto"/>
              <w:ind w:firstLine="420" w:firstLineChars="200"/>
              <w:rPr>
                <w:rFonts w:ascii="宋体" w:hAnsi="宋体" w:cs="宋体"/>
                <w:kern w:val="0"/>
              </w:rPr>
            </w:pPr>
          </w:p>
        </w:tc>
        <w:tc>
          <w:tcPr>
            <w:tcW w:w="686" w:type="dxa"/>
            <w:tcBorders>
              <w:top w:val="single" w:color="auto" w:sz="6" w:space="0"/>
              <w:left w:val="single" w:color="auto" w:sz="6" w:space="0"/>
              <w:bottom w:val="single" w:color="auto" w:sz="6" w:space="0"/>
              <w:right w:val="single" w:color="auto" w:sz="6" w:space="0"/>
            </w:tcBorders>
            <w:shd w:val="clear" w:color="auto" w:fill="auto"/>
            <w:vAlign w:val="center"/>
          </w:tcPr>
          <w:p w14:paraId="111DD983">
            <w:pPr>
              <w:widowControl/>
              <w:adjustRightInd w:val="0"/>
              <w:snapToGrid w:val="0"/>
              <w:spacing w:after="163" w:afterLines="50" w:line="360" w:lineRule="auto"/>
              <w:ind w:firstLine="420" w:firstLineChars="200"/>
              <w:rPr>
                <w:rFonts w:ascii="宋体" w:hAnsi="宋体" w:cs="宋体"/>
                <w:kern w:val="0"/>
              </w:rPr>
            </w:pPr>
          </w:p>
        </w:tc>
        <w:tc>
          <w:tcPr>
            <w:tcW w:w="992" w:type="dxa"/>
            <w:tcBorders>
              <w:top w:val="single" w:color="auto" w:sz="6" w:space="0"/>
              <w:left w:val="single" w:color="auto" w:sz="6" w:space="0"/>
              <w:bottom w:val="single" w:color="auto" w:sz="6" w:space="0"/>
              <w:right w:val="single" w:color="auto" w:sz="6" w:space="0"/>
            </w:tcBorders>
            <w:shd w:val="clear" w:color="auto" w:fill="auto"/>
          </w:tcPr>
          <w:p w14:paraId="0C9A1BB2">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046F4476">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4B91A9BE">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737E7DEB">
            <w:pPr>
              <w:widowControl/>
              <w:adjustRightInd w:val="0"/>
              <w:snapToGrid w:val="0"/>
              <w:spacing w:after="163" w:afterLines="50" w:line="360" w:lineRule="auto"/>
              <w:ind w:firstLine="420" w:firstLineChars="200"/>
              <w:rPr>
                <w:rFonts w:ascii="宋体" w:hAnsi="宋体" w:cs="宋体"/>
                <w:kern w:val="0"/>
              </w:rPr>
            </w:pPr>
          </w:p>
        </w:tc>
        <w:tc>
          <w:tcPr>
            <w:tcW w:w="709" w:type="dxa"/>
            <w:tcBorders>
              <w:top w:val="single" w:color="auto" w:sz="6" w:space="0"/>
              <w:left w:val="single" w:color="auto" w:sz="6" w:space="0"/>
              <w:bottom w:val="single" w:color="auto" w:sz="6" w:space="0"/>
              <w:right w:val="single" w:color="auto" w:sz="12" w:space="0"/>
            </w:tcBorders>
            <w:shd w:val="clear" w:color="auto" w:fill="auto"/>
            <w:vAlign w:val="center"/>
          </w:tcPr>
          <w:p w14:paraId="01BFD4BE">
            <w:pPr>
              <w:widowControl/>
              <w:adjustRightInd w:val="0"/>
              <w:snapToGrid w:val="0"/>
              <w:spacing w:after="163" w:afterLines="50" w:line="360" w:lineRule="auto"/>
              <w:ind w:firstLine="420" w:firstLineChars="200"/>
              <w:rPr>
                <w:rFonts w:ascii="宋体" w:hAnsi="宋体" w:cs="宋体"/>
                <w:kern w:val="0"/>
              </w:rPr>
            </w:pPr>
          </w:p>
        </w:tc>
      </w:tr>
      <w:tr w14:paraId="779126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552" w:type="dxa"/>
            <w:tcBorders>
              <w:top w:val="single" w:color="auto" w:sz="6" w:space="0"/>
              <w:left w:val="single" w:color="auto" w:sz="12" w:space="0"/>
              <w:bottom w:val="single" w:color="auto" w:sz="6" w:space="0"/>
              <w:right w:val="single" w:color="auto" w:sz="6" w:space="0"/>
            </w:tcBorders>
            <w:shd w:val="clear" w:color="auto" w:fill="auto"/>
            <w:vAlign w:val="center"/>
          </w:tcPr>
          <w:p w14:paraId="1162E41F">
            <w:pPr>
              <w:widowControl/>
              <w:adjustRightInd w:val="0"/>
              <w:snapToGrid w:val="0"/>
              <w:spacing w:after="163" w:afterLines="50" w:line="360" w:lineRule="auto"/>
              <w:ind w:firstLine="420" w:firstLineChars="200"/>
              <w:rPr>
                <w:rFonts w:ascii="宋体" w:hAnsi="宋体" w:cs="宋体"/>
                <w:kern w:val="0"/>
              </w:rPr>
            </w:pPr>
          </w:p>
        </w:tc>
        <w:tc>
          <w:tcPr>
            <w:tcW w:w="1165" w:type="dxa"/>
            <w:tcBorders>
              <w:top w:val="single" w:color="auto" w:sz="6" w:space="0"/>
              <w:left w:val="single" w:color="auto" w:sz="6" w:space="0"/>
              <w:bottom w:val="single" w:color="auto" w:sz="6" w:space="0"/>
              <w:right w:val="single" w:color="auto" w:sz="6" w:space="0"/>
            </w:tcBorders>
            <w:shd w:val="clear" w:color="auto" w:fill="auto"/>
            <w:vAlign w:val="center"/>
          </w:tcPr>
          <w:p w14:paraId="1E65D919">
            <w:pPr>
              <w:widowControl/>
              <w:adjustRightInd w:val="0"/>
              <w:snapToGrid w:val="0"/>
              <w:spacing w:after="163" w:afterLines="50" w:line="360" w:lineRule="auto"/>
              <w:ind w:firstLine="420" w:firstLineChars="200"/>
              <w:rPr>
                <w:rFonts w:ascii="宋体" w:hAnsi="宋体" w:cs="宋体"/>
                <w:kern w:val="0"/>
              </w:rPr>
            </w:pPr>
          </w:p>
        </w:tc>
        <w:tc>
          <w:tcPr>
            <w:tcW w:w="1126" w:type="dxa"/>
            <w:tcBorders>
              <w:top w:val="single" w:color="auto" w:sz="6" w:space="0"/>
              <w:left w:val="single" w:color="auto" w:sz="6" w:space="0"/>
              <w:bottom w:val="single" w:color="auto" w:sz="6" w:space="0"/>
              <w:right w:val="single" w:color="auto" w:sz="6" w:space="0"/>
            </w:tcBorders>
            <w:shd w:val="clear" w:color="auto" w:fill="auto"/>
            <w:vAlign w:val="center"/>
          </w:tcPr>
          <w:p w14:paraId="5537F40A">
            <w:pPr>
              <w:widowControl/>
              <w:adjustRightInd w:val="0"/>
              <w:snapToGrid w:val="0"/>
              <w:spacing w:after="163" w:afterLines="50" w:line="360" w:lineRule="auto"/>
              <w:ind w:firstLine="420" w:firstLineChars="200"/>
              <w:rPr>
                <w:rFonts w:ascii="宋体" w:hAnsi="宋体" w:cs="宋体"/>
                <w:kern w:val="0"/>
              </w:rPr>
            </w:pPr>
          </w:p>
        </w:tc>
        <w:tc>
          <w:tcPr>
            <w:tcW w:w="567" w:type="dxa"/>
            <w:tcBorders>
              <w:top w:val="single" w:color="auto" w:sz="6" w:space="0"/>
              <w:left w:val="single" w:color="auto" w:sz="6" w:space="0"/>
              <w:bottom w:val="single" w:color="auto" w:sz="6" w:space="0"/>
              <w:right w:val="single" w:color="auto" w:sz="6" w:space="0"/>
            </w:tcBorders>
            <w:shd w:val="clear" w:color="auto" w:fill="auto"/>
            <w:vAlign w:val="center"/>
          </w:tcPr>
          <w:p w14:paraId="6026890B">
            <w:pPr>
              <w:widowControl/>
              <w:adjustRightInd w:val="0"/>
              <w:snapToGrid w:val="0"/>
              <w:spacing w:after="163" w:afterLines="50" w:line="360" w:lineRule="auto"/>
              <w:ind w:firstLine="420" w:firstLineChars="200"/>
              <w:rPr>
                <w:rFonts w:ascii="宋体" w:hAnsi="宋体" w:cs="宋体"/>
                <w:kern w:val="0"/>
              </w:rPr>
            </w:pPr>
          </w:p>
        </w:tc>
        <w:tc>
          <w:tcPr>
            <w:tcW w:w="686" w:type="dxa"/>
            <w:tcBorders>
              <w:top w:val="single" w:color="auto" w:sz="6" w:space="0"/>
              <w:left w:val="single" w:color="auto" w:sz="6" w:space="0"/>
              <w:bottom w:val="single" w:color="auto" w:sz="6" w:space="0"/>
              <w:right w:val="single" w:color="auto" w:sz="6" w:space="0"/>
            </w:tcBorders>
            <w:shd w:val="clear" w:color="auto" w:fill="auto"/>
            <w:vAlign w:val="center"/>
          </w:tcPr>
          <w:p w14:paraId="587B4E64">
            <w:pPr>
              <w:widowControl/>
              <w:adjustRightInd w:val="0"/>
              <w:snapToGrid w:val="0"/>
              <w:spacing w:after="163" w:afterLines="50" w:line="360" w:lineRule="auto"/>
              <w:ind w:firstLine="420" w:firstLineChars="200"/>
              <w:rPr>
                <w:rFonts w:ascii="宋体" w:hAnsi="宋体" w:cs="宋体"/>
                <w:kern w:val="0"/>
              </w:rPr>
            </w:pPr>
          </w:p>
        </w:tc>
        <w:tc>
          <w:tcPr>
            <w:tcW w:w="992" w:type="dxa"/>
            <w:tcBorders>
              <w:top w:val="single" w:color="auto" w:sz="6" w:space="0"/>
              <w:left w:val="single" w:color="auto" w:sz="6" w:space="0"/>
              <w:bottom w:val="single" w:color="auto" w:sz="6" w:space="0"/>
              <w:right w:val="single" w:color="auto" w:sz="6" w:space="0"/>
            </w:tcBorders>
            <w:shd w:val="clear" w:color="auto" w:fill="auto"/>
          </w:tcPr>
          <w:p w14:paraId="0298240E">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5E8CDE55">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209EEF79">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11040CD3">
            <w:pPr>
              <w:widowControl/>
              <w:adjustRightInd w:val="0"/>
              <w:snapToGrid w:val="0"/>
              <w:spacing w:after="163" w:afterLines="50" w:line="360" w:lineRule="auto"/>
              <w:ind w:firstLine="420" w:firstLineChars="200"/>
              <w:rPr>
                <w:rFonts w:ascii="宋体" w:hAnsi="宋体" w:cs="宋体"/>
                <w:kern w:val="0"/>
              </w:rPr>
            </w:pPr>
          </w:p>
        </w:tc>
        <w:tc>
          <w:tcPr>
            <w:tcW w:w="709" w:type="dxa"/>
            <w:tcBorders>
              <w:top w:val="single" w:color="auto" w:sz="6" w:space="0"/>
              <w:left w:val="single" w:color="auto" w:sz="6" w:space="0"/>
              <w:bottom w:val="single" w:color="auto" w:sz="6" w:space="0"/>
              <w:right w:val="single" w:color="auto" w:sz="12" w:space="0"/>
            </w:tcBorders>
            <w:shd w:val="clear" w:color="auto" w:fill="auto"/>
            <w:vAlign w:val="center"/>
          </w:tcPr>
          <w:p w14:paraId="45D703F1">
            <w:pPr>
              <w:widowControl/>
              <w:adjustRightInd w:val="0"/>
              <w:snapToGrid w:val="0"/>
              <w:spacing w:after="163" w:afterLines="50" w:line="360" w:lineRule="auto"/>
              <w:ind w:firstLine="420" w:firstLineChars="200"/>
              <w:rPr>
                <w:rFonts w:ascii="宋体" w:hAnsi="宋体" w:cs="宋体"/>
                <w:kern w:val="0"/>
              </w:rPr>
            </w:pPr>
          </w:p>
        </w:tc>
      </w:tr>
      <w:tr w14:paraId="6668D8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552" w:type="dxa"/>
            <w:tcBorders>
              <w:top w:val="single" w:color="auto" w:sz="6" w:space="0"/>
              <w:left w:val="single" w:color="auto" w:sz="12" w:space="0"/>
              <w:bottom w:val="single" w:color="auto" w:sz="6" w:space="0"/>
              <w:right w:val="single" w:color="auto" w:sz="6" w:space="0"/>
            </w:tcBorders>
            <w:shd w:val="clear" w:color="auto" w:fill="auto"/>
            <w:vAlign w:val="center"/>
          </w:tcPr>
          <w:p w14:paraId="2530E707">
            <w:pPr>
              <w:widowControl/>
              <w:adjustRightInd w:val="0"/>
              <w:snapToGrid w:val="0"/>
              <w:spacing w:after="163" w:afterLines="50" w:line="360" w:lineRule="auto"/>
              <w:ind w:firstLine="420" w:firstLineChars="200"/>
              <w:rPr>
                <w:rFonts w:ascii="宋体" w:hAnsi="宋体" w:cs="宋体"/>
                <w:kern w:val="0"/>
              </w:rPr>
            </w:pPr>
          </w:p>
        </w:tc>
        <w:tc>
          <w:tcPr>
            <w:tcW w:w="1165" w:type="dxa"/>
            <w:tcBorders>
              <w:top w:val="single" w:color="auto" w:sz="6" w:space="0"/>
              <w:left w:val="single" w:color="auto" w:sz="6" w:space="0"/>
              <w:bottom w:val="single" w:color="auto" w:sz="6" w:space="0"/>
              <w:right w:val="single" w:color="auto" w:sz="6" w:space="0"/>
            </w:tcBorders>
            <w:shd w:val="clear" w:color="auto" w:fill="auto"/>
            <w:vAlign w:val="center"/>
          </w:tcPr>
          <w:p w14:paraId="11351C79">
            <w:pPr>
              <w:widowControl/>
              <w:adjustRightInd w:val="0"/>
              <w:snapToGrid w:val="0"/>
              <w:spacing w:after="163" w:afterLines="50" w:line="360" w:lineRule="auto"/>
              <w:ind w:firstLine="420" w:firstLineChars="200"/>
              <w:rPr>
                <w:rFonts w:ascii="宋体" w:hAnsi="宋体" w:cs="宋体"/>
                <w:kern w:val="0"/>
              </w:rPr>
            </w:pPr>
          </w:p>
        </w:tc>
        <w:tc>
          <w:tcPr>
            <w:tcW w:w="1126" w:type="dxa"/>
            <w:tcBorders>
              <w:top w:val="single" w:color="auto" w:sz="6" w:space="0"/>
              <w:left w:val="single" w:color="auto" w:sz="6" w:space="0"/>
              <w:bottom w:val="single" w:color="auto" w:sz="6" w:space="0"/>
              <w:right w:val="single" w:color="auto" w:sz="6" w:space="0"/>
            </w:tcBorders>
            <w:shd w:val="clear" w:color="auto" w:fill="auto"/>
            <w:vAlign w:val="center"/>
          </w:tcPr>
          <w:p w14:paraId="0F09B892">
            <w:pPr>
              <w:widowControl/>
              <w:adjustRightInd w:val="0"/>
              <w:snapToGrid w:val="0"/>
              <w:spacing w:after="163" w:afterLines="50" w:line="360" w:lineRule="auto"/>
              <w:ind w:firstLine="420" w:firstLineChars="200"/>
              <w:rPr>
                <w:rFonts w:ascii="宋体" w:hAnsi="宋体" w:cs="宋体"/>
                <w:kern w:val="0"/>
              </w:rPr>
            </w:pPr>
          </w:p>
        </w:tc>
        <w:tc>
          <w:tcPr>
            <w:tcW w:w="567" w:type="dxa"/>
            <w:tcBorders>
              <w:top w:val="single" w:color="auto" w:sz="6" w:space="0"/>
              <w:left w:val="single" w:color="auto" w:sz="6" w:space="0"/>
              <w:bottom w:val="single" w:color="auto" w:sz="6" w:space="0"/>
              <w:right w:val="single" w:color="auto" w:sz="6" w:space="0"/>
            </w:tcBorders>
            <w:shd w:val="clear" w:color="auto" w:fill="auto"/>
            <w:vAlign w:val="center"/>
          </w:tcPr>
          <w:p w14:paraId="2D8ACD84">
            <w:pPr>
              <w:widowControl/>
              <w:adjustRightInd w:val="0"/>
              <w:snapToGrid w:val="0"/>
              <w:spacing w:after="163" w:afterLines="50" w:line="360" w:lineRule="auto"/>
              <w:ind w:firstLine="420" w:firstLineChars="200"/>
              <w:rPr>
                <w:rFonts w:ascii="宋体" w:hAnsi="宋体" w:cs="宋体"/>
                <w:kern w:val="0"/>
              </w:rPr>
            </w:pPr>
          </w:p>
        </w:tc>
        <w:tc>
          <w:tcPr>
            <w:tcW w:w="686" w:type="dxa"/>
            <w:tcBorders>
              <w:top w:val="single" w:color="auto" w:sz="6" w:space="0"/>
              <w:left w:val="single" w:color="auto" w:sz="6" w:space="0"/>
              <w:bottom w:val="single" w:color="auto" w:sz="6" w:space="0"/>
              <w:right w:val="single" w:color="auto" w:sz="6" w:space="0"/>
            </w:tcBorders>
            <w:shd w:val="clear" w:color="auto" w:fill="auto"/>
            <w:vAlign w:val="center"/>
          </w:tcPr>
          <w:p w14:paraId="2CE46E98">
            <w:pPr>
              <w:widowControl/>
              <w:adjustRightInd w:val="0"/>
              <w:snapToGrid w:val="0"/>
              <w:spacing w:after="163" w:afterLines="50" w:line="360" w:lineRule="auto"/>
              <w:ind w:firstLine="420" w:firstLineChars="200"/>
              <w:rPr>
                <w:rFonts w:ascii="宋体" w:hAnsi="宋体" w:cs="宋体"/>
                <w:kern w:val="0"/>
              </w:rPr>
            </w:pPr>
          </w:p>
        </w:tc>
        <w:tc>
          <w:tcPr>
            <w:tcW w:w="992" w:type="dxa"/>
            <w:tcBorders>
              <w:top w:val="single" w:color="auto" w:sz="6" w:space="0"/>
              <w:left w:val="single" w:color="auto" w:sz="6" w:space="0"/>
              <w:bottom w:val="single" w:color="auto" w:sz="6" w:space="0"/>
              <w:right w:val="single" w:color="auto" w:sz="6" w:space="0"/>
            </w:tcBorders>
            <w:shd w:val="clear" w:color="auto" w:fill="auto"/>
          </w:tcPr>
          <w:p w14:paraId="10976C2E">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5D77AC0B">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7BC1BC59">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468CA499">
            <w:pPr>
              <w:widowControl/>
              <w:adjustRightInd w:val="0"/>
              <w:snapToGrid w:val="0"/>
              <w:spacing w:after="163" w:afterLines="50" w:line="360" w:lineRule="auto"/>
              <w:ind w:firstLine="420" w:firstLineChars="200"/>
              <w:rPr>
                <w:rFonts w:ascii="宋体" w:hAnsi="宋体" w:cs="宋体"/>
                <w:kern w:val="0"/>
              </w:rPr>
            </w:pPr>
          </w:p>
        </w:tc>
        <w:tc>
          <w:tcPr>
            <w:tcW w:w="709" w:type="dxa"/>
            <w:tcBorders>
              <w:top w:val="single" w:color="auto" w:sz="6" w:space="0"/>
              <w:left w:val="single" w:color="auto" w:sz="6" w:space="0"/>
              <w:bottom w:val="single" w:color="auto" w:sz="6" w:space="0"/>
              <w:right w:val="single" w:color="auto" w:sz="12" w:space="0"/>
            </w:tcBorders>
            <w:shd w:val="clear" w:color="auto" w:fill="auto"/>
            <w:vAlign w:val="center"/>
          </w:tcPr>
          <w:p w14:paraId="19625C88">
            <w:pPr>
              <w:widowControl/>
              <w:adjustRightInd w:val="0"/>
              <w:snapToGrid w:val="0"/>
              <w:spacing w:after="163" w:afterLines="50" w:line="360" w:lineRule="auto"/>
              <w:ind w:firstLine="420" w:firstLineChars="200"/>
              <w:rPr>
                <w:rFonts w:ascii="宋体" w:hAnsi="宋体" w:cs="宋体"/>
                <w:kern w:val="0"/>
              </w:rPr>
            </w:pPr>
          </w:p>
        </w:tc>
      </w:tr>
      <w:tr w14:paraId="426622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552" w:type="dxa"/>
            <w:tcBorders>
              <w:top w:val="single" w:color="auto" w:sz="6" w:space="0"/>
              <w:left w:val="single" w:color="auto" w:sz="12" w:space="0"/>
              <w:bottom w:val="single" w:color="auto" w:sz="6" w:space="0"/>
              <w:right w:val="single" w:color="auto" w:sz="6" w:space="0"/>
            </w:tcBorders>
            <w:shd w:val="clear" w:color="auto" w:fill="auto"/>
            <w:vAlign w:val="center"/>
          </w:tcPr>
          <w:p w14:paraId="61CA0403">
            <w:pPr>
              <w:widowControl/>
              <w:adjustRightInd w:val="0"/>
              <w:snapToGrid w:val="0"/>
              <w:spacing w:after="163" w:afterLines="50" w:line="360" w:lineRule="auto"/>
              <w:ind w:firstLine="420" w:firstLineChars="200"/>
              <w:rPr>
                <w:rFonts w:ascii="宋体" w:hAnsi="宋体" w:cs="宋体"/>
                <w:kern w:val="0"/>
              </w:rPr>
            </w:pPr>
          </w:p>
        </w:tc>
        <w:tc>
          <w:tcPr>
            <w:tcW w:w="1165" w:type="dxa"/>
            <w:tcBorders>
              <w:top w:val="single" w:color="auto" w:sz="6" w:space="0"/>
              <w:left w:val="single" w:color="auto" w:sz="6" w:space="0"/>
              <w:bottom w:val="single" w:color="auto" w:sz="6" w:space="0"/>
              <w:right w:val="single" w:color="auto" w:sz="6" w:space="0"/>
            </w:tcBorders>
            <w:shd w:val="clear" w:color="auto" w:fill="auto"/>
            <w:vAlign w:val="center"/>
          </w:tcPr>
          <w:p w14:paraId="2B7483D0">
            <w:pPr>
              <w:widowControl/>
              <w:adjustRightInd w:val="0"/>
              <w:snapToGrid w:val="0"/>
              <w:spacing w:after="163" w:afterLines="50" w:line="360" w:lineRule="auto"/>
              <w:ind w:firstLine="420" w:firstLineChars="200"/>
              <w:rPr>
                <w:rFonts w:ascii="宋体" w:hAnsi="宋体" w:cs="宋体"/>
                <w:kern w:val="0"/>
              </w:rPr>
            </w:pPr>
          </w:p>
        </w:tc>
        <w:tc>
          <w:tcPr>
            <w:tcW w:w="1126" w:type="dxa"/>
            <w:tcBorders>
              <w:top w:val="single" w:color="auto" w:sz="6" w:space="0"/>
              <w:left w:val="single" w:color="auto" w:sz="6" w:space="0"/>
              <w:bottom w:val="single" w:color="auto" w:sz="6" w:space="0"/>
              <w:right w:val="single" w:color="auto" w:sz="6" w:space="0"/>
            </w:tcBorders>
            <w:shd w:val="clear" w:color="auto" w:fill="auto"/>
            <w:vAlign w:val="center"/>
          </w:tcPr>
          <w:p w14:paraId="7257C25E">
            <w:pPr>
              <w:widowControl/>
              <w:adjustRightInd w:val="0"/>
              <w:snapToGrid w:val="0"/>
              <w:spacing w:after="163" w:afterLines="50" w:line="360" w:lineRule="auto"/>
              <w:ind w:firstLine="420" w:firstLineChars="200"/>
              <w:rPr>
                <w:rFonts w:ascii="宋体" w:hAnsi="宋体" w:cs="宋体"/>
                <w:kern w:val="0"/>
              </w:rPr>
            </w:pPr>
          </w:p>
        </w:tc>
        <w:tc>
          <w:tcPr>
            <w:tcW w:w="567" w:type="dxa"/>
            <w:tcBorders>
              <w:top w:val="single" w:color="auto" w:sz="6" w:space="0"/>
              <w:left w:val="single" w:color="auto" w:sz="6" w:space="0"/>
              <w:bottom w:val="single" w:color="auto" w:sz="6" w:space="0"/>
              <w:right w:val="single" w:color="auto" w:sz="6" w:space="0"/>
            </w:tcBorders>
            <w:shd w:val="clear" w:color="auto" w:fill="auto"/>
            <w:vAlign w:val="center"/>
          </w:tcPr>
          <w:p w14:paraId="7BDC3381">
            <w:pPr>
              <w:widowControl/>
              <w:adjustRightInd w:val="0"/>
              <w:snapToGrid w:val="0"/>
              <w:spacing w:after="163" w:afterLines="50" w:line="360" w:lineRule="auto"/>
              <w:ind w:firstLine="420" w:firstLineChars="200"/>
              <w:rPr>
                <w:rFonts w:ascii="宋体" w:hAnsi="宋体" w:cs="宋体"/>
                <w:kern w:val="0"/>
              </w:rPr>
            </w:pPr>
          </w:p>
        </w:tc>
        <w:tc>
          <w:tcPr>
            <w:tcW w:w="686" w:type="dxa"/>
            <w:tcBorders>
              <w:top w:val="single" w:color="auto" w:sz="6" w:space="0"/>
              <w:left w:val="single" w:color="auto" w:sz="6" w:space="0"/>
              <w:bottom w:val="single" w:color="auto" w:sz="6" w:space="0"/>
              <w:right w:val="single" w:color="auto" w:sz="6" w:space="0"/>
            </w:tcBorders>
            <w:shd w:val="clear" w:color="auto" w:fill="auto"/>
            <w:vAlign w:val="center"/>
          </w:tcPr>
          <w:p w14:paraId="1E1123C3">
            <w:pPr>
              <w:widowControl/>
              <w:adjustRightInd w:val="0"/>
              <w:snapToGrid w:val="0"/>
              <w:spacing w:after="163" w:afterLines="50" w:line="360" w:lineRule="auto"/>
              <w:ind w:firstLine="420" w:firstLineChars="200"/>
              <w:rPr>
                <w:rFonts w:ascii="宋体" w:hAnsi="宋体" w:cs="宋体"/>
                <w:kern w:val="0"/>
              </w:rPr>
            </w:pPr>
          </w:p>
        </w:tc>
        <w:tc>
          <w:tcPr>
            <w:tcW w:w="992" w:type="dxa"/>
            <w:tcBorders>
              <w:top w:val="single" w:color="auto" w:sz="6" w:space="0"/>
              <w:left w:val="single" w:color="auto" w:sz="6" w:space="0"/>
              <w:bottom w:val="single" w:color="auto" w:sz="6" w:space="0"/>
              <w:right w:val="single" w:color="auto" w:sz="6" w:space="0"/>
            </w:tcBorders>
            <w:shd w:val="clear" w:color="auto" w:fill="auto"/>
          </w:tcPr>
          <w:p w14:paraId="786B1723">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193FFC8E">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1152BC5C">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290C393A">
            <w:pPr>
              <w:widowControl/>
              <w:adjustRightInd w:val="0"/>
              <w:snapToGrid w:val="0"/>
              <w:spacing w:after="163" w:afterLines="50" w:line="360" w:lineRule="auto"/>
              <w:ind w:firstLine="420" w:firstLineChars="200"/>
              <w:rPr>
                <w:rFonts w:ascii="宋体" w:hAnsi="宋体" w:cs="宋体"/>
                <w:kern w:val="0"/>
              </w:rPr>
            </w:pPr>
          </w:p>
        </w:tc>
        <w:tc>
          <w:tcPr>
            <w:tcW w:w="709" w:type="dxa"/>
            <w:tcBorders>
              <w:top w:val="single" w:color="auto" w:sz="6" w:space="0"/>
              <w:left w:val="single" w:color="auto" w:sz="6" w:space="0"/>
              <w:bottom w:val="single" w:color="auto" w:sz="6" w:space="0"/>
              <w:right w:val="single" w:color="auto" w:sz="12" w:space="0"/>
            </w:tcBorders>
            <w:shd w:val="clear" w:color="auto" w:fill="auto"/>
            <w:vAlign w:val="center"/>
          </w:tcPr>
          <w:p w14:paraId="728F8E4B">
            <w:pPr>
              <w:widowControl/>
              <w:adjustRightInd w:val="0"/>
              <w:snapToGrid w:val="0"/>
              <w:spacing w:after="163" w:afterLines="50" w:line="360" w:lineRule="auto"/>
              <w:ind w:firstLine="420" w:firstLineChars="200"/>
              <w:rPr>
                <w:rFonts w:ascii="宋体" w:hAnsi="宋体" w:cs="宋体"/>
                <w:kern w:val="0"/>
              </w:rPr>
            </w:pPr>
          </w:p>
        </w:tc>
      </w:tr>
      <w:tr w14:paraId="3BE59E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552" w:type="dxa"/>
            <w:tcBorders>
              <w:top w:val="single" w:color="auto" w:sz="6" w:space="0"/>
              <w:left w:val="single" w:color="auto" w:sz="12" w:space="0"/>
              <w:bottom w:val="single" w:color="auto" w:sz="6" w:space="0"/>
              <w:right w:val="single" w:color="auto" w:sz="6" w:space="0"/>
            </w:tcBorders>
            <w:shd w:val="clear" w:color="auto" w:fill="auto"/>
            <w:vAlign w:val="center"/>
          </w:tcPr>
          <w:p w14:paraId="3926D028">
            <w:pPr>
              <w:widowControl/>
              <w:adjustRightInd w:val="0"/>
              <w:snapToGrid w:val="0"/>
              <w:spacing w:after="163" w:afterLines="50" w:line="360" w:lineRule="auto"/>
              <w:ind w:firstLine="420" w:firstLineChars="200"/>
              <w:rPr>
                <w:rFonts w:ascii="宋体" w:hAnsi="宋体" w:cs="宋体"/>
                <w:kern w:val="0"/>
              </w:rPr>
            </w:pPr>
          </w:p>
        </w:tc>
        <w:tc>
          <w:tcPr>
            <w:tcW w:w="1165" w:type="dxa"/>
            <w:tcBorders>
              <w:top w:val="single" w:color="auto" w:sz="6" w:space="0"/>
              <w:left w:val="single" w:color="auto" w:sz="6" w:space="0"/>
              <w:bottom w:val="single" w:color="auto" w:sz="6" w:space="0"/>
              <w:right w:val="single" w:color="auto" w:sz="6" w:space="0"/>
            </w:tcBorders>
            <w:shd w:val="clear" w:color="auto" w:fill="auto"/>
            <w:vAlign w:val="center"/>
          </w:tcPr>
          <w:p w14:paraId="1E0B0D9D">
            <w:pPr>
              <w:widowControl/>
              <w:adjustRightInd w:val="0"/>
              <w:snapToGrid w:val="0"/>
              <w:spacing w:after="163" w:afterLines="50" w:line="360" w:lineRule="auto"/>
              <w:ind w:firstLine="420" w:firstLineChars="200"/>
              <w:rPr>
                <w:rFonts w:ascii="宋体" w:hAnsi="宋体" w:cs="宋体"/>
                <w:kern w:val="0"/>
              </w:rPr>
            </w:pPr>
          </w:p>
        </w:tc>
        <w:tc>
          <w:tcPr>
            <w:tcW w:w="1126" w:type="dxa"/>
            <w:tcBorders>
              <w:top w:val="single" w:color="auto" w:sz="6" w:space="0"/>
              <w:left w:val="single" w:color="auto" w:sz="6" w:space="0"/>
              <w:bottom w:val="single" w:color="auto" w:sz="6" w:space="0"/>
              <w:right w:val="single" w:color="auto" w:sz="6" w:space="0"/>
            </w:tcBorders>
            <w:shd w:val="clear" w:color="auto" w:fill="auto"/>
            <w:vAlign w:val="center"/>
          </w:tcPr>
          <w:p w14:paraId="226B15C6">
            <w:pPr>
              <w:widowControl/>
              <w:adjustRightInd w:val="0"/>
              <w:snapToGrid w:val="0"/>
              <w:spacing w:after="163" w:afterLines="50" w:line="360" w:lineRule="auto"/>
              <w:ind w:firstLine="420" w:firstLineChars="200"/>
              <w:rPr>
                <w:rFonts w:ascii="宋体" w:hAnsi="宋体" w:cs="宋体"/>
                <w:kern w:val="0"/>
              </w:rPr>
            </w:pPr>
          </w:p>
        </w:tc>
        <w:tc>
          <w:tcPr>
            <w:tcW w:w="567" w:type="dxa"/>
            <w:tcBorders>
              <w:top w:val="single" w:color="auto" w:sz="6" w:space="0"/>
              <w:left w:val="single" w:color="auto" w:sz="6" w:space="0"/>
              <w:bottom w:val="single" w:color="auto" w:sz="6" w:space="0"/>
              <w:right w:val="single" w:color="auto" w:sz="6" w:space="0"/>
            </w:tcBorders>
            <w:shd w:val="clear" w:color="auto" w:fill="auto"/>
            <w:vAlign w:val="center"/>
          </w:tcPr>
          <w:p w14:paraId="54BD1498">
            <w:pPr>
              <w:widowControl/>
              <w:adjustRightInd w:val="0"/>
              <w:snapToGrid w:val="0"/>
              <w:spacing w:after="163" w:afterLines="50" w:line="360" w:lineRule="auto"/>
              <w:ind w:firstLine="420" w:firstLineChars="200"/>
              <w:rPr>
                <w:rFonts w:ascii="宋体" w:hAnsi="宋体" w:cs="宋体"/>
                <w:kern w:val="0"/>
              </w:rPr>
            </w:pPr>
          </w:p>
        </w:tc>
        <w:tc>
          <w:tcPr>
            <w:tcW w:w="686" w:type="dxa"/>
            <w:tcBorders>
              <w:top w:val="single" w:color="auto" w:sz="6" w:space="0"/>
              <w:left w:val="single" w:color="auto" w:sz="6" w:space="0"/>
              <w:bottom w:val="single" w:color="auto" w:sz="6" w:space="0"/>
              <w:right w:val="single" w:color="auto" w:sz="6" w:space="0"/>
            </w:tcBorders>
            <w:shd w:val="clear" w:color="auto" w:fill="auto"/>
            <w:vAlign w:val="center"/>
          </w:tcPr>
          <w:p w14:paraId="221C1AF7">
            <w:pPr>
              <w:widowControl/>
              <w:adjustRightInd w:val="0"/>
              <w:snapToGrid w:val="0"/>
              <w:spacing w:after="163" w:afterLines="50" w:line="360" w:lineRule="auto"/>
              <w:ind w:firstLine="420" w:firstLineChars="200"/>
              <w:rPr>
                <w:rFonts w:ascii="宋体" w:hAnsi="宋体" w:cs="宋体"/>
                <w:kern w:val="0"/>
              </w:rPr>
            </w:pPr>
          </w:p>
        </w:tc>
        <w:tc>
          <w:tcPr>
            <w:tcW w:w="992" w:type="dxa"/>
            <w:tcBorders>
              <w:top w:val="single" w:color="auto" w:sz="6" w:space="0"/>
              <w:left w:val="single" w:color="auto" w:sz="6" w:space="0"/>
              <w:bottom w:val="single" w:color="auto" w:sz="6" w:space="0"/>
              <w:right w:val="single" w:color="auto" w:sz="6" w:space="0"/>
            </w:tcBorders>
            <w:shd w:val="clear" w:color="auto" w:fill="auto"/>
          </w:tcPr>
          <w:p w14:paraId="03254AE2">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322D6BF2">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6DD68218">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7304DC36">
            <w:pPr>
              <w:widowControl/>
              <w:adjustRightInd w:val="0"/>
              <w:snapToGrid w:val="0"/>
              <w:spacing w:after="163" w:afterLines="50" w:line="360" w:lineRule="auto"/>
              <w:ind w:firstLine="420" w:firstLineChars="200"/>
              <w:rPr>
                <w:rFonts w:ascii="宋体" w:hAnsi="宋体" w:cs="宋体"/>
                <w:kern w:val="0"/>
              </w:rPr>
            </w:pPr>
          </w:p>
        </w:tc>
        <w:tc>
          <w:tcPr>
            <w:tcW w:w="709" w:type="dxa"/>
            <w:tcBorders>
              <w:top w:val="single" w:color="auto" w:sz="6" w:space="0"/>
              <w:left w:val="single" w:color="auto" w:sz="6" w:space="0"/>
              <w:bottom w:val="single" w:color="auto" w:sz="6" w:space="0"/>
              <w:right w:val="single" w:color="auto" w:sz="12" w:space="0"/>
            </w:tcBorders>
            <w:shd w:val="clear" w:color="auto" w:fill="auto"/>
            <w:vAlign w:val="center"/>
          </w:tcPr>
          <w:p w14:paraId="380E9336">
            <w:pPr>
              <w:widowControl/>
              <w:adjustRightInd w:val="0"/>
              <w:snapToGrid w:val="0"/>
              <w:spacing w:after="163" w:afterLines="50" w:line="360" w:lineRule="auto"/>
              <w:ind w:firstLine="420" w:firstLineChars="200"/>
              <w:rPr>
                <w:rFonts w:ascii="宋体" w:hAnsi="宋体" w:cs="宋体"/>
                <w:kern w:val="0"/>
              </w:rPr>
            </w:pPr>
          </w:p>
        </w:tc>
      </w:tr>
      <w:tr w14:paraId="4A4803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552" w:type="dxa"/>
            <w:tcBorders>
              <w:top w:val="single" w:color="auto" w:sz="6" w:space="0"/>
              <w:left w:val="single" w:color="auto" w:sz="12" w:space="0"/>
              <w:bottom w:val="single" w:color="auto" w:sz="6" w:space="0"/>
              <w:right w:val="single" w:color="auto" w:sz="6" w:space="0"/>
            </w:tcBorders>
            <w:shd w:val="clear" w:color="auto" w:fill="auto"/>
            <w:vAlign w:val="center"/>
          </w:tcPr>
          <w:p w14:paraId="463EA9CA">
            <w:pPr>
              <w:widowControl/>
              <w:adjustRightInd w:val="0"/>
              <w:snapToGrid w:val="0"/>
              <w:spacing w:after="163" w:afterLines="50" w:line="360" w:lineRule="auto"/>
              <w:ind w:firstLine="420" w:firstLineChars="200"/>
              <w:rPr>
                <w:rFonts w:ascii="宋体" w:hAnsi="宋体" w:cs="宋体"/>
                <w:kern w:val="0"/>
              </w:rPr>
            </w:pPr>
          </w:p>
        </w:tc>
        <w:tc>
          <w:tcPr>
            <w:tcW w:w="1165" w:type="dxa"/>
            <w:tcBorders>
              <w:top w:val="single" w:color="auto" w:sz="6" w:space="0"/>
              <w:left w:val="single" w:color="auto" w:sz="6" w:space="0"/>
              <w:bottom w:val="single" w:color="auto" w:sz="6" w:space="0"/>
              <w:right w:val="single" w:color="auto" w:sz="6" w:space="0"/>
            </w:tcBorders>
            <w:shd w:val="clear" w:color="auto" w:fill="auto"/>
            <w:vAlign w:val="center"/>
          </w:tcPr>
          <w:p w14:paraId="6102E300">
            <w:pPr>
              <w:widowControl/>
              <w:adjustRightInd w:val="0"/>
              <w:snapToGrid w:val="0"/>
              <w:spacing w:after="163" w:afterLines="50" w:line="360" w:lineRule="auto"/>
              <w:ind w:firstLine="420" w:firstLineChars="200"/>
              <w:rPr>
                <w:rFonts w:ascii="宋体" w:hAnsi="宋体" w:cs="宋体"/>
                <w:kern w:val="0"/>
              </w:rPr>
            </w:pPr>
          </w:p>
        </w:tc>
        <w:tc>
          <w:tcPr>
            <w:tcW w:w="1126" w:type="dxa"/>
            <w:tcBorders>
              <w:top w:val="single" w:color="auto" w:sz="6" w:space="0"/>
              <w:left w:val="single" w:color="auto" w:sz="6" w:space="0"/>
              <w:bottom w:val="single" w:color="auto" w:sz="6" w:space="0"/>
              <w:right w:val="single" w:color="auto" w:sz="6" w:space="0"/>
            </w:tcBorders>
            <w:shd w:val="clear" w:color="auto" w:fill="auto"/>
            <w:vAlign w:val="center"/>
          </w:tcPr>
          <w:p w14:paraId="45AABEE9">
            <w:pPr>
              <w:widowControl/>
              <w:adjustRightInd w:val="0"/>
              <w:snapToGrid w:val="0"/>
              <w:spacing w:after="163" w:afterLines="50" w:line="360" w:lineRule="auto"/>
              <w:ind w:firstLine="420" w:firstLineChars="200"/>
              <w:rPr>
                <w:rFonts w:ascii="宋体" w:hAnsi="宋体" w:cs="宋体"/>
                <w:kern w:val="0"/>
              </w:rPr>
            </w:pPr>
          </w:p>
        </w:tc>
        <w:tc>
          <w:tcPr>
            <w:tcW w:w="567" w:type="dxa"/>
            <w:tcBorders>
              <w:top w:val="single" w:color="auto" w:sz="6" w:space="0"/>
              <w:left w:val="single" w:color="auto" w:sz="6" w:space="0"/>
              <w:bottom w:val="single" w:color="auto" w:sz="6" w:space="0"/>
              <w:right w:val="single" w:color="auto" w:sz="6" w:space="0"/>
            </w:tcBorders>
            <w:shd w:val="clear" w:color="auto" w:fill="auto"/>
            <w:vAlign w:val="center"/>
          </w:tcPr>
          <w:p w14:paraId="46A0CB10">
            <w:pPr>
              <w:widowControl/>
              <w:adjustRightInd w:val="0"/>
              <w:snapToGrid w:val="0"/>
              <w:spacing w:after="163" w:afterLines="50" w:line="360" w:lineRule="auto"/>
              <w:ind w:firstLine="420" w:firstLineChars="200"/>
              <w:rPr>
                <w:rFonts w:ascii="宋体" w:hAnsi="宋体" w:cs="宋体"/>
                <w:kern w:val="0"/>
              </w:rPr>
            </w:pPr>
          </w:p>
        </w:tc>
        <w:tc>
          <w:tcPr>
            <w:tcW w:w="686" w:type="dxa"/>
            <w:tcBorders>
              <w:top w:val="single" w:color="auto" w:sz="6" w:space="0"/>
              <w:left w:val="single" w:color="auto" w:sz="6" w:space="0"/>
              <w:bottom w:val="single" w:color="auto" w:sz="6" w:space="0"/>
              <w:right w:val="single" w:color="auto" w:sz="6" w:space="0"/>
            </w:tcBorders>
            <w:shd w:val="clear" w:color="auto" w:fill="auto"/>
            <w:vAlign w:val="center"/>
          </w:tcPr>
          <w:p w14:paraId="029F4620">
            <w:pPr>
              <w:widowControl/>
              <w:adjustRightInd w:val="0"/>
              <w:snapToGrid w:val="0"/>
              <w:spacing w:after="163" w:afterLines="50" w:line="360" w:lineRule="auto"/>
              <w:ind w:firstLine="420" w:firstLineChars="200"/>
              <w:rPr>
                <w:rFonts w:ascii="宋体" w:hAnsi="宋体" w:cs="宋体"/>
                <w:kern w:val="0"/>
              </w:rPr>
            </w:pPr>
          </w:p>
        </w:tc>
        <w:tc>
          <w:tcPr>
            <w:tcW w:w="992" w:type="dxa"/>
            <w:tcBorders>
              <w:top w:val="single" w:color="auto" w:sz="6" w:space="0"/>
              <w:left w:val="single" w:color="auto" w:sz="6" w:space="0"/>
              <w:bottom w:val="single" w:color="auto" w:sz="6" w:space="0"/>
              <w:right w:val="single" w:color="auto" w:sz="6" w:space="0"/>
            </w:tcBorders>
            <w:shd w:val="clear" w:color="auto" w:fill="auto"/>
          </w:tcPr>
          <w:p w14:paraId="4F342CA0">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705EDA2D">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1D33EB5B">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2B86356E">
            <w:pPr>
              <w:widowControl/>
              <w:adjustRightInd w:val="0"/>
              <w:snapToGrid w:val="0"/>
              <w:spacing w:after="163" w:afterLines="50" w:line="360" w:lineRule="auto"/>
              <w:ind w:firstLine="420" w:firstLineChars="200"/>
              <w:rPr>
                <w:rFonts w:ascii="宋体" w:hAnsi="宋体" w:cs="宋体"/>
                <w:kern w:val="0"/>
              </w:rPr>
            </w:pPr>
          </w:p>
        </w:tc>
        <w:tc>
          <w:tcPr>
            <w:tcW w:w="709" w:type="dxa"/>
            <w:tcBorders>
              <w:top w:val="single" w:color="auto" w:sz="6" w:space="0"/>
              <w:left w:val="single" w:color="auto" w:sz="6" w:space="0"/>
              <w:bottom w:val="single" w:color="auto" w:sz="6" w:space="0"/>
              <w:right w:val="single" w:color="auto" w:sz="12" w:space="0"/>
            </w:tcBorders>
            <w:shd w:val="clear" w:color="auto" w:fill="auto"/>
            <w:vAlign w:val="center"/>
          </w:tcPr>
          <w:p w14:paraId="666BBDC4">
            <w:pPr>
              <w:widowControl/>
              <w:adjustRightInd w:val="0"/>
              <w:snapToGrid w:val="0"/>
              <w:spacing w:after="163" w:afterLines="50" w:line="360" w:lineRule="auto"/>
              <w:ind w:firstLine="420" w:firstLineChars="200"/>
              <w:rPr>
                <w:rFonts w:ascii="宋体" w:hAnsi="宋体" w:cs="宋体"/>
                <w:kern w:val="0"/>
              </w:rPr>
            </w:pPr>
          </w:p>
        </w:tc>
      </w:tr>
      <w:tr w14:paraId="1337CA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552" w:type="dxa"/>
            <w:tcBorders>
              <w:top w:val="single" w:color="auto" w:sz="6" w:space="0"/>
              <w:left w:val="single" w:color="auto" w:sz="12" w:space="0"/>
              <w:bottom w:val="single" w:color="auto" w:sz="6" w:space="0"/>
              <w:right w:val="single" w:color="auto" w:sz="6" w:space="0"/>
            </w:tcBorders>
            <w:shd w:val="clear" w:color="auto" w:fill="auto"/>
            <w:vAlign w:val="center"/>
          </w:tcPr>
          <w:p w14:paraId="0557E0BD">
            <w:pPr>
              <w:widowControl/>
              <w:adjustRightInd w:val="0"/>
              <w:snapToGrid w:val="0"/>
              <w:spacing w:after="163" w:afterLines="50" w:line="360" w:lineRule="auto"/>
              <w:ind w:firstLine="420" w:firstLineChars="200"/>
              <w:rPr>
                <w:rFonts w:ascii="宋体" w:hAnsi="宋体" w:cs="宋体"/>
                <w:kern w:val="0"/>
              </w:rPr>
            </w:pPr>
          </w:p>
        </w:tc>
        <w:tc>
          <w:tcPr>
            <w:tcW w:w="1165" w:type="dxa"/>
            <w:tcBorders>
              <w:top w:val="single" w:color="auto" w:sz="6" w:space="0"/>
              <w:left w:val="single" w:color="auto" w:sz="6" w:space="0"/>
              <w:bottom w:val="single" w:color="auto" w:sz="6" w:space="0"/>
              <w:right w:val="single" w:color="auto" w:sz="6" w:space="0"/>
            </w:tcBorders>
            <w:shd w:val="clear" w:color="auto" w:fill="auto"/>
            <w:vAlign w:val="center"/>
          </w:tcPr>
          <w:p w14:paraId="08E0AFCA">
            <w:pPr>
              <w:widowControl/>
              <w:adjustRightInd w:val="0"/>
              <w:snapToGrid w:val="0"/>
              <w:spacing w:after="163" w:afterLines="50" w:line="360" w:lineRule="auto"/>
              <w:ind w:firstLine="420" w:firstLineChars="200"/>
              <w:rPr>
                <w:rFonts w:ascii="宋体" w:hAnsi="宋体" w:cs="宋体"/>
                <w:kern w:val="0"/>
              </w:rPr>
            </w:pPr>
          </w:p>
        </w:tc>
        <w:tc>
          <w:tcPr>
            <w:tcW w:w="1126" w:type="dxa"/>
            <w:tcBorders>
              <w:top w:val="single" w:color="auto" w:sz="6" w:space="0"/>
              <w:left w:val="single" w:color="auto" w:sz="6" w:space="0"/>
              <w:bottom w:val="single" w:color="auto" w:sz="6" w:space="0"/>
              <w:right w:val="single" w:color="auto" w:sz="6" w:space="0"/>
            </w:tcBorders>
            <w:shd w:val="clear" w:color="auto" w:fill="auto"/>
            <w:vAlign w:val="center"/>
          </w:tcPr>
          <w:p w14:paraId="4BD0C261">
            <w:pPr>
              <w:widowControl/>
              <w:adjustRightInd w:val="0"/>
              <w:snapToGrid w:val="0"/>
              <w:spacing w:after="163" w:afterLines="50" w:line="360" w:lineRule="auto"/>
              <w:ind w:firstLine="420" w:firstLineChars="200"/>
              <w:rPr>
                <w:rFonts w:ascii="宋体" w:hAnsi="宋体" w:cs="宋体"/>
                <w:kern w:val="0"/>
              </w:rPr>
            </w:pPr>
          </w:p>
        </w:tc>
        <w:tc>
          <w:tcPr>
            <w:tcW w:w="567" w:type="dxa"/>
            <w:tcBorders>
              <w:top w:val="single" w:color="auto" w:sz="6" w:space="0"/>
              <w:left w:val="single" w:color="auto" w:sz="6" w:space="0"/>
              <w:bottom w:val="single" w:color="auto" w:sz="6" w:space="0"/>
              <w:right w:val="single" w:color="auto" w:sz="6" w:space="0"/>
            </w:tcBorders>
            <w:shd w:val="clear" w:color="auto" w:fill="auto"/>
            <w:vAlign w:val="center"/>
          </w:tcPr>
          <w:p w14:paraId="1D864976">
            <w:pPr>
              <w:widowControl/>
              <w:adjustRightInd w:val="0"/>
              <w:snapToGrid w:val="0"/>
              <w:spacing w:after="163" w:afterLines="50" w:line="360" w:lineRule="auto"/>
              <w:ind w:firstLine="420" w:firstLineChars="200"/>
              <w:rPr>
                <w:rFonts w:ascii="宋体" w:hAnsi="宋体" w:cs="宋体"/>
                <w:kern w:val="0"/>
              </w:rPr>
            </w:pPr>
          </w:p>
        </w:tc>
        <w:tc>
          <w:tcPr>
            <w:tcW w:w="686" w:type="dxa"/>
            <w:tcBorders>
              <w:top w:val="single" w:color="auto" w:sz="6" w:space="0"/>
              <w:left w:val="single" w:color="auto" w:sz="6" w:space="0"/>
              <w:bottom w:val="single" w:color="auto" w:sz="6" w:space="0"/>
              <w:right w:val="single" w:color="auto" w:sz="6" w:space="0"/>
            </w:tcBorders>
            <w:shd w:val="clear" w:color="auto" w:fill="auto"/>
            <w:vAlign w:val="center"/>
          </w:tcPr>
          <w:p w14:paraId="23C9FACE">
            <w:pPr>
              <w:widowControl/>
              <w:adjustRightInd w:val="0"/>
              <w:snapToGrid w:val="0"/>
              <w:spacing w:after="163" w:afterLines="50" w:line="360" w:lineRule="auto"/>
              <w:ind w:firstLine="420" w:firstLineChars="200"/>
              <w:rPr>
                <w:rFonts w:ascii="宋体" w:hAnsi="宋体" w:cs="宋体"/>
                <w:kern w:val="0"/>
              </w:rPr>
            </w:pPr>
          </w:p>
        </w:tc>
        <w:tc>
          <w:tcPr>
            <w:tcW w:w="992" w:type="dxa"/>
            <w:tcBorders>
              <w:top w:val="single" w:color="auto" w:sz="6" w:space="0"/>
              <w:left w:val="single" w:color="auto" w:sz="6" w:space="0"/>
              <w:bottom w:val="single" w:color="auto" w:sz="6" w:space="0"/>
              <w:right w:val="single" w:color="auto" w:sz="6" w:space="0"/>
            </w:tcBorders>
            <w:shd w:val="clear" w:color="auto" w:fill="auto"/>
          </w:tcPr>
          <w:p w14:paraId="73DC39E1">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5D35AF7D">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2BBC6539">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1E83F2D8">
            <w:pPr>
              <w:widowControl/>
              <w:adjustRightInd w:val="0"/>
              <w:snapToGrid w:val="0"/>
              <w:spacing w:after="163" w:afterLines="50" w:line="360" w:lineRule="auto"/>
              <w:ind w:firstLine="420" w:firstLineChars="200"/>
              <w:rPr>
                <w:rFonts w:ascii="宋体" w:hAnsi="宋体" w:cs="宋体"/>
                <w:kern w:val="0"/>
              </w:rPr>
            </w:pPr>
          </w:p>
        </w:tc>
        <w:tc>
          <w:tcPr>
            <w:tcW w:w="709" w:type="dxa"/>
            <w:tcBorders>
              <w:top w:val="single" w:color="auto" w:sz="6" w:space="0"/>
              <w:left w:val="single" w:color="auto" w:sz="6" w:space="0"/>
              <w:bottom w:val="single" w:color="auto" w:sz="6" w:space="0"/>
              <w:right w:val="single" w:color="auto" w:sz="12" w:space="0"/>
            </w:tcBorders>
            <w:shd w:val="clear" w:color="auto" w:fill="auto"/>
            <w:vAlign w:val="center"/>
          </w:tcPr>
          <w:p w14:paraId="290725B0">
            <w:pPr>
              <w:widowControl/>
              <w:adjustRightInd w:val="0"/>
              <w:snapToGrid w:val="0"/>
              <w:spacing w:after="163" w:afterLines="50" w:line="360" w:lineRule="auto"/>
              <w:ind w:firstLine="420" w:firstLineChars="200"/>
              <w:rPr>
                <w:rFonts w:ascii="宋体" w:hAnsi="宋体" w:cs="宋体"/>
                <w:kern w:val="0"/>
              </w:rPr>
            </w:pPr>
          </w:p>
        </w:tc>
      </w:tr>
      <w:tr w14:paraId="1453C5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552" w:type="dxa"/>
            <w:tcBorders>
              <w:top w:val="single" w:color="auto" w:sz="6" w:space="0"/>
              <w:left w:val="single" w:color="auto" w:sz="12" w:space="0"/>
              <w:bottom w:val="single" w:color="auto" w:sz="6" w:space="0"/>
              <w:right w:val="single" w:color="auto" w:sz="6" w:space="0"/>
            </w:tcBorders>
            <w:shd w:val="clear" w:color="auto" w:fill="auto"/>
            <w:vAlign w:val="center"/>
          </w:tcPr>
          <w:p w14:paraId="0A7583CA">
            <w:pPr>
              <w:widowControl/>
              <w:adjustRightInd w:val="0"/>
              <w:snapToGrid w:val="0"/>
              <w:spacing w:after="163" w:afterLines="50" w:line="360" w:lineRule="auto"/>
              <w:ind w:firstLine="420" w:firstLineChars="200"/>
              <w:rPr>
                <w:rFonts w:ascii="宋体" w:hAnsi="宋体" w:cs="宋体"/>
                <w:kern w:val="0"/>
              </w:rPr>
            </w:pPr>
          </w:p>
        </w:tc>
        <w:tc>
          <w:tcPr>
            <w:tcW w:w="1165" w:type="dxa"/>
            <w:tcBorders>
              <w:top w:val="single" w:color="auto" w:sz="6" w:space="0"/>
              <w:left w:val="single" w:color="auto" w:sz="6" w:space="0"/>
              <w:bottom w:val="single" w:color="auto" w:sz="6" w:space="0"/>
              <w:right w:val="single" w:color="auto" w:sz="6" w:space="0"/>
            </w:tcBorders>
            <w:shd w:val="clear" w:color="auto" w:fill="auto"/>
            <w:vAlign w:val="center"/>
          </w:tcPr>
          <w:p w14:paraId="24C9ED42">
            <w:pPr>
              <w:widowControl/>
              <w:adjustRightInd w:val="0"/>
              <w:snapToGrid w:val="0"/>
              <w:spacing w:after="163" w:afterLines="50" w:line="360" w:lineRule="auto"/>
              <w:ind w:firstLine="420" w:firstLineChars="200"/>
              <w:rPr>
                <w:rFonts w:ascii="宋体" w:hAnsi="宋体" w:cs="宋体"/>
                <w:kern w:val="0"/>
              </w:rPr>
            </w:pPr>
          </w:p>
        </w:tc>
        <w:tc>
          <w:tcPr>
            <w:tcW w:w="1126" w:type="dxa"/>
            <w:tcBorders>
              <w:top w:val="single" w:color="auto" w:sz="6" w:space="0"/>
              <w:left w:val="single" w:color="auto" w:sz="6" w:space="0"/>
              <w:bottom w:val="single" w:color="auto" w:sz="6" w:space="0"/>
              <w:right w:val="single" w:color="auto" w:sz="6" w:space="0"/>
            </w:tcBorders>
            <w:shd w:val="clear" w:color="auto" w:fill="auto"/>
            <w:vAlign w:val="center"/>
          </w:tcPr>
          <w:p w14:paraId="6F7AECE3">
            <w:pPr>
              <w:widowControl/>
              <w:adjustRightInd w:val="0"/>
              <w:snapToGrid w:val="0"/>
              <w:spacing w:after="163" w:afterLines="50" w:line="360" w:lineRule="auto"/>
              <w:ind w:firstLine="420" w:firstLineChars="200"/>
              <w:rPr>
                <w:rFonts w:ascii="宋体" w:hAnsi="宋体" w:cs="宋体"/>
                <w:kern w:val="0"/>
              </w:rPr>
            </w:pPr>
          </w:p>
        </w:tc>
        <w:tc>
          <w:tcPr>
            <w:tcW w:w="567" w:type="dxa"/>
            <w:tcBorders>
              <w:top w:val="single" w:color="auto" w:sz="6" w:space="0"/>
              <w:left w:val="single" w:color="auto" w:sz="6" w:space="0"/>
              <w:bottom w:val="single" w:color="auto" w:sz="6" w:space="0"/>
              <w:right w:val="single" w:color="auto" w:sz="6" w:space="0"/>
            </w:tcBorders>
            <w:shd w:val="clear" w:color="auto" w:fill="auto"/>
            <w:vAlign w:val="center"/>
          </w:tcPr>
          <w:p w14:paraId="6A69EE0E">
            <w:pPr>
              <w:widowControl/>
              <w:adjustRightInd w:val="0"/>
              <w:snapToGrid w:val="0"/>
              <w:spacing w:after="163" w:afterLines="50" w:line="360" w:lineRule="auto"/>
              <w:ind w:firstLine="420" w:firstLineChars="200"/>
              <w:rPr>
                <w:rFonts w:ascii="宋体" w:hAnsi="宋体" w:cs="宋体"/>
                <w:kern w:val="0"/>
              </w:rPr>
            </w:pPr>
          </w:p>
        </w:tc>
        <w:tc>
          <w:tcPr>
            <w:tcW w:w="686" w:type="dxa"/>
            <w:tcBorders>
              <w:top w:val="single" w:color="auto" w:sz="6" w:space="0"/>
              <w:left w:val="single" w:color="auto" w:sz="6" w:space="0"/>
              <w:bottom w:val="single" w:color="auto" w:sz="6" w:space="0"/>
              <w:right w:val="single" w:color="auto" w:sz="6" w:space="0"/>
            </w:tcBorders>
            <w:shd w:val="clear" w:color="auto" w:fill="auto"/>
            <w:vAlign w:val="center"/>
          </w:tcPr>
          <w:p w14:paraId="03299005">
            <w:pPr>
              <w:widowControl/>
              <w:adjustRightInd w:val="0"/>
              <w:snapToGrid w:val="0"/>
              <w:spacing w:after="163" w:afterLines="50" w:line="360" w:lineRule="auto"/>
              <w:ind w:firstLine="420" w:firstLineChars="200"/>
              <w:rPr>
                <w:rFonts w:ascii="宋体" w:hAnsi="宋体" w:cs="宋体"/>
                <w:kern w:val="0"/>
              </w:rPr>
            </w:pPr>
          </w:p>
        </w:tc>
        <w:tc>
          <w:tcPr>
            <w:tcW w:w="992" w:type="dxa"/>
            <w:tcBorders>
              <w:top w:val="single" w:color="auto" w:sz="6" w:space="0"/>
              <w:left w:val="single" w:color="auto" w:sz="6" w:space="0"/>
              <w:bottom w:val="single" w:color="auto" w:sz="6" w:space="0"/>
              <w:right w:val="single" w:color="auto" w:sz="6" w:space="0"/>
            </w:tcBorders>
            <w:shd w:val="clear" w:color="auto" w:fill="auto"/>
          </w:tcPr>
          <w:p w14:paraId="5C401298">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61FE5C48">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2F7BE464">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6" w:space="0"/>
              <w:right w:val="single" w:color="auto" w:sz="6" w:space="0"/>
            </w:tcBorders>
            <w:shd w:val="clear" w:color="auto" w:fill="auto"/>
            <w:vAlign w:val="center"/>
          </w:tcPr>
          <w:p w14:paraId="25DD76DD">
            <w:pPr>
              <w:widowControl/>
              <w:adjustRightInd w:val="0"/>
              <w:snapToGrid w:val="0"/>
              <w:spacing w:after="163" w:afterLines="50" w:line="360" w:lineRule="auto"/>
              <w:ind w:firstLine="420" w:firstLineChars="200"/>
              <w:rPr>
                <w:rFonts w:ascii="宋体" w:hAnsi="宋体" w:cs="宋体"/>
                <w:kern w:val="0"/>
              </w:rPr>
            </w:pPr>
          </w:p>
        </w:tc>
        <w:tc>
          <w:tcPr>
            <w:tcW w:w="709" w:type="dxa"/>
            <w:tcBorders>
              <w:top w:val="single" w:color="auto" w:sz="6" w:space="0"/>
              <w:left w:val="single" w:color="auto" w:sz="6" w:space="0"/>
              <w:bottom w:val="single" w:color="auto" w:sz="6" w:space="0"/>
              <w:right w:val="single" w:color="auto" w:sz="12" w:space="0"/>
            </w:tcBorders>
            <w:shd w:val="clear" w:color="auto" w:fill="auto"/>
            <w:vAlign w:val="center"/>
          </w:tcPr>
          <w:p w14:paraId="5649C069">
            <w:pPr>
              <w:widowControl/>
              <w:adjustRightInd w:val="0"/>
              <w:snapToGrid w:val="0"/>
              <w:spacing w:after="163" w:afterLines="50" w:line="360" w:lineRule="auto"/>
              <w:ind w:firstLine="420" w:firstLineChars="200"/>
              <w:rPr>
                <w:rFonts w:ascii="宋体" w:hAnsi="宋体" w:cs="宋体"/>
                <w:kern w:val="0"/>
              </w:rPr>
            </w:pPr>
          </w:p>
        </w:tc>
      </w:tr>
      <w:tr w14:paraId="440F99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552" w:type="dxa"/>
            <w:tcBorders>
              <w:top w:val="single" w:color="auto" w:sz="6" w:space="0"/>
              <w:left w:val="single" w:color="auto" w:sz="12" w:space="0"/>
              <w:bottom w:val="single" w:color="auto" w:sz="12" w:space="0"/>
              <w:right w:val="single" w:color="auto" w:sz="6" w:space="0"/>
            </w:tcBorders>
            <w:shd w:val="clear" w:color="auto" w:fill="auto"/>
            <w:vAlign w:val="center"/>
          </w:tcPr>
          <w:p w14:paraId="395BB2A3">
            <w:pPr>
              <w:widowControl/>
              <w:adjustRightInd w:val="0"/>
              <w:snapToGrid w:val="0"/>
              <w:spacing w:after="163" w:afterLines="50" w:line="360" w:lineRule="auto"/>
              <w:ind w:firstLine="420" w:firstLineChars="200"/>
              <w:rPr>
                <w:rFonts w:ascii="宋体" w:hAnsi="宋体" w:cs="宋体"/>
                <w:kern w:val="0"/>
              </w:rPr>
            </w:pPr>
          </w:p>
        </w:tc>
        <w:tc>
          <w:tcPr>
            <w:tcW w:w="1165" w:type="dxa"/>
            <w:tcBorders>
              <w:top w:val="single" w:color="auto" w:sz="6" w:space="0"/>
              <w:left w:val="single" w:color="auto" w:sz="6" w:space="0"/>
              <w:bottom w:val="single" w:color="auto" w:sz="12" w:space="0"/>
              <w:right w:val="single" w:color="auto" w:sz="6" w:space="0"/>
            </w:tcBorders>
            <w:shd w:val="clear" w:color="auto" w:fill="auto"/>
            <w:vAlign w:val="center"/>
          </w:tcPr>
          <w:p w14:paraId="10DC50AD">
            <w:pPr>
              <w:widowControl/>
              <w:adjustRightInd w:val="0"/>
              <w:snapToGrid w:val="0"/>
              <w:spacing w:after="163" w:afterLines="50" w:line="360" w:lineRule="auto"/>
              <w:ind w:firstLine="420" w:firstLineChars="200"/>
              <w:rPr>
                <w:rFonts w:ascii="宋体" w:hAnsi="宋体" w:cs="宋体"/>
                <w:kern w:val="0"/>
              </w:rPr>
            </w:pPr>
          </w:p>
        </w:tc>
        <w:tc>
          <w:tcPr>
            <w:tcW w:w="1126" w:type="dxa"/>
            <w:tcBorders>
              <w:top w:val="single" w:color="auto" w:sz="6" w:space="0"/>
              <w:left w:val="single" w:color="auto" w:sz="6" w:space="0"/>
              <w:bottom w:val="single" w:color="auto" w:sz="12" w:space="0"/>
              <w:right w:val="single" w:color="auto" w:sz="6" w:space="0"/>
            </w:tcBorders>
            <w:shd w:val="clear" w:color="auto" w:fill="auto"/>
            <w:vAlign w:val="center"/>
          </w:tcPr>
          <w:p w14:paraId="5FC29B24">
            <w:pPr>
              <w:widowControl/>
              <w:adjustRightInd w:val="0"/>
              <w:snapToGrid w:val="0"/>
              <w:spacing w:after="163" w:afterLines="50" w:line="360" w:lineRule="auto"/>
              <w:ind w:firstLine="420" w:firstLineChars="200"/>
              <w:rPr>
                <w:rFonts w:ascii="宋体" w:hAnsi="宋体" w:cs="宋体"/>
                <w:kern w:val="0"/>
              </w:rPr>
            </w:pPr>
          </w:p>
        </w:tc>
        <w:tc>
          <w:tcPr>
            <w:tcW w:w="567" w:type="dxa"/>
            <w:tcBorders>
              <w:top w:val="single" w:color="auto" w:sz="6" w:space="0"/>
              <w:left w:val="single" w:color="auto" w:sz="6" w:space="0"/>
              <w:bottom w:val="single" w:color="auto" w:sz="12" w:space="0"/>
              <w:right w:val="single" w:color="auto" w:sz="6" w:space="0"/>
            </w:tcBorders>
            <w:shd w:val="clear" w:color="auto" w:fill="auto"/>
            <w:vAlign w:val="center"/>
          </w:tcPr>
          <w:p w14:paraId="2BCD2A22">
            <w:pPr>
              <w:widowControl/>
              <w:adjustRightInd w:val="0"/>
              <w:snapToGrid w:val="0"/>
              <w:spacing w:after="163" w:afterLines="50" w:line="360" w:lineRule="auto"/>
              <w:ind w:firstLine="420" w:firstLineChars="200"/>
              <w:rPr>
                <w:rFonts w:ascii="宋体" w:hAnsi="宋体" w:cs="宋体"/>
                <w:kern w:val="0"/>
              </w:rPr>
            </w:pPr>
          </w:p>
        </w:tc>
        <w:tc>
          <w:tcPr>
            <w:tcW w:w="686" w:type="dxa"/>
            <w:tcBorders>
              <w:top w:val="single" w:color="auto" w:sz="6" w:space="0"/>
              <w:left w:val="single" w:color="auto" w:sz="6" w:space="0"/>
              <w:bottom w:val="single" w:color="auto" w:sz="12" w:space="0"/>
              <w:right w:val="single" w:color="auto" w:sz="6" w:space="0"/>
            </w:tcBorders>
            <w:shd w:val="clear" w:color="auto" w:fill="auto"/>
            <w:vAlign w:val="center"/>
          </w:tcPr>
          <w:p w14:paraId="7E528476">
            <w:pPr>
              <w:widowControl/>
              <w:adjustRightInd w:val="0"/>
              <w:snapToGrid w:val="0"/>
              <w:spacing w:after="163" w:afterLines="50" w:line="360" w:lineRule="auto"/>
              <w:ind w:firstLine="420" w:firstLineChars="200"/>
              <w:rPr>
                <w:rFonts w:ascii="宋体" w:hAnsi="宋体" w:cs="宋体"/>
                <w:kern w:val="0"/>
              </w:rPr>
            </w:pPr>
          </w:p>
        </w:tc>
        <w:tc>
          <w:tcPr>
            <w:tcW w:w="992" w:type="dxa"/>
            <w:tcBorders>
              <w:top w:val="single" w:color="auto" w:sz="6" w:space="0"/>
              <w:left w:val="single" w:color="auto" w:sz="6" w:space="0"/>
              <w:bottom w:val="single" w:color="auto" w:sz="12" w:space="0"/>
              <w:right w:val="single" w:color="auto" w:sz="6" w:space="0"/>
            </w:tcBorders>
            <w:shd w:val="clear" w:color="auto" w:fill="auto"/>
          </w:tcPr>
          <w:p w14:paraId="53B17AC7">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12" w:space="0"/>
              <w:right w:val="single" w:color="auto" w:sz="6" w:space="0"/>
            </w:tcBorders>
            <w:shd w:val="clear" w:color="auto" w:fill="auto"/>
            <w:vAlign w:val="center"/>
          </w:tcPr>
          <w:p w14:paraId="39AF183E">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12" w:space="0"/>
              <w:right w:val="single" w:color="auto" w:sz="6" w:space="0"/>
            </w:tcBorders>
            <w:shd w:val="clear" w:color="auto" w:fill="auto"/>
            <w:vAlign w:val="center"/>
          </w:tcPr>
          <w:p w14:paraId="06FB0AAA">
            <w:pPr>
              <w:widowControl/>
              <w:adjustRightInd w:val="0"/>
              <w:snapToGrid w:val="0"/>
              <w:spacing w:after="163" w:afterLines="50" w:line="360" w:lineRule="auto"/>
              <w:ind w:firstLine="420" w:firstLineChars="200"/>
              <w:rPr>
                <w:rFonts w:ascii="宋体" w:hAnsi="宋体" w:cs="宋体"/>
                <w:kern w:val="0"/>
              </w:rPr>
            </w:pPr>
          </w:p>
        </w:tc>
        <w:tc>
          <w:tcPr>
            <w:tcW w:w="1135" w:type="dxa"/>
            <w:tcBorders>
              <w:top w:val="single" w:color="auto" w:sz="6" w:space="0"/>
              <w:left w:val="single" w:color="auto" w:sz="6" w:space="0"/>
              <w:bottom w:val="single" w:color="auto" w:sz="12" w:space="0"/>
              <w:right w:val="single" w:color="auto" w:sz="6" w:space="0"/>
            </w:tcBorders>
            <w:shd w:val="clear" w:color="auto" w:fill="auto"/>
            <w:vAlign w:val="center"/>
          </w:tcPr>
          <w:p w14:paraId="640D50A8">
            <w:pPr>
              <w:widowControl/>
              <w:adjustRightInd w:val="0"/>
              <w:snapToGrid w:val="0"/>
              <w:spacing w:after="163" w:afterLines="50" w:line="360" w:lineRule="auto"/>
              <w:ind w:firstLine="420" w:firstLineChars="200"/>
              <w:rPr>
                <w:rFonts w:ascii="宋体" w:hAnsi="宋体" w:cs="宋体"/>
                <w:kern w:val="0"/>
              </w:rPr>
            </w:pPr>
          </w:p>
        </w:tc>
        <w:tc>
          <w:tcPr>
            <w:tcW w:w="709" w:type="dxa"/>
            <w:tcBorders>
              <w:top w:val="single" w:color="auto" w:sz="6" w:space="0"/>
              <w:left w:val="single" w:color="auto" w:sz="6" w:space="0"/>
              <w:bottom w:val="single" w:color="auto" w:sz="12" w:space="0"/>
              <w:right w:val="single" w:color="auto" w:sz="12" w:space="0"/>
            </w:tcBorders>
            <w:shd w:val="clear" w:color="auto" w:fill="auto"/>
            <w:vAlign w:val="center"/>
          </w:tcPr>
          <w:p w14:paraId="05A72198">
            <w:pPr>
              <w:widowControl/>
              <w:adjustRightInd w:val="0"/>
              <w:snapToGrid w:val="0"/>
              <w:spacing w:after="163" w:afterLines="50" w:line="360" w:lineRule="auto"/>
              <w:ind w:firstLine="420" w:firstLineChars="200"/>
              <w:rPr>
                <w:rFonts w:ascii="宋体" w:hAnsi="宋体" w:cs="宋体"/>
                <w:kern w:val="0"/>
              </w:rPr>
            </w:pPr>
          </w:p>
        </w:tc>
      </w:tr>
    </w:tbl>
    <w:p w14:paraId="091761E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 xml:space="preserve"> </w:t>
      </w:r>
    </w:p>
    <w:p w14:paraId="2F53488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szCs w:val="21"/>
          <w:lang w:bidi="ar"/>
        </w:rPr>
        <w:br w:type="page"/>
      </w:r>
    </w:p>
    <w:p w14:paraId="0E9FF37F">
      <w:pPr>
        <w:keepNext/>
        <w:keepLines/>
        <w:widowControl/>
        <w:wordWrap w:val="0"/>
        <w:topLinePunct/>
        <w:adjustRightInd w:val="0"/>
        <w:snapToGrid w:val="0"/>
        <w:spacing w:after="163" w:afterLines="50" w:line="360" w:lineRule="auto"/>
        <w:jc w:val="center"/>
        <w:outlineLvl w:val="1"/>
        <w:rPr>
          <w:rFonts w:ascii="宋体" w:hAnsi="宋体" w:cs="宋体"/>
          <w:b/>
          <w:kern w:val="0"/>
        </w:rPr>
      </w:pPr>
      <w:bookmarkStart w:id="1831" w:name="_Toc20171895"/>
      <w:bookmarkEnd w:id="1831"/>
      <w:bookmarkStart w:id="1832" w:name="_Toc4445"/>
      <w:bookmarkStart w:id="1833" w:name="_Toc8764"/>
      <w:r>
        <w:rPr>
          <w:rFonts w:hint="eastAsia" w:ascii="宋体" w:hAnsi="宋体" w:cs="宋体"/>
          <w:b/>
          <w:kern w:val="0"/>
          <w:szCs w:val="21"/>
          <w:lang w:bidi="ar"/>
        </w:rPr>
        <w:t>附件3  工程质量保修书</w:t>
      </w:r>
      <w:bookmarkEnd w:id="1832"/>
      <w:bookmarkEnd w:id="1833"/>
    </w:p>
    <w:p w14:paraId="48B6E9AB">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发包人和承包人根据《中华人民共和国建筑法》和《建设工程质量管理条例》，经协商一致就</w:t>
      </w:r>
      <w:r>
        <w:rPr>
          <w:rFonts w:hint="eastAsia" w:ascii="宋体" w:hAnsi="宋体" w:cs="宋体"/>
          <w:kern w:val="0"/>
          <w:szCs w:val="21"/>
          <w:u w:val="single"/>
          <w:lang w:bidi="ar"/>
        </w:rPr>
        <w:t xml:space="preserve">                 </w:t>
      </w:r>
      <w:r>
        <w:rPr>
          <w:rFonts w:hint="eastAsia" w:ascii="宋体" w:hAnsi="宋体" w:cs="宋体"/>
          <w:kern w:val="0"/>
          <w:szCs w:val="21"/>
          <w:lang w:bidi="ar"/>
        </w:rPr>
        <w:t>（工程全称）订立工程质量保修书。</w:t>
      </w:r>
    </w:p>
    <w:p w14:paraId="7328882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一、工程质量保修范围和内容</w:t>
      </w:r>
    </w:p>
    <w:p w14:paraId="0C3D7223">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承包人在质量保修期内，按照有关法律规定和合同约定，承担工程质量保修责任。</w:t>
      </w:r>
    </w:p>
    <w:p w14:paraId="29DB528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质量保修范围包括地基基础工程、主体结构工程，屋面防水工程、有防水要求的卫生间、房间和外墙面的防渗漏，供热与供冷系统，电气管线、给排水管道、设备安装和装修工程，以及双方约定的其他项目。具体保修的内容，双方约定如下：</w:t>
      </w:r>
      <w:r>
        <w:rPr>
          <w:rFonts w:hint="eastAsia" w:ascii="宋体" w:hAnsi="宋体" w:cs="宋体"/>
          <w:kern w:val="0"/>
          <w:szCs w:val="21"/>
          <w:u w:val="single"/>
          <w:lang w:val="en-US" w:eastAsia="zh-CN" w:bidi="ar"/>
        </w:rPr>
        <w:t>由承包人承建的项目均在质量保修范围内</w:t>
      </w:r>
      <w:r>
        <w:rPr>
          <w:rFonts w:hint="eastAsia" w:ascii="宋体" w:hAnsi="宋体" w:cs="宋体"/>
          <w:kern w:val="0"/>
          <w:szCs w:val="21"/>
          <w:lang w:bidi="ar"/>
        </w:rPr>
        <w:t>。</w:t>
      </w:r>
    </w:p>
    <w:p w14:paraId="4D4DE49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二、质量保修期</w:t>
      </w:r>
    </w:p>
    <w:p w14:paraId="2545E6E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根据《建设工程质量管理条例》及有关规定，工程的质量保修期如下：</w:t>
      </w:r>
    </w:p>
    <w:p w14:paraId="44C9086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1．地基基础工程和主体结构工程为设计文件规定的工程合理使用年限；</w:t>
      </w:r>
    </w:p>
    <w:p w14:paraId="1DCEDF6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2．屋面防水工程、有防水要求的卫生间、房间和外墙面的防渗为</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5</w:t>
      </w:r>
      <w:r>
        <w:rPr>
          <w:rFonts w:hint="eastAsia" w:ascii="宋体" w:hAnsi="宋体" w:cs="宋体"/>
          <w:kern w:val="0"/>
          <w:szCs w:val="21"/>
          <w:u w:val="single"/>
          <w:lang w:bidi="ar"/>
        </w:rPr>
        <w:t xml:space="preserve">   </w:t>
      </w:r>
      <w:r>
        <w:rPr>
          <w:rFonts w:hint="eastAsia" w:ascii="宋体" w:hAnsi="宋体" w:cs="宋体"/>
          <w:kern w:val="0"/>
          <w:szCs w:val="21"/>
          <w:lang w:bidi="ar"/>
        </w:rPr>
        <w:t>年；</w:t>
      </w:r>
    </w:p>
    <w:p w14:paraId="45DFA21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3．装修工程为</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2</w:t>
      </w:r>
      <w:r>
        <w:rPr>
          <w:rFonts w:hint="eastAsia" w:ascii="宋体" w:hAnsi="宋体" w:cs="宋体"/>
          <w:kern w:val="0"/>
          <w:szCs w:val="21"/>
          <w:u w:val="single"/>
          <w:lang w:bidi="ar"/>
        </w:rPr>
        <w:t xml:space="preserve">    </w:t>
      </w:r>
      <w:r>
        <w:rPr>
          <w:rFonts w:hint="eastAsia" w:ascii="宋体" w:hAnsi="宋体" w:cs="宋体"/>
          <w:kern w:val="0"/>
          <w:szCs w:val="21"/>
          <w:lang w:bidi="ar"/>
        </w:rPr>
        <w:t>年；</w:t>
      </w:r>
    </w:p>
    <w:p w14:paraId="7E4E431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4．电气管线、给排水管道、设备安装工程为</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2</w:t>
      </w:r>
      <w:r>
        <w:rPr>
          <w:rFonts w:hint="eastAsia" w:ascii="宋体" w:hAnsi="宋体" w:cs="宋体"/>
          <w:kern w:val="0"/>
          <w:szCs w:val="21"/>
          <w:u w:val="single"/>
          <w:lang w:bidi="ar"/>
        </w:rPr>
        <w:t xml:space="preserve">      </w:t>
      </w:r>
      <w:r>
        <w:rPr>
          <w:rFonts w:hint="eastAsia" w:ascii="宋体" w:hAnsi="宋体" w:cs="宋体"/>
          <w:kern w:val="0"/>
          <w:szCs w:val="21"/>
          <w:lang w:bidi="ar"/>
        </w:rPr>
        <w:t>年；</w:t>
      </w:r>
    </w:p>
    <w:p w14:paraId="729B1CD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5．供热与供冷系统为</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2</w:t>
      </w:r>
      <w:r>
        <w:rPr>
          <w:rFonts w:hint="eastAsia" w:ascii="宋体" w:hAnsi="宋体" w:cs="宋体"/>
          <w:kern w:val="0"/>
          <w:szCs w:val="21"/>
          <w:u w:val="single"/>
          <w:lang w:bidi="ar"/>
        </w:rPr>
        <w:t xml:space="preserve">    </w:t>
      </w:r>
      <w:r>
        <w:rPr>
          <w:rFonts w:hint="eastAsia" w:ascii="宋体" w:hAnsi="宋体" w:cs="宋体"/>
          <w:kern w:val="0"/>
          <w:szCs w:val="21"/>
          <w:lang w:bidi="ar"/>
        </w:rPr>
        <w:t>个采暖期、供冷期；</w:t>
      </w:r>
    </w:p>
    <w:p w14:paraId="0D2D7C34">
      <w:pPr>
        <w:widowControl/>
        <w:adjustRightInd w:val="0"/>
        <w:snapToGrid w:val="0"/>
        <w:spacing w:after="163" w:afterLines="50" w:line="360" w:lineRule="auto"/>
        <w:ind w:left="420" w:leftChars="200"/>
        <w:rPr>
          <w:rFonts w:ascii="宋体" w:hAnsi="宋体" w:cs="宋体"/>
          <w:kern w:val="0"/>
        </w:rPr>
      </w:pPr>
      <w:r>
        <w:rPr>
          <w:rFonts w:hint="eastAsia" w:ascii="宋体" w:hAnsi="宋体" w:cs="宋体"/>
          <w:kern w:val="0"/>
          <w:szCs w:val="21"/>
          <w:lang w:bidi="ar"/>
        </w:rPr>
        <w:t>6．住宅小区内的给排水设施、道路等配套工程为</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2</w:t>
      </w:r>
      <w:r>
        <w:rPr>
          <w:rFonts w:hint="eastAsia" w:ascii="宋体" w:hAnsi="宋体" w:cs="宋体"/>
          <w:kern w:val="0"/>
          <w:szCs w:val="21"/>
          <w:u w:val="single"/>
          <w:lang w:bidi="ar"/>
        </w:rPr>
        <w:t xml:space="preserve">    </w:t>
      </w:r>
      <w:r>
        <w:rPr>
          <w:rFonts w:hint="eastAsia" w:ascii="宋体" w:hAnsi="宋体" w:cs="宋体"/>
          <w:kern w:val="0"/>
          <w:szCs w:val="21"/>
          <w:lang w:bidi="ar"/>
        </w:rPr>
        <w:t>年；</w:t>
      </w:r>
    </w:p>
    <w:p w14:paraId="1F83B65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7．其他项目保修期限约定如下：</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w:t>
      </w:r>
      <w:r>
        <w:rPr>
          <w:rFonts w:hint="eastAsia" w:ascii="宋体" w:hAnsi="宋体" w:cs="宋体"/>
          <w:kern w:val="0"/>
          <w:szCs w:val="21"/>
          <w:u w:val="single"/>
          <w:lang w:bidi="ar"/>
        </w:rPr>
        <w:t xml:space="preserve">            </w:t>
      </w:r>
      <w:r>
        <w:rPr>
          <w:rFonts w:hint="eastAsia" w:ascii="宋体" w:hAnsi="宋体" w:cs="宋体"/>
          <w:kern w:val="0"/>
          <w:szCs w:val="21"/>
          <w:lang w:bidi="ar"/>
        </w:rPr>
        <w:t>。</w:t>
      </w:r>
    </w:p>
    <w:p w14:paraId="0968F2B1">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质量保修期自工程竣工验收合格之日起计算。</w:t>
      </w:r>
    </w:p>
    <w:p w14:paraId="3762179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三、缺陷责任期</w:t>
      </w:r>
    </w:p>
    <w:p w14:paraId="193F9472">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工程缺陷责任期为</w:t>
      </w:r>
      <w:r>
        <w:rPr>
          <w:rFonts w:hint="eastAsia" w:ascii="宋体" w:hAnsi="宋体" w:cs="宋体"/>
          <w:kern w:val="0"/>
          <w:szCs w:val="21"/>
          <w:u w:val="single"/>
          <w:lang w:bidi="ar"/>
        </w:rPr>
        <w:t xml:space="preserve">   </w:t>
      </w:r>
      <w:r>
        <w:rPr>
          <w:rFonts w:hint="eastAsia" w:ascii="宋体" w:hAnsi="宋体"/>
          <w:snapToGrid w:val="0"/>
          <w:color w:val="auto"/>
          <w:kern w:val="0"/>
          <w:szCs w:val="21"/>
          <w:highlight w:val="none"/>
          <w:u w:val="single"/>
        </w:rPr>
        <w:t>24</w:t>
      </w:r>
      <w:r>
        <w:rPr>
          <w:rFonts w:hint="eastAsia" w:ascii="宋体" w:hAnsi="宋体" w:cs="宋体"/>
          <w:kern w:val="0"/>
          <w:szCs w:val="21"/>
          <w:u w:val="single"/>
          <w:lang w:bidi="ar"/>
        </w:rPr>
        <w:t xml:space="preserve">   </w:t>
      </w:r>
      <w:r>
        <w:rPr>
          <w:rFonts w:hint="eastAsia" w:ascii="宋体" w:hAnsi="宋体" w:cs="宋体"/>
          <w:kern w:val="0"/>
          <w:szCs w:val="21"/>
          <w:lang w:bidi="ar"/>
        </w:rPr>
        <w:t>个月，缺陷责任期自工程通过竣工验收之日起计算。单位/区段工程先于全部工程进行验收，单位/区段工程缺陷责任期自单位/区段工程验收合格之日起算。</w:t>
      </w:r>
    </w:p>
    <w:p w14:paraId="1C42A81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缺陷责任期终止后，发包人应返还剩余的质量保证金。</w:t>
      </w:r>
    </w:p>
    <w:p w14:paraId="5389F13D">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四、质量保修责任</w:t>
      </w:r>
    </w:p>
    <w:p w14:paraId="2951DEDA">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1．属于保修范围、内容的项目，承包人应当在接到保修通知之日起7天内派人保修。承包人不在约定期限内派人保修的，发包人可以委托他人修理。</w:t>
      </w:r>
    </w:p>
    <w:p w14:paraId="4D389437">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2．发生紧急事故需抢修的，承包人在接到事故通知后，应当立即到达事故现场抢修。</w:t>
      </w:r>
    </w:p>
    <w:p w14:paraId="3BB73E0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3．对于涉及结构安全的质量问题，应当按照《建设工程质量管理条例》的规定，立即向当地建设行政主管部门和有关部门报告，采取安全防范措施，并由承包人承包人提出保修方案，承包人将设计业务分包的，应由原设计分包人或具有相应资质等级的设计人提出保修方案，承包人实施保修。</w:t>
      </w:r>
    </w:p>
    <w:p w14:paraId="1A5BEBE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4．质量保修完成后，由发包人组织验收。</w:t>
      </w:r>
    </w:p>
    <w:p w14:paraId="53A8B59C">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五、保修费用</w:t>
      </w:r>
    </w:p>
    <w:p w14:paraId="20C3EE6E">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保修费用由造成质量缺陷的责任方承担。</w:t>
      </w:r>
    </w:p>
    <w:p w14:paraId="123D7BCF">
      <w:pPr>
        <w:widowControl/>
        <w:adjustRightInd w:val="0"/>
        <w:snapToGrid w:val="0"/>
        <w:spacing w:after="163" w:afterLines="50" w:line="360" w:lineRule="auto"/>
        <w:ind w:firstLine="420" w:firstLineChars="200"/>
        <w:rPr>
          <w:rFonts w:ascii="宋体" w:hAnsi="宋体" w:cs="宋体"/>
          <w:kern w:val="0"/>
          <w:u w:val="single"/>
        </w:rPr>
      </w:pPr>
      <w:r>
        <w:rPr>
          <w:rFonts w:hint="eastAsia" w:ascii="宋体" w:hAnsi="宋体" w:cs="宋体"/>
          <w:kern w:val="0"/>
          <w:szCs w:val="21"/>
          <w:lang w:bidi="ar"/>
        </w:rPr>
        <w:t>六、双方约定的其他工程质量保修事项：</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w:t>
      </w:r>
      <w:r>
        <w:rPr>
          <w:rFonts w:hint="eastAsia" w:ascii="宋体" w:hAnsi="宋体" w:cs="宋体"/>
          <w:kern w:val="0"/>
          <w:szCs w:val="21"/>
          <w:u w:val="single"/>
          <w:lang w:bidi="ar"/>
        </w:rPr>
        <w:t xml:space="preserve">        </w:t>
      </w:r>
      <w:r>
        <w:rPr>
          <w:rFonts w:hint="eastAsia" w:ascii="宋体" w:hAnsi="宋体" w:cs="宋体"/>
          <w:kern w:val="0"/>
          <w:szCs w:val="21"/>
          <w:lang w:bidi="ar"/>
        </w:rPr>
        <w:t>。</w:t>
      </w:r>
    </w:p>
    <w:p w14:paraId="0255FC02">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工程质量保修书由发包人、承包人在工程竣工验收前共同签署，作为工程总承包合同附件，其有效期限至保修期满。</w:t>
      </w:r>
    </w:p>
    <w:p w14:paraId="1BF14FF5">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七、本文件生效</w:t>
      </w:r>
    </w:p>
    <w:p w14:paraId="35BFB033">
      <w:pPr>
        <w:widowControl/>
        <w:adjustRightInd w:val="0"/>
        <w:snapToGrid w:val="0"/>
        <w:spacing w:after="163" w:afterLines="50" w:line="360" w:lineRule="auto"/>
        <w:ind w:firstLine="420" w:firstLineChars="200"/>
        <w:rPr>
          <w:rFonts w:ascii="宋体" w:hAnsi="宋体" w:cs="宋体"/>
          <w:kern w:val="0"/>
          <w:szCs w:val="21"/>
          <w:lang w:bidi="ar"/>
        </w:rPr>
      </w:pPr>
      <w:r>
        <w:rPr>
          <w:rFonts w:hint="eastAsia" w:ascii="宋体" w:hAnsi="宋体" w:cs="宋体"/>
          <w:kern w:val="0"/>
          <w:szCs w:val="21"/>
          <w:lang w:bidi="ar"/>
        </w:rPr>
        <w:t>本工程质量保修书经发包人与承包人盖章后生效。</w:t>
      </w:r>
    </w:p>
    <w:p w14:paraId="4D629C70">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 xml:space="preserve"> </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7"/>
        <w:gridCol w:w="3228"/>
        <w:gridCol w:w="3228"/>
      </w:tblGrid>
      <w:tr w14:paraId="00FF7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6" w:hRule="atLeast"/>
        </w:trPr>
        <w:tc>
          <w:tcPr>
            <w:tcW w:w="3227" w:type="dxa"/>
          </w:tcPr>
          <w:p w14:paraId="16168781">
            <w:pPr>
              <w:widowControl/>
              <w:adjustRightInd w:val="0"/>
              <w:snapToGrid w:val="0"/>
              <w:spacing w:after="50" w:line="360" w:lineRule="auto"/>
              <w:jc w:val="left"/>
              <w:rPr>
                <w:rFonts w:hint="eastAsia" w:ascii="宋体" w:hAnsi="宋体" w:eastAsia="宋体" w:cs="宋体"/>
                <w:kern w:val="0"/>
                <w:lang w:eastAsia="zh-CN"/>
              </w:rPr>
            </w:pPr>
            <w:r>
              <w:rPr>
                <w:rFonts w:hint="eastAsia" w:ascii="宋体" w:hAnsi="宋体" w:cs="宋体"/>
                <w:kern w:val="0"/>
                <w:szCs w:val="21"/>
                <w:lang w:bidi="ar"/>
              </w:rPr>
              <w:t>发包人：（公章）重庆第二师范学院</w:t>
            </w:r>
            <w:r>
              <w:rPr>
                <w:rFonts w:hint="eastAsia" w:ascii="宋体" w:hAnsi="宋体" w:cs="宋体"/>
                <w:kern w:val="0"/>
                <w:szCs w:val="21"/>
                <w:lang w:eastAsia="zh-CN" w:bidi="ar"/>
              </w:rPr>
              <w:t>（甲方）</w:t>
            </w:r>
          </w:p>
          <w:p w14:paraId="19ECA1BB">
            <w:pPr>
              <w:widowControl/>
              <w:adjustRightInd w:val="0"/>
              <w:snapToGrid w:val="0"/>
              <w:spacing w:after="163" w:afterLines="50" w:line="360" w:lineRule="auto"/>
              <w:rPr>
                <w:rFonts w:hint="eastAsia" w:ascii="宋体" w:hAnsi="宋体" w:eastAsia="宋体" w:cs="宋体"/>
                <w:kern w:val="0"/>
                <w:vertAlign w:val="baseline"/>
                <w:lang w:eastAsia="zh-CN"/>
              </w:rPr>
            </w:pPr>
          </w:p>
        </w:tc>
        <w:tc>
          <w:tcPr>
            <w:tcW w:w="3228" w:type="dxa"/>
          </w:tcPr>
          <w:p w14:paraId="1C346F03">
            <w:pPr>
              <w:widowControl/>
              <w:adjustRightInd w:val="0"/>
              <w:snapToGrid w:val="0"/>
              <w:spacing w:after="50" w:line="360" w:lineRule="auto"/>
              <w:jc w:val="left"/>
              <w:rPr>
                <w:rFonts w:ascii="宋体" w:hAnsi="宋体" w:cs="宋体"/>
                <w:kern w:val="0"/>
              </w:rPr>
            </w:pPr>
            <w:r>
              <w:rPr>
                <w:rFonts w:hint="eastAsia" w:ascii="宋体" w:hAnsi="宋体" w:cs="宋体"/>
                <w:kern w:val="0"/>
                <w:szCs w:val="21"/>
                <w:lang w:bidi="ar"/>
              </w:rPr>
              <w:t>承包人：（公章）</w:t>
            </w:r>
            <w:r>
              <w:rPr>
                <w:rFonts w:hint="eastAsia" w:ascii="宋体" w:hAnsi="宋体" w:cs="宋体"/>
                <w:kern w:val="0"/>
                <w:szCs w:val="21"/>
                <w:lang w:val="en-US" w:eastAsia="zh-CN" w:bidi="ar"/>
              </w:rPr>
              <w:t>重庆建工第九建设有限公司（乙方）</w:t>
            </w:r>
          </w:p>
          <w:p w14:paraId="72E37929">
            <w:pPr>
              <w:widowControl/>
              <w:adjustRightInd w:val="0"/>
              <w:snapToGrid w:val="0"/>
              <w:spacing w:after="163" w:afterLines="50" w:line="360" w:lineRule="auto"/>
              <w:rPr>
                <w:rFonts w:ascii="宋体" w:hAnsi="宋体" w:cs="宋体"/>
                <w:kern w:val="0"/>
                <w:vertAlign w:val="baseline"/>
              </w:rPr>
            </w:pPr>
          </w:p>
        </w:tc>
        <w:tc>
          <w:tcPr>
            <w:tcW w:w="3228" w:type="dxa"/>
          </w:tcPr>
          <w:p w14:paraId="0B73CBF7">
            <w:pPr>
              <w:widowControl/>
              <w:adjustRightInd w:val="0"/>
              <w:snapToGrid w:val="0"/>
              <w:spacing w:after="50" w:line="360" w:lineRule="auto"/>
              <w:jc w:val="left"/>
              <w:rPr>
                <w:rFonts w:ascii="宋体" w:hAnsi="宋体" w:cs="宋体"/>
                <w:kern w:val="0"/>
              </w:rPr>
            </w:pPr>
            <w:r>
              <w:rPr>
                <w:rFonts w:hint="eastAsia" w:ascii="宋体" w:hAnsi="宋体" w:cs="宋体"/>
                <w:kern w:val="0"/>
                <w:szCs w:val="21"/>
                <w:lang w:bidi="ar"/>
              </w:rPr>
              <w:t>承包人：（公章）</w:t>
            </w:r>
            <w:r>
              <w:rPr>
                <w:rFonts w:hint="eastAsia" w:ascii="宋体" w:hAnsi="宋体" w:cs="宋体"/>
                <w:kern w:val="0"/>
                <w:szCs w:val="21"/>
                <w:lang w:val="en-US" w:eastAsia="zh-CN" w:bidi="ar"/>
              </w:rPr>
              <w:t>中交第二航务工程勘察设计院有限公司（丙方）</w:t>
            </w:r>
          </w:p>
          <w:p w14:paraId="58859A6E">
            <w:pPr>
              <w:widowControl/>
              <w:adjustRightInd w:val="0"/>
              <w:snapToGrid w:val="0"/>
              <w:spacing w:after="163" w:afterLines="50" w:line="360" w:lineRule="auto"/>
              <w:rPr>
                <w:rFonts w:ascii="宋体" w:hAnsi="宋体" w:cs="宋体"/>
                <w:kern w:val="0"/>
                <w:vertAlign w:val="baseline"/>
              </w:rPr>
            </w:pPr>
          </w:p>
        </w:tc>
      </w:tr>
      <w:tr w14:paraId="3C6D8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tcPr>
          <w:p w14:paraId="1D9D69B9">
            <w:pPr>
              <w:widowControl/>
              <w:adjustRightInd w:val="0"/>
              <w:snapToGrid w:val="0"/>
              <w:spacing w:after="163" w:afterLines="50" w:line="360" w:lineRule="auto"/>
              <w:rPr>
                <w:rFonts w:ascii="宋体" w:hAnsi="宋体" w:cs="宋体"/>
                <w:kern w:val="0"/>
                <w:vertAlign w:val="baseline"/>
              </w:rPr>
            </w:pPr>
            <w:r>
              <w:rPr>
                <w:rFonts w:hint="eastAsia" w:ascii="宋体" w:hAnsi="宋体" w:cs="宋体"/>
                <w:kern w:val="0"/>
                <w:szCs w:val="21"/>
                <w:lang w:bidi="ar"/>
              </w:rPr>
              <w:t>统一社会信用代码：</w:t>
            </w:r>
            <w:r>
              <w:rPr>
                <w:rFonts w:hint="eastAsia" w:ascii="宋体" w:hAnsi="宋体" w:cs="宋体"/>
                <w:kern w:val="0"/>
                <w:szCs w:val="21"/>
                <w:u w:val="single"/>
                <w:lang w:bidi="ar"/>
              </w:rPr>
              <w:t xml:space="preserve">  12500000450381728H  </w:t>
            </w:r>
          </w:p>
        </w:tc>
        <w:tc>
          <w:tcPr>
            <w:tcW w:w="3228" w:type="dxa"/>
          </w:tcPr>
          <w:p w14:paraId="35BBDED9">
            <w:pPr>
              <w:widowControl/>
              <w:adjustRightInd w:val="0"/>
              <w:snapToGrid w:val="0"/>
              <w:spacing w:after="50" w:line="360" w:lineRule="auto"/>
              <w:jc w:val="left"/>
              <w:rPr>
                <w:rFonts w:hint="default" w:ascii="宋体" w:hAnsi="宋体" w:eastAsia="宋体" w:cs="宋体"/>
                <w:kern w:val="0"/>
                <w:lang w:val="en-US" w:eastAsia="zh-CN"/>
              </w:rPr>
            </w:pPr>
            <w:r>
              <w:rPr>
                <w:rFonts w:hint="eastAsia" w:ascii="宋体" w:hAnsi="宋体" w:cs="宋体"/>
                <w:kern w:val="0"/>
                <w:szCs w:val="21"/>
                <w:lang w:bidi="ar"/>
              </w:rPr>
              <w:t>统一社会信用代码：</w:t>
            </w:r>
            <w:r>
              <w:rPr>
                <w:rFonts w:hint="eastAsia" w:ascii="宋体" w:hAnsi="宋体" w:cs="宋体"/>
                <w:kern w:val="0"/>
                <w:szCs w:val="21"/>
                <w:u w:val="single"/>
                <w:lang w:val="en-US" w:eastAsia="zh-CN" w:bidi="ar"/>
              </w:rPr>
              <w:t>91500000203145189X</w:t>
            </w:r>
          </w:p>
          <w:p w14:paraId="6576632C">
            <w:pPr>
              <w:widowControl/>
              <w:adjustRightInd w:val="0"/>
              <w:snapToGrid w:val="0"/>
              <w:spacing w:after="163" w:afterLines="50" w:line="360" w:lineRule="auto"/>
              <w:rPr>
                <w:rFonts w:ascii="宋体" w:hAnsi="宋体" w:cs="宋体"/>
                <w:kern w:val="0"/>
                <w:vertAlign w:val="baseline"/>
              </w:rPr>
            </w:pPr>
          </w:p>
        </w:tc>
        <w:tc>
          <w:tcPr>
            <w:tcW w:w="3228" w:type="dxa"/>
          </w:tcPr>
          <w:p w14:paraId="30B4A65F">
            <w:pPr>
              <w:widowControl/>
              <w:adjustRightInd w:val="0"/>
              <w:snapToGrid w:val="0"/>
              <w:spacing w:after="50" w:line="360" w:lineRule="auto"/>
              <w:jc w:val="left"/>
              <w:rPr>
                <w:rFonts w:hint="default" w:ascii="宋体" w:hAnsi="宋体" w:eastAsia="宋体" w:cs="宋体"/>
                <w:kern w:val="0"/>
                <w:lang w:val="en-US" w:eastAsia="zh-CN"/>
              </w:rPr>
            </w:pPr>
            <w:r>
              <w:rPr>
                <w:rFonts w:hint="eastAsia" w:ascii="宋体" w:hAnsi="宋体" w:cs="宋体"/>
                <w:kern w:val="0"/>
                <w:szCs w:val="21"/>
                <w:lang w:bidi="ar"/>
              </w:rPr>
              <w:t>统一社会信用代码：</w:t>
            </w:r>
            <w:r>
              <w:rPr>
                <w:rFonts w:hint="eastAsia" w:ascii="宋体" w:hAnsi="宋体" w:cs="宋体"/>
                <w:kern w:val="0"/>
                <w:szCs w:val="21"/>
                <w:u w:val="single"/>
                <w:lang w:val="en-US" w:eastAsia="zh-CN" w:bidi="ar"/>
              </w:rPr>
              <w:t>914201001776794856</w:t>
            </w:r>
          </w:p>
          <w:p w14:paraId="4676C848">
            <w:pPr>
              <w:widowControl/>
              <w:adjustRightInd w:val="0"/>
              <w:snapToGrid w:val="0"/>
              <w:spacing w:after="163" w:afterLines="50" w:line="360" w:lineRule="auto"/>
              <w:rPr>
                <w:rFonts w:ascii="宋体" w:hAnsi="宋体" w:cs="宋体"/>
                <w:kern w:val="0"/>
                <w:vertAlign w:val="baseline"/>
              </w:rPr>
            </w:pPr>
          </w:p>
        </w:tc>
      </w:tr>
      <w:tr w14:paraId="3F19F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tcPr>
          <w:p w14:paraId="3969BF0D">
            <w:pPr>
              <w:widowControl/>
              <w:adjustRightInd w:val="0"/>
              <w:snapToGrid w:val="0"/>
              <w:spacing w:after="163" w:afterLines="50" w:line="360" w:lineRule="auto"/>
              <w:rPr>
                <w:rFonts w:hint="eastAsia" w:ascii="宋体" w:hAnsi="宋体" w:eastAsia="宋体" w:cs="宋体"/>
                <w:kern w:val="0"/>
                <w:vertAlign w:val="baseline"/>
                <w:lang w:eastAsia="zh-CN"/>
              </w:rPr>
            </w:pPr>
            <w:r>
              <w:rPr>
                <w:rFonts w:hint="eastAsia" w:ascii="宋体" w:hAnsi="宋体" w:cs="宋体"/>
                <w:kern w:val="0"/>
                <w:szCs w:val="21"/>
                <w:lang w:bidi="ar"/>
              </w:rPr>
              <w:t>地址：</w:t>
            </w:r>
            <w:r>
              <w:rPr>
                <w:rFonts w:hint="eastAsia" w:ascii="宋体" w:hAnsi="宋体" w:cs="宋体"/>
                <w:kern w:val="0"/>
                <w:szCs w:val="21"/>
                <w:u w:val="single"/>
                <w:lang w:bidi="ar"/>
              </w:rPr>
              <w:t xml:space="preserve"> 重庆市南岸区南山街道崇教路1号</w:t>
            </w:r>
          </w:p>
        </w:tc>
        <w:tc>
          <w:tcPr>
            <w:tcW w:w="3228" w:type="dxa"/>
          </w:tcPr>
          <w:p w14:paraId="063F3875">
            <w:pPr>
              <w:widowControl/>
              <w:shd w:val="clear"/>
              <w:adjustRightInd w:val="0"/>
              <w:snapToGrid w:val="0"/>
              <w:spacing w:after="50" w:line="360" w:lineRule="auto"/>
              <w:jc w:val="left"/>
              <w:rPr>
                <w:rFonts w:hint="eastAsia" w:ascii="宋体" w:hAnsi="宋体" w:eastAsia="宋体" w:cs="宋体"/>
                <w:kern w:val="0"/>
                <w:lang w:eastAsia="zh-CN"/>
              </w:rPr>
            </w:pPr>
            <w:r>
              <w:rPr>
                <w:rFonts w:hint="eastAsia" w:ascii="宋体" w:hAnsi="宋体" w:cs="宋体"/>
                <w:kern w:val="0"/>
                <w:szCs w:val="21"/>
                <w:lang w:bidi="ar"/>
              </w:rPr>
              <w:t>地址：</w:t>
            </w:r>
            <w:r>
              <w:rPr>
                <w:rFonts w:hint="eastAsia" w:ascii="宋体" w:hAnsi="宋体" w:cs="宋体"/>
                <w:kern w:val="0"/>
                <w:szCs w:val="21"/>
                <w:u w:val="single"/>
                <w:lang w:val="en-US" w:eastAsia="zh-CN" w:bidi="ar"/>
              </w:rPr>
              <w:t xml:space="preserve">重庆市九龙坡区杨家坪西郊路69号 </w:t>
            </w:r>
          </w:p>
          <w:p w14:paraId="0D8F86F1">
            <w:pPr>
              <w:widowControl/>
              <w:adjustRightInd w:val="0"/>
              <w:snapToGrid w:val="0"/>
              <w:spacing w:after="163" w:afterLines="50" w:line="360" w:lineRule="auto"/>
              <w:rPr>
                <w:rFonts w:ascii="宋体" w:hAnsi="宋体" w:cs="宋体"/>
                <w:kern w:val="0"/>
                <w:vertAlign w:val="baseline"/>
              </w:rPr>
            </w:pPr>
          </w:p>
        </w:tc>
        <w:tc>
          <w:tcPr>
            <w:tcW w:w="3228" w:type="dxa"/>
          </w:tcPr>
          <w:p w14:paraId="32BC9BD9">
            <w:pPr>
              <w:widowControl/>
              <w:adjustRightInd w:val="0"/>
              <w:snapToGrid w:val="0"/>
              <w:spacing w:after="50" w:line="360" w:lineRule="auto"/>
              <w:jc w:val="left"/>
              <w:rPr>
                <w:rFonts w:hint="default" w:ascii="宋体" w:hAnsi="宋体" w:eastAsia="宋体" w:cs="宋体"/>
                <w:kern w:val="0"/>
                <w:lang w:val="en-US" w:eastAsia="zh-CN"/>
              </w:rPr>
            </w:pPr>
            <w:r>
              <w:rPr>
                <w:rFonts w:hint="eastAsia" w:ascii="宋体" w:hAnsi="宋体" w:cs="宋体"/>
                <w:kern w:val="0"/>
                <w:szCs w:val="21"/>
                <w:lang w:bidi="ar"/>
              </w:rPr>
              <w:t>地址：</w:t>
            </w:r>
            <w:r>
              <w:rPr>
                <w:rFonts w:hint="eastAsia" w:ascii="宋体" w:hAnsi="宋体" w:cs="宋体"/>
                <w:kern w:val="0"/>
                <w:szCs w:val="21"/>
                <w:u w:val="single"/>
                <w:lang w:val="en-US" w:eastAsia="zh-CN" w:bidi="ar"/>
              </w:rPr>
              <w:t>武昌民主路555号</w:t>
            </w:r>
          </w:p>
          <w:p w14:paraId="23CEF4ED">
            <w:pPr>
              <w:widowControl/>
              <w:adjustRightInd w:val="0"/>
              <w:snapToGrid w:val="0"/>
              <w:spacing w:after="163" w:afterLines="50" w:line="360" w:lineRule="auto"/>
              <w:rPr>
                <w:rFonts w:ascii="宋体" w:hAnsi="宋体" w:cs="宋体"/>
                <w:kern w:val="0"/>
                <w:vertAlign w:val="baseline"/>
              </w:rPr>
            </w:pPr>
          </w:p>
        </w:tc>
      </w:tr>
      <w:tr w14:paraId="51CF5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tcPr>
          <w:p w14:paraId="3CB36530">
            <w:pPr>
              <w:widowControl/>
              <w:adjustRightInd w:val="0"/>
              <w:snapToGrid w:val="0"/>
              <w:spacing w:after="50" w:line="360" w:lineRule="auto"/>
              <w:jc w:val="left"/>
              <w:rPr>
                <w:rFonts w:hint="eastAsia" w:ascii="宋体" w:hAnsi="宋体" w:cs="宋体"/>
                <w:kern w:val="0"/>
                <w:szCs w:val="21"/>
                <w:u w:val="single"/>
                <w:lang w:bidi="ar"/>
              </w:rPr>
            </w:pPr>
            <w:r>
              <w:rPr>
                <w:rFonts w:hint="eastAsia" w:ascii="宋体" w:hAnsi="宋体" w:cs="宋体"/>
                <w:kern w:val="0"/>
                <w:szCs w:val="21"/>
                <w:lang w:bidi="ar"/>
              </w:rPr>
              <w:t>法定代表人：</w:t>
            </w:r>
            <w:r>
              <w:rPr>
                <w:rFonts w:hint="eastAsia" w:ascii="宋体" w:hAnsi="宋体" w:cs="宋体"/>
                <w:kern w:val="0"/>
                <w:szCs w:val="21"/>
                <w:lang w:eastAsia="zh-CN" w:bidi="ar"/>
              </w:rPr>
              <w:t>万书辉</w:t>
            </w:r>
            <w:r>
              <w:rPr>
                <w:rFonts w:hint="eastAsia" w:ascii="宋体" w:hAnsi="宋体" w:cs="宋体"/>
                <w:kern w:val="0"/>
                <w:szCs w:val="21"/>
                <w:u w:val="single"/>
                <w:lang w:bidi="ar"/>
              </w:rPr>
              <w:t xml:space="preserve">                 </w:t>
            </w:r>
          </w:p>
          <w:p w14:paraId="7C69A6D2">
            <w:pPr>
              <w:widowControl/>
              <w:adjustRightInd w:val="0"/>
              <w:snapToGrid w:val="0"/>
              <w:spacing w:after="50" w:afterLines="-2147483648" w:line="360" w:lineRule="auto"/>
              <w:jc w:val="left"/>
              <w:rPr>
                <w:rFonts w:hint="eastAsia" w:ascii="宋体" w:hAnsi="宋体" w:cs="宋体"/>
                <w:kern w:val="0"/>
                <w:szCs w:val="21"/>
                <w:lang w:bidi="ar"/>
              </w:rPr>
            </w:pPr>
          </w:p>
          <w:p w14:paraId="0F5BEE80">
            <w:pPr>
              <w:widowControl/>
              <w:adjustRightInd w:val="0"/>
              <w:snapToGrid w:val="0"/>
              <w:spacing w:after="50" w:afterLines="-2147483648" w:line="360" w:lineRule="auto"/>
              <w:jc w:val="left"/>
              <w:rPr>
                <w:rFonts w:ascii="宋体" w:hAnsi="宋体" w:cs="宋体"/>
                <w:kern w:val="0"/>
                <w:vertAlign w:val="baseline"/>
              </w:rPr>
            </w:pPr>
            <w:r>
              <w:rPr>
                <w:rFonts w:hint="eastAsia" w:ascii="宋体" w:hAnsi="宋体" w:cs="宋体"/>
                <w:kern w:val="0"/>
                <w:szCs w:val="21"/>
                <w:lang w:bidi="ar"/>
              </w:rPr>
              <w:t>委托代理人：</w:t>
            </w:r>
            <w:r>
              <w:rPr>
                <w:rFonts w:hint="eastAsia" w:ascii="宋体" w:hAnsi="宋体" w:cs="宋体"/>
                <w:kern w:val="0"/>
                <w:szCs w:val="21"/>
                <w:u w:val="single"/>
                <w:lang w:bidi="ar"/>
              </w:rPr>
              <w:t xml:space="preserve">                 </w:t>
            </w:r>
          </w:p>
        </w:tc>
        <w:tc>
          <w:tcPr>
            <w:tcW w:w="3228" w:type="dxa"/>
          </w:tcPr>
          <w:p w14:paraId="0BC811EC">
            <w:pPr>
              <w:widowControl/>
              <w:shd w:val="clear"/>
              <w:adjustRightInd w:val="0"/>
              <w:snapToGrid w:val="0"/>
              <w:spacing w:after="50" w:line="360" w:lineRule="auto"/>
              <w:jc w:val="left"/>
              <w:rPr>
                <w:rFonts w:ascii="宋体" w:hAnsi="宋体" w:cs="宋体"/>
                <w:kern w:val="0"/>
              </w:rPr>
            </w:pPr>
            <w:r>
              <w:rPr>
                <w:rFonts w:hint="eastAsia" w:ascii="宋体" w:hAnsi="宋体" w:cs="宋体"/>
                <w:kern w:val="0"/>
                <w:szCs w:val="21"/>
                <w:lang w:bidi="ar"/>
              </w:rPr>
              <w:t>法定代表人：</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杨光余</w:t>
            </w:r>
            <w:r>
              <w:rPr>
                <w:rFonts w:hint="eastAsia" w:ascii="宋体" w:hAnsi="宋体" w:cs="宋体"/>
                <w:kern w:val="0"/>
                <w:szCs w:val="21"/>
                <w:u w:val="single"/>
                <w:lang w:bidi="ar"/>
              </w:rPr>
              <w:t xml:space="preserve">     </w:t>
            </w:r>
          </w:p>
          <w:p w14:paraId="0C8D7D62">
            <w:pPr>
              <w:widowControl/>
              <w:shd w:val="clear"/>
              <w:adjustRightInd w:val="0"/>
              <w:snapToGrid w:val="0"/>
              <w:spacing w:after="50" w:line="360" w:lineRule="auto"/>
              <w:jc w:val="left"/>
              <w:rPr>
                <w:rFonts w:hint="eastAsia" w:ascii="宋体" w:hAnsi="宋体" w:cs="宋体"/>
                <w:kern w:val="0"/>
                <w:szCs w:val="21"/>
                <w:lang w:bidi="ar"/>
              </w:rPr>
            </w:pPr>
          </w:p>
          <w:p w14:paraId="31948458">
            <w:pPr>
              <w:widowControl/>
              <w:adjustRightInd w:val="0"/>
              <w:snapToGrid w:val="0"/>
              <w:spacing w:after="50" w:line="360" w:lineRule="auto"/>
              <w:jc w:val="left"/>
              <w:rPr>
                <w:rFonts w:ascii="宋体" w:hAnsi="宋体" w:cs="宋体"/>
                <w:kern w:val="0"/>
              </w:rPr>
            </w:pPr>
            <w:r>
              <w:rPr>
                <w:rFonts w:hint="eastAsia" w:ascii="宋体" w:hAnsi="宋体" w:cs="宋体"/>
                <w:kern w:val="0"/>
                <w:szCs w:val="21"/>
                <w:lang w:bidi="ar"/>
              </w:rPr>
              <w:t>委托代理人：</w:t>
            </w:r>
            <w:r>
              <w:rPr>
                <w:rFonts w:hint="eastAsia" w:ascii="宋体" w:hAnsi="宋体" w:cs="宋体"/>
                <w:kern w:val="0"/>
                <w:szCs w:val="21"/>
                <w:u w:val="single"/>
                <w:lang w:bidi="ar"/>
              </w:rPr>
              <w:t xml:space="preserve">       </w:t>
            </w:r>
            <w:r>
              <w:rPr>
                <w:rFonts w:hint="eastAsia" w:ascii="宋体" w:hAnsi="宋体" w:cs="宋体"/>
                <w:kern w:val="0"/>
                <w:szCs w:val="21"/>
                <w:u w:val="single"/>
                <w:lang w:eastAsia="zh-CN" w:bidi="ar"/>
              </w:rPr>
              <w:t>杨波</w:t>
            </w:r>
            <w:r>
              <w:rPr>
                <w:rFonts w:hint="eastAsia" w:ascii="宋体" w:hAnsi="宋体" w:cs="宋体"/>
                <w:kern w:val="0"/>
                <w:szCs w:val="21"/>
                <w:u w:val="single"/>
                <w:lang w:bidi="ar"/>
              </w:rPr>
              <w:t xml:space="preserve">        </w:t>
            </w:r>
          </w:p>
          <w:p w14:paraId="020B85AC">
            <w:pPr>
              <w:widowControl/>
              <w:adjustRightInd w:val="0"/>
              <w:snapToGrid w:val="0"/>
              <w:spacing w:after="163" w:afterLines="50" w:line="360" w:lineRule="auto"/>
              <w:rPr>
                <w:rFonts w:ascii="宋体" w:hAnsi="宋体" w:cs="宋体"/>
                <w:kern w:val="0"/>
                <w:vertAlign w:val="baseline"/>
              </w:rPr>
            </w:pPr>
          </w:p>
        </w:tc>
        <w:tc>
          <w:tcPr>
            <w:tcW w:w="3228" w:type="dxa"/>
          </w:tcPr>
          <w:p w14:paraId="7CE4140A">
            <w:pPr>
              <w:widowControl/>
              <w:adjustRightInd w:val="0"/>
              <w:snapToGrid w:val="0"/>
              <w:spacing w:after="50" w:line="360" w:lineRule="auto"/>
              <w:jc w:val="left"/>
              <w:rPr>
                <w:rFonts w:ascii="宋体" w:hAnsi="宋体" w:cs="宋体"/>
                <w:kern w:val="0"/>
              </w:rPr>
            </w:pPr>
            <w:r>
              <w:rPr>
                <w:rFonts w:hint="eastAsia" w:ascii="宋体" w:hAnsi="宋体" w:cs="宋体"/>
                <w:kern w:val="0"/>
                <w:szCs w:val="21"/>
                <w:lang w:bidi="ar"/>
              </w:rPr>
              <w:t>法定代表人：</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宋文涛</w:t>
            </w:r>
            <w:r>
              <w:rPr>
                <w:rFonts w:hint="eastAsia" w:ascii="宋体" w:hAnsi="宋体" w:cs="宋体"/>
                <w:kern w:val="0"/>
                <w:szCs w:val="21"/>
                <w:u w:val="single"/>
                <w:lang w:bidi="ar"/>
              </w:rPr>
              <w:t xml:space="preserve">      </w:t>
            </w:r>
          </w:p>
          <w:p w14:paraId="52297FEB">
            <w:pPr>
              <w:widowControl/>
              <w:shd w:val="clear"/>
              <w:adjustRightInd w:val="0"/>
              <w:snapToGrid w:val="0"/>
              <w:spacing w:after="50" w:line="360" w:lineRule="auto"/>
              <w:jc w:val="left"/>
              <w:rPr>
                <w:rFonts w:hint="eastAsia" w:ascii="宋体" w:hAnsi="宋体" w:cs="宋体"/>
                <w:kern w:val="0"/>
                <w:szCs w:val="21"/>
                <w:lang w:bidi="ar"/>
              </w:rPr>
            </w:pPr>
          </w:p>
          <w:p w14:paraId="78556C60">
            <w:pPr>
              <w:widowControl/>
              <w:shd w:val="clear"/>
              <w:adjustRightInd w:val="0"/>
              <w:snapToGrid w:val="0"/>
              <w:spacing w:after="50" w:line="360" w:lineRule="auto"/>
              <w:jc w:val="left"/>
              <w:rPr>
                <w:rFonts w:ascii="宋体" w:hAnsi="宋体" w:cs="宋体"/>
                <w:kern w:val="0"/>
              </w:rPr>
            </w:pPr>
            <w:r>
              <w:rPr>
                <w:rFonts w:hint="eastAsia" w:ascii="宋体" w:hAnsi="宋体" w:cs="宋体"/>
                <w:kern w:val="0"/>
                <w:szCs w:val="21"/>
                <w:lang w:bidi="ar"/>
              </w:rPr>
              <w:t>委托代理人：</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江川</w:t>
            </w:r>
            <w:r>
              <w:rPr>
                <w:rFonts w:hint="eastAsia" w:ascii="宋体" w:hAnsi="宋体" w:cs="宋体"/>
                <w:kern w:val="0"/>
                <w:szCs w:val="21"/>
                <w:u w:val="single"/>
                <w:lang w:bidi="ar"/>
              </w:rPr>
              <w:t xml:space="preserve">      </w:t>
            </w:r>
          </w:p>
          <w:p w14:paraId="74C896B9">
            <w:pPr>
              <w:pStyle w:val="25"/>
              <w:rPr>
                <w:kern w:val="2"/>
                <w:szCs w:val="22"/>
              </w:rPr>
            </w:pPr>
          </w:p>
        </w:tc>
      </w:tr>
      <w:tr w14:paraId="4A1F7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tcPr>
          <w:p w14:paraId="48188654">
            <w:pPr>
              <w:widowControl/>
              <w:adjustRightInd w:val="0"/>
              <w:snapToGrid w:val="0"/>
              <w:spacing w:after="50" w:line="360" w:lineRule="auto"/>
              <w:jc w:val="left"/>
              <w:rPr>
                <w:rFonts w:ascii="宋体" w:hAnsi="宋体" w:cs="宋体"/>
                <w:kern w:val="0"/>
              </w:rPr>
            </w:pPr>
            <w:r>
              <w:rPr>
                <w:rFonts w:hint="eastAsia" w:ascii="宋体" w:hAnsi="宋体" w:cs="宋体"/>
                <w:kern w:val="0"/>
                <w:szCs w:val="21"/>
                <w:lang w:bidi="ar"/>
              </w:rPr>
              <w:t>开户银行：</w:t>
            </w:r>
            <w:r>
              <w:rPr>
                <w:rFonts w:hint="eastAsia" w:ascii="宋体" w:hAnsi="宋体" w:cs="宋体"/>
                <w:kern w:val="0"/>
                <w:szCs w:val="21"/>
                <w:u w:val="single"/>
                <w:lang w:bidi="ar"/>
              </w:rPr>
              <w:t xml:space="preserve">   中国银行股份有限公司重庆学府路支行   </w:t>
            </w:r>
          </w:p>
          <w:p w14:paraId="632D135A">
            <w:pPr>
              <w:widowControl/>
              <w:adjustRightInd w:val="0"/>
              <w:snapToGrid w:val="0"/>
              <w:spacing w:after="163" w:afterLines="50" w:line="360" w:lineRule="auto"/>
              <w:rPr>
                <w:rFonts w:ascii="宋体" w:hAnsi="宋体" w:cs="宋体"/>
                <w:kern w:val="0"/>
                <w:vertAlign w:val="baseline"/>
              </w:rPr>
            </w:pPr>
            <w:r>
              <w:rPr>
                <w:rFonts w:hint="eastAsia" w:ascii="宋体" w:hAnsi="宋体" w:cs="宋体"/>
                <w:kern w:val="0"/>
                <w:szCs w:val="21"/>
                <w:lang w:bidi="ar"/>
              </w:rPr>
              <w:t>账号：</w:t>
            </w:r>
            <w:r>
              <w:rPr>
                <w:rFonts w:hint="eastAsia" w:ascii="宋体" w:hAnsi="宋体" w:cs="宋体"/>
                <w:kern w:val="0"/>
                <w:szCs w:val="21"/>
                <w:u w:val="single"/>
                <w:lang w:bidi="ar"/>
              </w:rPr>
              <w:t xml:space="preserve">     113000765454       </w:t>
            </w:r>
          </w:p>
        </w:tc>
        <w:tc>
          <w:tcPr>
            <w:tcW w:w="3228" w:type="dxa"/>
          </w:tcPr>
          <w:p w14:paraId="0EBEF3D8">
            <w:pPr>
              <w:widowControl/>
              <w:shd w:val="clear"/>
              <w:adjustRightInd w:val="0"/>
              <w:snapToGrid w:val="0"/>
              <w:spacing w:after="50" w:line="360" w:lineRule="auto"/>
              <w:jc w:val="left"/>
              <w:rPr>
                <w:rFonts w:hint="eastAsia" w:ascii="宋体" w:hAnsi="宋体" w:eastAsia="宋体" w:cs="宋体"/>
                <w:kern w:val="0"/>
                <w:lang w:eastAsia="zh-CN"/>
              </w:rPr>
            </w:pPr>
            <w:r>
              <w:rPr>
                <w:rFonts w:hint="eastAsia" w:ascii="宋体" w:hAnsi="宋体" w:cs="宋体"/>
                <w:kern w:val="0"/>
                <w:szCs w:val="21"/>
                <w:lang w:bidi="ar"/>
              </w:rPr>
              <w:t>开户银行：</w:t>
            </w:r>
            <w:r>
              <w:rPr>
                <w:rFonts w:hint="eastAsia" w:ascii="宋体" w:hAnsi="宋体" w:cs="宋体"/>
                <w:kern w:val="0"/>
                <w:szCs w:val="21"/>
                <w:u w:val="single"/>
                <w:lang w:val="en-US" w:eastAsia="zh-CN" w:bidi="ar"/>
              </w:rPr>
              <w:t>中国建设银行股份有限公司重庆九龙坡西郊支行</w:t>
            </w:r>
          </w:p>
          <w:p w14:paraId="2A9E19B9">
            <w:pPr>
              <w:widowControl/>
              <w:adjustRightInd w:val="0"/>
              <w:snapToGrid w:val="0"/>
              <w:spacing w:after="163" w:afterLines="50" w:line="360" w:lineRule="auto"/>
              <w:rPr>
                <w:rFonts w:ascii="宋体" w:hAnsi="宋体" w:cs="宋体"/>
                <w:kern w:val="0"/>
                <w:vertAlign w:val="baseline"/>
              </w:rPr>
            </w:pPr>
            <w:r>
              <w:rPr>
                <w:rFonts w:hint="eastAsia" w:ascii="宋体" w:hAnsi="宋体" w:cs="宋体"/>
                <w:kern w:val="0"/>
                <w:szCs w:val="21"/>
                <w:lang w:bidi="ar"/>
              </w:rPr>
              <w:t>账号：</w:t>
            </w:r>
            <w:r>
              <w:rPr>
                <w:rFonts w:hint="eastAsia" w:ascii="宋体" w:hAnsi="宋体" w:cs="宋体"/>
                <w:kern w:val="0"/>
                <w:szCs w:val="21"/>
                <w:u w:val="single"/>
                <w:lang w:val="en-US" w:eastAsia="zh-CN" w:bidi="ar"/>
              </w:rPr>
              <w:t>50001034100050200257</w:t>
            </w:r>
          </w:p>
        </w:tc>
        <w:tc>
          <w:tcPr>
            <w:tcW w:w="3228" w:type="dxa"/>
          </w:tcPr>
          <w:p w14:paraId="22555868">
            <w:pPr>
              <w:widowControl/>
              <w:shd w:val="clear"/>
              <w:adjustRightInd w:val="0"/>
              <w:snapToGrid w:val="0"/>
              <w:spacing w:after="50" w:line="360" w:lineRule="auto"/>
              <w:jc w:val="left"/>
              <w:rPr>
                <w:rFonts w:ascii="宋体" w:hAnsi="宋体" w:cs="宋体"/>
                <w:kern w:val="0"/>
              </w:rPr>
            </w:pPr>
            <w:r>
              <w:rPr>
                <w:rFonts w:hint="eastAsia" w:ascii="宋体" w:hAnsi="宋体" w:cs="宋体"/>
                <w:kern w:val="0"/>
                <w:szCs w:val="21"/>
                <w:lang w:bidi="ar"/>
              </w:rPr>
              <w:t>开户银行：</w:t>
            </w:r>
            <w:r>
              <w:rPr>
                <w:rFonts w:hint="eastAsia" w:ascii="宋体" w:hAnsi="宋体" w:cs="宋体"/>
                <w:b w:val="0"/>
                <w:kern w:val="0"/>
                <w:sz w:val="21"/>
                <w:szCs w:val="21"/>
                <w:u w:val="single"/>
                <w:lang w:bidi="ar"/>
              </w:rPr>
              <w:t>中国农业银行武汉市江汉支行</w:t>
            </w:r>
            <w:r>
              <w:rPr>
                <w:rFonts w:hint="eastAsia" w:ascii="宋体" w:hAnsi="宋体" w:cs="宋体"/>
                <w:kern w:val="0"/>
                <w:szCs w:val="21"/>
                <w:u w:val="single"/>
                <w:lang w:bidi="ar"/>
              </w:rPr>
              <w:t xml:space="preserve">  </w:t>
            </w:r>
          </w:p>
          <w:p w14:paraId="2E40AC53">
            <w:pPr>
              <w:widowControl/>
              <w:adjustRightInd w:val="0"/>
              <w:snapToGrid w:val="0"/>
              <w:spacing w:after="163" w:afterLines="50" w:line="360" w:lineRule="auto"/>
              <w:rPr>
                <w:rFonts w:ascii="宋体" w:hAnsi="宋体" w:cs="宋体"/>
                <w:kern w:val="0"/>
                <w:vertAlign w:val="baseline"/>
              </w:rPr>
            </w:pPr>
            <w:r>
              <w:rPr>
                <w:rFonts w:hint="eastAsia" w:ascii="宋体" w:hAnsi="宋体" w:cs="宋体"/>
                <w:kern w:val="0"/>
                <w:szCs w:val="21"/>
                <w:lang w:bidi="ar"/>
              </w:rPr>
              <w:t>账号：</w:t>
            </w:r>
            <w:r>
              <w:rPr>
                <w:rFonts w:hint="eastAsia" w:ascii="宋体" w:hAnsi="宋体" w:cs="宋体"/>
                <w:kern w:val="0"/>
                <w:szCs w:val="21"/>
                <w:u w:val="single"/>
                <w:lang w:bidi="ar"/>
              </w:rPr>
              <w:t xml:space="preserve"> </w:t>
            </w:r>
            <w:r>
              <w:rPr>
                <w:rFonts w:hint="eastAsia" w:ascii="宋体" w:hAnsi="宋体" w:cs="宋体"/>
                <w:b w:val="0"/>
                <w:kern w:val="0"/>
                <w:sz w:val="21"/>
                <w:szCs w:val="21"/>
                <w:u w:val="single"/>
                <w:lang w:bidi="ar"/>
              </w:rPr>
              <w:t>17008201040002343</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 xml:space="preserve">  </w:t>
            </w:r>
            <w:r>
              <w:rPr>
                <w:rFonts w:hint="eastAsia" w:ascii="宋体" w:hAnsi="宋体" w:cs="宋体"/>
                <w:kern w:val="0"/>
                <w:szCs w:val="21"/>
                <w:u w:val="single"/>
                <w:lang w:bidi="ar"/>
              </w:rPr>
              <w:t xml:space="preserve">        </w:t>
            </w:r>
          </w:p>
        </w:tc>
      </w:tr>
      <w:tr w14:paraId="14D8F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tcPr>
          <w:p w14:paraId="0C6FC303">
            <w:pPr>
              <w:widowControl/>
              <w:adjustRightInd w:val="0"/>
              <w:snapToGrid w:val="0"/>
              <w:spacing w:after="163" w:afterLines="50" w:line="360" w:lineRule="auto"/>
              <w:rPr>
                <w:rFonts w:ascii="宋体" w:hAnsi="宋体" w:cs="宋体"/>
                <w:kern w:val="0"/>
                <w:vertAlign w:val="baseline"/>
              </w:rPr>
            </w:pPr>
            <w:r>
              <w:rPr>
                <w:rFonts w:hint="eastAsia" w:ascii="宋体" w:hAnsi="宋体" w:cs="宋体"/>
                <w:kern w:val="0"/>
                <w:szCs w:val="21"/>
                <w:lang w:bidi="ar"/>
              </w:rPr>
              <w:t>电话：</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023-61638259</w:t>
            </w:r>
            <w:r>
              <w:rPr>
                <w:rFonts w:hint="eastAsia" w:ascii="宋体" w:hAnsi="宋体" w:cs="宋体"/>
                <w:kern w:val="0"/>
                <w:szCs w:val="21"/>
                <w:u w:val="single"/>
                <w:lang w:bidi="ar"/>
              </w:rPr>
              <w:t xml:space="preserve">         </w:t>
            </w:r>
          </w:p>
        </w:tc>
        <w:tc>
          <w:tcPr>
            <w:tcW w:w="3228" w:type="dxa"/>
          </w:tcPr>
          <w:p w14:paraId="72C28EDF">
            <w:pPr>
              <w:widowControl/>
              <w:adjustRightInd w:val="0"/>
              <w:snapToGrid w:val="0"/>
              <w:spacing w:after="163" w:afterLines="50" w:line="360" w:lineRule="auto"/>
              <w:rPr>
                <w:rFonts w:ascii="宋体" w:hAnsi="宋体" w:cs="宋体"/>
                <w:kern w:val="0"/>
                <w:vertAlign w:val="baseline"/>
              </w:rPr>
            </w:pPr>
            <w:r>
              <w:rPr>
                <w:rFonts w:hint="eastAsia" w:ascii="宋体" w:hAnsi="宋体" w:cs="宋体"/>
                <w:kern w:val="0"/>
                <w:szCs w:val="21"/>
                <w:lang w:bidi="ar"/>
              </w:rPr>
              <w:t>电话：</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13908300400</w:t>
            </w:r>
            <w:r>
              <w:rPr>
                <w:rFonts w:hint="eastAsia" w:ascii="宋体" w:hAnsi="宋体" w:cs="宋体"/>
                <w:kern w:val="0"/>
                <w:szCs w:val="21"/>
                <w:u w:val="single"/>
                <w:lang w:bidi="ar"/>
              </w:rPr>
              <w:t xml:space="preserve">            </w:t>
            </w:r>
          </w:p>
        </w:tc>
        <w:tc>
          <w:tcPr>
            <w:tcW w:w="3228" w:type="dxa"/>
          </w:tcPr>
          <w:p w14:paraId="7E9C8784">
            <w:pPr>
              <w:widowControl/>
              <w:shd w:val="clear"/>
              <w:adjustRightInd w:val="0"/>
              <w:snapToGrid w:val="0"/>
              <w:spacing w:after="50" w:line="360" w:lineRule="auto"/>
              <w:jc w:val="left"/>
              <w:rPr>
                <w:rFonts w:ascii="宋体" w:hAnsi="宋体" w:cs="宋体"/>
                <w:kern w:val="0"/>
              </w:rPr>
            </w:pPr>
            <w:r>
              <w:rPr>
                <w:rFonts w:hint="eastAsia" w:ascii="宋体" w:hAnsi="宋体" w:cs="宋体"/>
                <w:kern w:val="0"/>
                <w:szCs w:val="21"/>
                <w:lang w:bidi="ar"/>
              </w:rPr>
              <w:t>电话：</w:t>
            </w:r>
            <w:r>
              <w:rPr>
                <w:rFonts w:hint="eastAsia" w:ascii="宋体" w:hAnsi="宋体" w:cs="宋体"/>
                <w:kern w:val="0"/>
                <w:szCs w:val="21"/>
                <w:u w:val="single"/>
                <w:lang w:bidi="ar"/>
              </w:rPr>
              <w:t xml:space="preserve">     027-87824571      </w:t>
            </w:r>
          </w:p>
          <w:p w14:paraId="5781D5A7">
            <w:pPr>
              <w:widowControl/>
              <w:adjustRightInd w:val="0"/>
              <w:snapToGrid w:val="0"/>
              <w:spacing w:after="163" w:afterLines="50" w:line="360" w:lineRule="auto"/>
              <w:rPr>
                <w:rFonts w:ascii="宋体" w:hAnsi="宋体" w:cs="宋体"/>
                <w:kern w:val="0"/>
                <w:vertAlign w:val="baseline"/>
              </w:rPr>
            </w:pPr>
          </w:p>
        </w:tc>
      </w:tr>
    </w:tbl>
    <w:p w14:paraId="048CCDB9">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MingLiU_HKSCS"/>
          <w:kern w:val="0"/>
          <w:szCs w:val="21"/>
          <w:lang w:bidi="ar"/>
        </w:rPr>
        <w:t></w:t>
      </w:r>
      <w:r>
        <w:rPr>
          <w:rFonts w:hint="eastAsia" w:ascii="宋体" w:hAnsi="宋体" w:cs="宋体"/>
          <w:kern w:val="0"/>
          <w:szCs w:val="21"/>
          <w:lang w:bidi="ar"/>
        </w:rPr>
        <w:t xml:space="preserve">   </w:t>
      </w:r>
    </w:p>
    <w:p w14:paraId="553CCBB3">
      <w:pPr>
        <w:widowControl/>
        <w:jc w:val="left"/>
        <w:rPr>
          <w:rFonts w:ascii="宋体" w:hAnsi="宋体" w:cs="宋体"/>
          <w:kern w:val="0"/>
        </w:rPr>
      </w:pPr>
      <w:r>
        <w:rPr>
          <w:rFonts w:hint="eastAsia" w:ascii="宋体" w:hAnsi="宋体" w:cs="宋体"/>
          <w:kern w:val="0"/>
        </w:rPr>
        <w:br w:type="page"/>
      </w:r>
    </w:p>
    <w:p w14:paraId="7458C661">
      <w:pPr>
        <w:widowControl/>
        <w:jc w:val="left"/>
        <w:rPr>
          <w:rFonts w:ascii="宋体" w:hAnsi="宋体" w:cs="宋体"/>
          <w:kern w:val="0"/>
        </w:rPr>
      </w:pPr>
    </w:p>
    <w:p w14:paraId="34FE86A8">
      <w:pPr>
        <w:keepNext/>
        <w:keepLines/>
        <w:widowControl/>
        <w:wordWrap w:val="0"/>
        <w:topLinePunct/>
        <w:adjustRightInd w:val="0"/>
        <w:snapToGrid w:val="0"/>
        <w:spacing w:after="163" w:afterLines="50" w:line="360" w:lineRule="auto"/>
        <w:jc w:val="center"/>
        <w:outlineLvl w:val="1"/>
        <w:rPr>
          <w:rFonts w:ascii="宋体" w:hAnsi="宋体" w:cs="宋体"/>
          <w:b/>
          <w:kern w:val="0"/>
        </w:rPr>
      </w:pPr>
      <w:bookmarkStart w:id="1834" w:name="_Toc20171896"/>
      <w:bookmarkEnd w:id="1834"/>
      <w:bookmarkStart w:id="1835" w:name="_Toc15134"/>
      <w:bookmarkStart w:id="1836" w:name="_Toc12458"/>
      <w:r>
        <w:rPr>
          <w:rFonts w:hint="eastAsia" w:ascii="宋体" w:hAnsi="宋体" w:cs="宋体"/>
          <w:b/>
          <w:kern w:val="0"/>
          <w:szCs w:val="21"/>
          <w:lang w:bidi="ar"/>
        </w:rPr>
        <w:t>附件4  主要建设工程文件目录</w:t>
      </w:r>
      <w:bookmarkEnd w:id="1835"/>
      <w:bookmarkEnd w:id="1836"/>
    </w:p>
    <w:tbl>
      <w:tblPr>
        <w:tblStyle w:val="19"/>
        <w:tblW w:w="9214"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2125"/>
        <w:gridCol w:w="1276"/>
        <w:gridCol w:w="1450"/>
        <w:gridCol w:w="1243"/>
        <w:gridCol w:w="1450"/>
        <w:gridCol w:w="1670"/>
      </w:tblGrid>
      <w:tr w14:paraId="4BF978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2125" w:type="dxa"/>
            <w:tcBorders>
              <w:top w:val="single" w:color="auto" w:sz="12" w:space="0"/>
              <w:left w:val="single" w:color="auto" w:sz="12" w:space="0"/>
              <w:bottom w:val="double" w:color="auto" w:sz="2" w:space="0"/>
              <w:right w:val="single" w:color="auto" w:sz="6" w:space="0"/>
            </w:tcBorders>
            <w:shd w:val="clear" w:color="auto" w:fill="auto"/>
            <w:vAlign w:val="center"/>
          </w:tcPr>
          <w:p w14:paraId="0107F764">
            <w:pPr>
              <w:widowControl/>
              <w:adjustRightInd w:val="0"/>
              <w:snapToGrid w:val="0"/>
              <w:spacing w:line="360" w:lineRule="auto"/>
              <w:jc w:val="center"/>
              <w:rPr>
                <w:rFonts w:ascii="宋体" w:hAnsi="宋体" w:cs="宋体"/>
                <w:kern w:val="0"/>
              </w:rPr>
            </w:pPr>
            <w:r>
              <w:rPr>
                <w:rFonts w:hint="eastAsia" w:ascii="宋体" w:hAnsi="宋体" w:cs="宋体"/>
                <w:kern w:val="0"/>
                <w:szCs w:val="21"/>
                <w:lang w:bidi="ar"/>
              </w:rPr>
              <w:t>文件名称</w:t>
            </w:r>
          </w:p>
        </w:tc>
        <w:tc>
          <w:tcPr>
            <w:tcW w:w="1276" w:type="dxa"/>
            <w:tcBorders>
              <w:top w:val="single" w:color="auto" w:sz="12" w:space="0"/>
              <w:left w:val="single" w:color="auto" w:sz="6" w:space="0"/>
              <w:bottom w:val="double" w:color="auto" w:sz="2" w:space="0"/>
              <w:right w:val="single" w:color="auto" w:sz="6" w:space="0"/>
            </w:tcBorders>
            <w:shd w:val="clear" w:color="auto" w:fill="auto"/>
            <w:vAlign w:val="center"/>
          </w:tcPr>
          <w:p w14:paraId="6333DE56">
            <w:pPr>
              <w:widowControl/>
              <w:adjustRightInd w:val="0"/>
              <w:snapToGrid w:val="0"/>
              <w:spacing w:line="360" w:lineRule="auto"/>
              <w:jc w:val="center"/>
              <w:rPr>
                <w:rFonts w:ascii="宋体" w:hAnsi="宋体" w:cs="宋体"/>
                <w:kern w:val="0"/>
              </w:rPr>
            </w:pPr>
            <w:r>
              <w:rPr>
                <w:rFonts w:hint="eastAsia" w:ascii="宋体" w:hAnsi="宋体" w:cs="宋体"/>
                <w:kern w:val="0"/>
                <w:szCs w:val="21"/>
                <w:lang w:bidi="ar"/>
              </w:rPr>
              <w:t>套数</w:t>
            </w:r>
          </w:p>
        </w:tc>
        <w:tc>
          <w:tcPr>
            <w:tcW w:w="1450" w:type="dxa"/>
            <w:tcBorders>
              <w:top w:val="single" w:color="auto" w:sz="12" w:space="0"/>
              <w:left w:val="single" w:color="auto" w:sz="6" w:space="0"/>
              <w:bottom w:val="double" w:color="auto" w:sz="2" w:space="0"/>
              <w:right w:val="single" w:color="auto" w:sz="6" w:space="0"/>
            </w:tcBorders>
            <w:shd w:val="clear" w:color="auto" w:fill="auto"/>
            <w:vAlign w:val="center"/>
          </w:tcPr>
          <w:p w14:paraId="4F4BF4C3">
            <w:pPr>
              <w:widowControl/>
              <w:adjustRightInd w:val="0"/>
              <w:snapToGrid w:val="0"/>
              <w:spacing w:line="360" w:lineRule="auto"/>
              <w:jc w:val="center"/>
              <w:rPr>
                <w:rFonts w:ascii="宋体" w:hAnsi="宋体" w:cs="宋体"/>
                <w:kern w:val="0"/>
              </w:rPr>
            </w:pPr>
            <w:r>
              <w:rPr>
                <w:rFonts w:hint="eastAsia" w:ascii="宋体" w:hAnsi="宋体" w:cs="宋体"/>
                <w:kern w:val="0"/>
                <w:szCs w:val="21"/>
                <w:lang w:bidi="ar"/>
              </w:rPr>
              <w:t>费用（元）</w:t>
            </w:r>
          </w:p>
        </w:tc>
        <w:tc>
          <w:tcPr>
            <w:tcW w:w="1243" w:type="dxa"/>
            <w:tcBorders>
              <w:top w:val="single" w:color="auto" w:sz="12" w:space="0"/>
              <w:left w:val="single" w:color="auto" w:sz="6" w:space="0"/>
              <w:bottom w:val="double" w:color="auto" w:sz="2" w:space="0"/>
              <w:right w:val="single" w:color="auto" w:sz="6" w:space="0"/>
            </w:tcBorders>
            <w:shd w:val="clear" w:color="auto" w:fill="auto"/>
            <w:vAlign w:val="center"/>
          </w:tcPr>
          <w:p w14:paraId="4A1204CD">
            <w:pPr>
              <w:widowControl/>
              <w:adjustRightInd w:val="0"/>
              <w:snapToGrid w:val="0"/>
              <w:spacing w:line="360" w:lineRule="auto"/>
              <w:jc w:val="center"/>
              <w:rPr>
                <w:rFonts w:ascii="宋体" w:hAnsi="宋体" w:cs="宋体"/>
                <w:kern w:val="0"/>
              </w:rPr>
            </w:pPr>
            <w:r>
              <w:rPr>
                <w:rFonts w:hint="eastAsia" w:ascii="宋体" w:hAnsi="宋体" w:cs="宋体"/>
                <w:kern w:val="0"/>
                <w:szCs w:val="21"/>
                <w:lang w:bidi="ar"/>
              </w:rPr>
              <w:t>质量</w:t>
            </w:r>
          </w:p>
        </w:tc>
        <w:tc>
          <w:tcPr>
            <w:tcW w:w="1450" w:type="dxa"/>
            <w:tcBorders>
              <w:top w:val="single" w:color="auto" w:sz="12" w:space="0"/>
              <w:left w:val="single" w:color="auto" w:sz="6" w:space="0"/>
              <w:bottom w:val="double" w:color="auto" w:sz="2" w:space="0"/>
              <w:right w:val="single" w:color="auto" w:sz="6" w:space="0"/>
            </w:tcBorders>
            <w:shd w:val="clear" w:color="auto" w:fill="auto"/>
          </w:tcPr>
          <w:p w14:paraId="7D143407">
            <w:pPr>
              <w:widowControl/>
              <w:adjustRightInd w:val="0"/>
              <w:snapToGrid w:val="0"/>
              <w:spacing w:line="360" w:lineRule="auto"/>
              <w:jc w:val="center"/>
              <w:rPr>
                <w:rFonts w:ascii="宋体" w:hAnsi="宋体" w:cs="宋体"/>
                <w:kern w:val="0"/>
              </w:rPr>
            </w:pPr>
            <w:r>
              <w:rPr>
                <w:rFonts w:hint="eastAsia" w:ascii="宋体" w:hAnsi="宋体" w:cs="宋体"/>
                <w:kern w:val="0"/>
                <w:szCs w:val="21"/>
                <w:lang w:bidi="ar"/>
              </w:rPr>
              <w:t>移交时间</w:t>
            </w:r>
          </w:p>
        </w:tc>
        <w:tc>
          <w:tcPr>
            <w:tcW w:w="1670" w:type="dxa"/>
            <w:tcBorders>
              <w:top w:val="single" w:color="auto" w:sz="12" w:space="0"/>
              <w:left w:val="single" w:color="auto" w:sz="6" w:space="0"/>
              <w:bottom w:val="double" w:color="auto" w:sz="2" w:space="0"/>
              <w:right w:val="single" w:color="auto" w:sz="12" w:space="0"/>
            </w:tcBorders>
            <w:shd w:val="clear" w:color="auto" w:fill="auto"/>
          </w:tcPr>
          <w:p w14:paraId="1E3BA9F2">
            <w:pPr>
              <w:widowControl/>
              <w:adjustRightInd w:val="0"/>
              <w:snapToGrid w:val="0"/>
              <w:spacing w:line="360" w:lineRule="auto"/>
              <w:jc w:val="center"/>
              <w:rPr>
                <w:rFonts w:ascii="宋体" w:hAnsi="宋体" w:cs="宋体"/>
                <w:kern w:val="0"/>
              </w:rPr>
            </w:pPr>
            <w:r>
              <w:rPr>
                <w:rFonts w:hint="eastAsia" w:ascii="宋体" w:hAnsi="宋体" w:cs="宋体"/>
                <w:kern w:val="0"/>
                <w:szCs w:val="21"/>
                <w:lang w:bidi="ar"/>
              </w:rPr>
              <w:t>责任人</w:t>
            </w:r>
          </w:p>
        </w:tc>
      </w:tr>
      <w:tr w14:paraId="04236B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2125" w:type="dxa"/>
            <w:tcBorders>
              <w:top w:val="double" w:color="auto" w:sz="2" w:space="0"/>
              <w:left w:val="single" w:color="auto" w:sz="12" w:space="0"/>
              <w:bottom w:val="single" w:color="auto" w:sz="6" w:space="0"/>
              <w:right w:val="single" w:color="auto" w:sz="6" w:space="0"/>
            </w:tcBorders>
            <w:shd w:val="clear" w:color="auto" w:fill="auto"/>
            <w:vAlign w:val="center"/>
          </w:tcPr>
          <w:p w14:paraId="3A8FFBA2">
            <w:pPr>
              <w:widowControl/>
              <w:adjustRightInd w:val="0"/>
              <w:snapToGrid w:val="0"/>
              <w:spacing w:after="163" w:afterLines="50" w:line="360" w:lineRule="auto"/>
              <w:ind w:firstLine="420" w:firstLineChars="200"/>
              <w:rPr>
                <w:rFonts w:ascii="宋体" w:hAnsi="宋体" w:cs="宋体"/>
                <w:kern w:val="0"/>
              </w:rPr>
            </w:pPr>
          </w:p>
        </w:tc>
        <w:tc>
          <w:tcPr>
            <w:tcW w:w="1276" w:type="dxa"/>
            <w:tcBorders>
              <w:top w:val="double" w:color="auto" w:sz="2" w:space="0"/>
              <w:left w:val="single" w:color="auto" w:sz="6" w:space="0"/>
              <w:bottom w:val="single" w:color="auto" w:sz="6" w:space="0"/>
              <w:right w:val="single" w:color="auto" w:sz="6" w:space="0"/>
            </w:tcBorders>
            <w:shd w:val="clear" w:color="auto" w:fill="auto"/>
            <w:vAlign w:val="center"/>
          </w:tcPr>
          <w:p w14:paraId="795FA338">
            <w:pPr>
              <w:widowControl/>
              <w:adjustRightInd w:val="0"/>
              <w:snapToGrid w:val="0"/>
              <w:spacing w:after="163" w:afterLines="50" w:line="360" w:lineRule="auto"/>
              <w:ind w:firstLine="420" w:firstLineChars="200"/>
              <w:rPr>
                <w:rFonts w:ascii="宋体" w:hAnsi="宋体" w:cs="宋体"/>
                <w:kern w:val="0"/>
              </w:rPr>
            </w:pPr>
          </w:p>
        </w:tc>
        <w:tc>
          <w:tcPr>
            <w:tcW w:w="1450" w:type="dxa"/>
            <w:tcBorders>
              <w:top w:val="double" w:color="auto" w:sz="2" w:space="0"/>
              <w:left w:val="single" w:color="auto" w:sz="6" w:space="0"/>
              <w:bottom w:val="single" w:color="auto" w:sz="6" w:space="0"/>
              <w:right w:val="single" w:color="auto" w:sz="6" w:space="0"/>
            </w:tcBorders>
            <w:shd w:val="clear" w:color="auto" w:fill="auto"/>
            <w:vAlign w:val="center"/>
          </w:tcPr>
          <w:p w14:paraId="305362E1">
            <w:pPr>
              <w:widowControl/>
              <w:adjustRightInd w:val="0"/>
              <w:snapToGrid w:val="0"/>
              <w:spacing w:after="163" w:afterLines="50" w:line="360" w:lineRule="auto"/>
              <w:ind w:firstLine="420" w:firstLineChars="200"/>
              <w:rPr>
                <w:rFonts w:ascii="宋体" w:hAnsi="宋体" w:cs="宋体"/>
                <w:kern w:val="0"/>
              </w:rPr>
            </w:pPr>
          </w:p>
        </w:tc>
        <w:tc>
          <w:tcPr>
            <w:tcW w:w="1243" w:type="dxa"/>
            <w:tcBorders>
              <w:top w:val="double" w:color="auto" w:sz="2" w:space="0"/>
              <w:left w:val="single" w:color="auto" w:sz="6" w:space="0"/>
              <w:bottom w:val="single" w:color="auto" w:sz="6" w:space="0"/>
              <w:right w:val="single" w:color="auto" w:sz="6" w:space="0"/>
            </w:tcBorders>
            <w:shd w:val="clear" w:color="auto" w:fill="auto"/>
            <w:vAlign w:val="center"/>
          </w:tcPr>
          <w:p w14:paraId="4770090F">
            <w:pPr>
              <w:widowControl/>
              <w:adjustRightInd w:val="0"/>
              <w:snapToGrid w:val="0"/>
              <w:spacing w:after="163" w:afterLines="50" w:line="360" w:lineRule="auto"/>
              <w:ind w:firstLine="420" w:firstLineChars="200"/>
              <w:rPr>
                <w:rFonts w:ascii="宋体" w:hAnsi="宋体" w:cs="宋体"/>
                <w:kern w:val="0"/>
              </w:rPr>
            </w:pPr>
          </w:p>
        </w:tc>
        <w:tc>
          <w:tcPr>
            <w:tcW w:w="1450" w:type="dxa"/>
            <w:tcBorders>
              <w:top w:val="double" w:color="auto" w:sz="2" w:space="0"/>
              <w:left w:val="single" w:color="auto" w:sz="6" w:space="0"/>
              <w:bottom w:val="single" w:color="auto" w:sz="6" w:space="0"/>
              <w:right w:val="single" w:color="auto" w:sz="6" w:space="0"/>
            </w:tcBorders>
            <w:shd w:val="clear" w:color="auto" w:fill="auto"/>
            <w:vAlign w:val="center"/>
          </w:tcPr>
          <w:p w14:paraId="306160FD">
            <w:pPr>
              <w:widowControl/>
              <w:adjustRightInd w:val="0"/>
              <w:snapToGrid w:val="0"/>
              <w:spacing w:after="163" w:afterLines="50" w:line="360" w:lineRule="auto"/>
              <w:ind w:firstLine="420" w:firstLineChars="200"/>
              <w:rPr>
                <w:rFonts w:ascii="宋体" w:hAnsi="宋体" w:cs="宋体"/>
                <w:kern w:val="0"/>
              </w:rPr>
            </w:pPr>
          </w:p>
        </w:tc>
        <w:tc>
          <w:tcPr>
            <w:tcW w:w="1670" w:type="dxa"/>
            <w:tcBorders>
              <w:top w:val="double" w:color="auto" w:sz="2" w:space="0"/>
              <w:left w:val="single" w:color="auto" w:sz="6" w:space="0"/>
              <w:bottom w:val="single" w:color="auto" w:sz="6" w:space="0"/>
              <w:right w:val="single" w:color="auto" w:sz="12" w:space="0"/>
            </w:tcBorders>
            <w:shd w:val="clear" w:color="auto" w:fill="auto"/>
            <w:vAlign w:val="center"/>
          </w:tcPr>
          <w:p w14:paraId="4C73ADBF">
            <w:pPr>
              <w:widowControl/>
              <w:adjustRightInd w:val="0"/>
              <w:snapToGrid w:val="0"/>
              <w:spacing w:after="163" w:afterLines="50" w:line="360" w:lineRule="auto"/>
              <w:ind w:firstLine="420" w:firstLineChars="200"/>
              <w:rPr>
                <w:rFonts w:ascii="宋体" w:hAnsi="宋体" w:cs="宋体"/>
                <w:kern w:val="0"/>
              </w:rPr>
            </w:pPr>
          </w:p>
        </w:tc>
      </w:tr>
      <w:tr w14:paraId="4F4CBB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2125" w:type="dxa"/>
            <w:tcBorders>
              <w:top w:val="nil"/>
              <w:left w:val="single" w:color="auto" w:sz="12" w:space="0"/>
              <w:bottom w:val="single" w:color="auto" w:sz="6" w:space="0"/>
              <w:right w:val="single" w:color="auto" w:sz="6" w:space="0"/>
            </w:tcBorders>
            <w:shd w:val="clear" w:color="auto" w:fill="auto"/>
            <w:vAlign w:val="center"/>
          </w:tcPr>
          <w:p w14:paraId="188B12A2">
            <w:pPr>
              <w:widowControl/>
              <w:adjustRightInd w:val="0"/>
              <w:snapToGrid w:val="0"/>
              <w:spacing w:after="163" w:afterLines="50" w:line="360" w:lineRule="auto"/>
              <w:ind w:firstLine="420" w:firstLineChars="200"/>
              <w:rPr>
                <w:rFonts w:ascii="宋体" w:hAnsi="宋体" w:cs="宋体"/>
                <w:kern w:val="0"/>
              </w:rPr>
            </w:pPr>
          </w:p>
        </w:tc>
        <w:tc>
          <w:tcPr>
            <w:tcW w:w="1276" w:type="dxa"/>
            <w:tcBorders>
              <w:top w:val="nil"/>
              <w:left w:val="single" w:color="auto" w:sz="6" w:space="0"/>
              <w:bottom w:val="single" w:color="auto" w:sz="6" w:space="0"/>
              <w:right w:val="single" w:color="auto" w:sz="6" w:space="0"/>
            </w:tcBorders>
            <w:shd w:val="clear" w:color="auto" w:fill="auto"/>
            <w:vAlign w:val="center"/>
          </w:tcPr>
          <w:p w14:paraId="06423AB0">
            <w:pPr>
              <w:widowControl/>
              <w:adjustRightInd w:val="0"/>
              <w:snapToGrid w:val="0"/>
              <w:spacing w:after="163" w:afterLines="50" w:line="360" w:lineRule="auto"/>
              <w:ind w:firstLine="420" w:firstLineChars="200"/>
              <w:rPr>
                <w:rFonts w:ascii="宋体" w:hAnsi="宋体" w:cs="宋体"/>
                <w:kern w:val="0"/>
              </w:rPr>
            </w:pPr>
          </w:p>
        </w:tc>
        <w:tc>
          <w:tcPr>
            <w:tcW w:w="1450" w:type="dxa"/>
            <w:tcBorders>
              <w:top w:val="nil"/>
              <w:left w:val="single" w:color="auto" w:sz="6" w:space="0"/>
              <w:bottom w:val="single" w:color="auto" w:sz="6" w:space="0"/>
              <w:right w:val="single" w:color="auto" w:sz="6" w:space="0"/>
            </w:tcBorders>
            <w:shd w:val="clear" w:color="auto" w:fill="auto"/>
            <w:vAlign w:val="center"/>
          </w:tcPr>
          <w:p w14:paraId="7E7CE8BF">
            <w:pPr>
              <w:widowControl/>
              <w:adjustRightInd w:val="0"/>
              <w:snapToGrid w:val="0"/>
              <w:spacing w:after="163" w:afterLines="50" w:line="360" w:lineRule="auto"/>
              <w:ind w:firstLine="420" w:firstLineChars="200"/>
              <w:rPr>
                <w:rFonts w:ascii="宋体" w:hAnsi="宋体" w:cs="宋体"/>
                <w:kern w:val="0"/>
              </w:rPr>
            </w:pPr>
          </w:p>
        </w:tc>
        <w:tc>
          <w:tcPr>
            <w:tcW w:w="1243" w:type="dxa"/>
            <w:tcBorders>
              <w:top w:val="nil"/>
              <w:left w:val="single" w:color="auto" w:sz="6" w:space="0"/>
              <w:bottom w:val="single" w:color="auto" w:sz="6" w:space="0"/>
              <w:right w:val="single" w:color="auto" w:sz="6" w:space="0"/>
            </w:tcBorders>
            <w:shd w:val="clear" w:color="auto" w:fill="auto"/>
            <w:vAlign w:val="center"/>
          </w:tcPr>
          <w:p w14:paraId="375F4454">
            <w:pPr>
              <w:widowControl/>
              <w:adjustRightInd w:val="0"/>
              <w:snapToGrid w:val="0"/>
              <w:spacing w:after="163" w:afterLines="50" w:line="360" w:lineRule="auto"/>
              <w:ind w:firstLine="420" w:firstLineChars="200"/>
              <w:rPr>
                <w:rFonts w:ascii="宋体" w:hAnsi="宋体" w:cs="宋体"/>
                <w:kern w:val="0"/>
              </w:rPr>
            </w:pPr>
          </w:p>
        </w:tc>
        <w:tc>
          <w:tcPr>
            <w:tcW w:w="1450" w:type="dxa"/>
            <w:tcBorders>
              <w:top w:val="nil"/>
              <w:left w:val="single" w:color="auto" w:sz="6" w:space="0"/>
              <w:bottom w:val="single" w:color="auto" w:sz="6" w:space="0"/>
              <w:right w:val="single" w:color="auto" w:sz="6" w:space="0"/>
            </w:tcBorders>
            <w:shd w:val="clear" w:color="auto" w:fill="auto"/>
            <w:vAlign w:val="center"/>
          </w:tcPr>
          <w:p w14:paraId="12DD0715">
            <w:pPr>
              <w:widowControl/>
              <w:adjustRightInd w:val="0"/>
              <w:snapToGrid w:val="0"/>
              <w:spacing w:after="163" w:afterLines="50" w:line="360" w:lineRule="auto"/>
              <w:ind w:firstLine="420" w:firstLineChars="200"/>
              <w:rPr>
                <w:rFonts w:ascii="宋体" w:hAnsi="宋体" w:cs="宋体"/>
                <w:kern w:val="0"/>
              </w:rPr>
            </w:pPr>
          </w:p>
        </w:tc>
        <w:tc>
          <w:tcPr>
            <w:tcW w:w="1670" w:type="dxa"/>
            <w:tcBorders>
              <w:top w:val="nil"/>
              <w:left w:val="single" w:color="auto" w:sz="6" w:space="0"/>
              <w:bottom w:val="single" w:color="auto" w:sz="6" w:space="0"/>
              <w:right w:val="single" w:color="auto" w:sz="12" w:space="0"/>
            </w:tcBorders>
            <w:shd w:val="clear" w:color="auto" w:fill="auto"/>
            <w:vAlign w:val="center"/>
          </w:tcPr>
          <w:p w14:paraId="4AF73C1F">
            <w:pPr>
              <w:widowControl/>
              <w:adjustRightInd w:val="0"/>
              <w:snapToGrid w:val="0"/>
              <w:spacing w:after="163" w:afterLines="50" w:line="360" w:lineRule="auto"/>
              <w:ind w:firstLine="420" w:firstLineChars="200"/>
              <w:rPr>
                <w:rFonts w:ascii="宋体" w:hAnsi="宋体" w:cs="宋体"/>
                <w:kern w:val="0"/>
              </w:rPr>
            </w:pPr>
          </w:p>
        </w:tc>
      </w:tr>
      <w:tr w14:paraId="5FD4D1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2125" w:type="dxa"/>
            <w:tcBorders>
              <w:top w:val="single" w:color="auto" w:sz="6" w:space="0"/>
              <w:left w:val="single" w:color="auto" w:sz="12" w:space="0"/>
              <w:bottom w:val="single" w:color="auto" w:sz="6" w:space="0"/>
              <w:right w:val="single" w:color="auto" w:sz="6" w:space="0"/>
            </w:tcBorders>
            <w:shd w:val="clear" w:color="auto" w:fill="auto"/>
            <w:vAlign w:val="center"/>
          </w:tcPr>
          <w:p w14:paraId="1F1262D3">
            <w:pPr>
              <w:widowControl/>
              <w:adjustRightInd w:val="0"/>
              <w:snapToGrid w:val="0"/>
              <w:spacing w:after="163" w:afterLines="50" w:line="360" w:lineRule="auto"/>
              <w:ind w:firstLine="420" w:firstLineChars="200"/>
              <w:rPr>
                <w:rFonts w:ascii="宋体" w:hAnsi="宋体" w:cs="宋体"/>
                <w:kern w:val="0"/>
              </w:rPr>
            </w:pPr>
          </w:p>
        </w:tc>
        <w:tc>
          <w:tcPr>
            <w:tcW w:w="1276" w:type="dxa"/>
            <w:tcBorders>
              <w:top w:val="single" w:color="auto" w:sz="6" w:space="0"/>
              <w:left w:val="single" w:color="auto" w:sz="6" w:space="0"/>
              <w:bottom w:val="single" w:color="auto" w:sz="6" w:space="0"/>
              <w:right w:val="single" w:color="auto" w:sz="6" w:space="0"/>
            </w:tcBorders>
            <w:shd w:val="clear" w:color="auto" w:fill="auto"/>
            <w:vAlign w:val="center"/>
          </w:tcPr>
          <w:p w14:paraId="42E6D7C9">
            <w:pPr>
              <w:widowControl/>
              <w:adjustRightInd w:val="0"/>
              <w:snapToGrid w:val="0"/>
              <w:spacing w:after="163" w:afterLines="50" w:line="360" w:lineRule="auto"/>
              <w:ind w:firstLine="420" w:firstLineChars="200"/>
              <w:rPr>
                <w:rFonts w:ascii="宋体" w:hAnsi="宋体" w:cs="宋体"/>
                <w:kern w:val="0"/>
              </w:rPr>
            </w:pPr>
          </w:p>
        </w:tc>
        <w:tc>
          <w:tcPr>
            <w:tcW w:w="1450" w:type="dxa"/>
            <w:tcBorders>
              <w:top w:val="single" w:color="auto" w:sz="6" w:space="0"/>
              <w:left w:val="single" w:color="auto" w:sz="6" w:space="0"/>
              <w:bottom w:val="single" w:color="auto" w:sz="6" w:space="0"/>
              <w:right w:val="single" w:color="auto" w:sz="6" w:space="0"/>
            </w:tcBorders>
            <w:shd w:val="clear" w:color="auto" w:fill="auto"/>
            <w:vAlign w:val="center"/>
          </w:tcPr>
          <w:p w14:paraId="2A46F1F5">
            <w:pPr>
              <w:widowControl/>
              <w:adjustRightInd w:val="0"/>
              <w:snapToGrid w:val="0"/>
              <w:spacing w:after="163" w:afterLines="50" w:line="360" w:lineRule="auto"/>
              <w:ind w:firstLine="420" w:firstLineChars="200"/>
              <w:rPr>
                <w:rFonts w:ascii="宋体" w:hAnsi="宋体" w:cs="宋体"/>
                <w:kern w:val="0"/>
              </w:rPr>
            </w:pPr>
          </w:p>
        </w:tc>
        <w:tc>
          <w:tcPr>
            <w:tcW w:w="1243" w:type="dxa"/>
            <w:tcBorders>
              <w:top w:val="single" w:color="auto" w:sz="6" w:space="0"/>
              <w:left w:val="single" w:color="auto" w:sz="6" w:space="0"/>
              <w:bottom w:val="single" w:color="auto" w:sz="6" w:space="0"/>
              <w:right w:val="single" w:color="auto" w:sz="6" w:space="0"/>
            </w:tcBorders>
            <w:shd w:val="clear" w:color="auto" w:fill="auto"/>
            <w:vAlign w:val="center"/>
          </w:tcPr>
          <w:p w14:paraId="63643449">
            <w:pPr>
              <w:widowControl/>
              <w:adjustRightInd w:val="0"/>
              <w:snapToGrid w:val="0"/>
              <w:spacing w:after="163" w:afterLines="50" w:line="360" w:lineRule="auto"/>
              <w:ind w:firstLine="420" w:firstLineChars="200"/>
              <w:rPr>
                <w:rFonts w:ascii="宋体" w:hAnsi="宋体" w:cs="宋体"/>
                <w:kern w:val="0"/>
              </w:rPr>
            </w:pPr>
          </w:p>
        </w:tc>
        <w:tc>
          <w:tcPr>
            <w:tcW w:w="1450" w:type="dxa"/>
            <w:tcBorders>
              <w:top w:val="single" w:color="auto" w:sz="6" w:space="0"/>
              <w:left w:val="single" w:color="auto" w:sz="6" w:space="0"/>
              <w:bottom w:val="single" w:color="auto" w:sz="6" w:space="0"/>
              <w:right w:val="single" w:color="auto" w:sz="6" w:space="0"/>
            </w:tcBorders>
            <w:shd w:val="clear" w:color="auto" w:fill="auto"/>
            <w:vAlign w:val="center"/>
          </w:tcPr>
          <w:p w14:paraId="24BAA408">
            <w:pPr>
              <w:widowControl/>
              <w:adjustRightInd w:val="0"/>
              <w:snapToGrid w:val="0"/>
              <w:spacing w:after="163" w:afterLines="50" w:line="360" w:lineRule="auto"/>
              <w:ind w:firstLine="420" w:firstLineChars="200"/>
              <w:rPr>
                <w:rFonts w:ascii="宋体" w:hAnsi="宋体" w:cs="宋体"/>
                <w:kern w:val="0"/>
              </w:rPr>
            </w:pPr>
          </w:p>
        </w:tc>
        <w:tc>
          <w:tcPr>
            <w:tcW w:w="1670" w:type="dxa"/>
            <w:tcBorders>
              <w:top w:val="single" w:color="auto" w:sz="6" w:space="0"/>
              <w:left w:val="single" w:color="auto" w:sz="6" w:space="0"/>
              <w:bottom w:val="single" w:color="auto" w:sz="6" w:space="0"/>
              <w:right w:val="single" w:color="auto" w:sz="12" w:space="0"/>
            </w:tcBorders>
            <w:shd w:val="clear" w:color="auto" w:fill="auto"/>
            <w:vAlign w:val="center"/>
          </w:tcPr>
          <w:p w14:paraId="59518280">
            <w:pPr>
              <w:widowControl/>
              <w:adjustRightInd w:val="0"/>
              <w:snapToGrid w:val="0"/>
              <w:spacing w:after="163" w:afterLines="50" w:line="360" w:lineRule="auto"/>
              <w:ind w:firstLine="420" w:firstLineChars="200"/>
              <w:rPr>
                <w:rFonts w:ascii="宋体" w:hAnsi="宋体" w:cs="宋体"/>
                <w:kern w:val="0"/>
              </w:rPr>
            </w:pPr>
          </w:p>
        </w:tc>
      </w:tr>
      <w:tr w14:paraId="2E4386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2125" w:type="dxa"/>
            <w:tcBorders>
              <w:top w:val="single" w:color="auto" w:sz="6" w:space="0"/>
              <w:left w:val="single" w:color="auto" w:sz="12" w:space="0"/>
              <w:bottom w:val="single" w:color="auto" w:sz="6" w:space="0"/>
              <w:right w:val="single" w:color="auto" w:sz="6" w:space="0"/>
            </w:tcBorders>
            <w:shd w:val="clear" w:color="auto" w:fill="auto"/>
            <w:vAlign w:val="center"/>
          </w:tcPr>
          <w:p w14:paraId="142B41BC">
            <w:pPr>
              <w:widowControl/>
              <w:adjustRightInd w:val="0"/>
              <w:snapToGrid w:val="0"/>
              <w:spacing w:after="163" w:afterLines="50" w:line="360" w:lineRule="auto"/>
              <w:ind w:firstLine="420" w:firstLineChars="200"/>
              <w:rPr>
                <w:rFonts w:ascii="宋体" w:hAnsi="宋体" w:cs="宋体"/>
                <w:kern w:val="0"/>
              </w:rPr>
            </w:pPr>
          </w:p>
        </w:tc>
        <w:tc>
          <w:tcPr>
            <w:tcW w:w="1276" w:type="dxa"/>
            <w:tcBorders>
              <w:top w:val="single" w:color="auto" w:sz="6" w:space="0"/>
              <w:left w:val="single" w:color="auto" w:sz="6" w:space="0"/>
              <w:bottom w:val="single" w:color="auto" w:sz="6" w:space="0"/>
              <w:right w:val="single" w:color="auto" w:sz="6" w:space="0"/>
            </w:tcBorders>
            <w:shd w:val="clear" w:color="auto" w:fill="auto"/>
            <w:vAlign w:val="center"/>
          </w:tcPr>
          <w:p w14:paraId="1918CFC5">
            <w:pPr>
              <w:widowControl/>
              <w:adjustRightInd w:val="0"/>
              <w:snapToGrid w:val="0"/>
              <w:spacing w:after="163" w:afterLines="50" w:line="360" w:lineRule="auto"/>
              <w:ind w:firstLine="420" w:firstLineChars="200"/>
              <w:rPr>
                <w:rFonts w:ascii="宋体" w:hAnsi="宋体" w:cs="宋体"/>
                <w:kern w:val="0"/>
              </w:rPr>
            </w:pPr>
          </w:p>
        </w:tc>
        <w:tc>
          <w:tcPr>
            <w:tcW w:w="1450" w:type="dxa"/>
            <w:tcBorders>
              <w:top w:val="single" w:color="auto" w:sz="6" w:space="0"/>
              <w:left w:val="single" w:color="auto" w:sz="6" w:space="0"/>
              <w:bottom w:val="single" w:color="auto" w:sz="6" w:space="0"/>
              <w:right w:val="single" w:color="auto" w:sz="6" w:space="0"/>
            </w:tcBorders>
            <w:shd w:val="clear" w:color="auto" w:fill="auto"/>
            <w:vAlign w:val="center"/>
          </w:tcPr>
          <w:p w14:paraId="6725E462">
            <w:pPr>
              <w:widowControl/>
              <w:adjustRightInd w:val="0"/>
              <w:snapToGrid w:val="0"/>
              <w:spacing w:after="163" w:afterLines="50" w:line="360" w:lineRule="auto"/>
              <w:ind w:firstLine="420" w:firstLineChars="200"/>
              <w:rPr>
                <w:rFonts w:ascii="宋体" w:hAnsi="宋体" w:cs="宋体"/>
                <w:kern w:val="0"/>
              </w:rPr>
            </w:pPr>
          </w:p>
        </w:tc>
        <w:tc>
          <w:tcPr>
            <w:tcW w:w="1243" w:type="dxa"/>
            <w:tcBorders>
              <w:top w:val="single" w:color="auto" w:sz="6" w:space="0"/>
              <w:left w:val="single" w:color="auto" w:sz="6" w:space="0"/>
              <w:bottom w:val="single" w:color="auto" w:sz="6" w:space="0"/>
              <w:right w:val="single" w:color="auto" w:sz="6" w:space="0"/>
            </w:tcBorders>
            <w:shd w:val="clear" w:color="auto" w:fill="auto"/>
            <w:vAlign w:val="center"/>
          </w:tcPr>
          <w:p w14:paraId="62A97F3D">
            <w:pPr>
              <w:widowControl/>
              <w:adjustRightInd w:val="0"/>
              <w:snapToGrid w:val="0"/>
              <w:spacing w:after="163" w:afterLines="50" w:line="360" w:lineRule="auto"/>
              <w:ind w:firstLine="420" w:firstLineChars="200"/>
              <w:rPr>
                <w:rFonts w:ascii="宋体" w:hAnsi="宋体" w:cs="宋体"/>
                <w:kern w:val="0"/>
              </w:rPr>
            </w:pPr>
          </w:p>
        </w:tc>
        <w:tc>
          <w:tcPr>
            <w:tcW w:w="1450" w:type="dxa"/>
            <w:tcBorders>
              <w:top w:val="single" w:color="auto" w:sz="6" w:space="0"/>
              <w:left w:val="single" w:color="auto" w:sz="6" w:space="0"/>
              <w:bottom w:val="single" w:color="auto" w:sz="6" w:space="0"/>
              <w:right w:val="single" w:color="auto" w:sz="6" w:space="0"/>
            </w:tcBorders>
            <w:shd w:val="clear" w:color="auto" w:fill="auto"/>
            <w:vAlign w:val="center"/>
          </w:tcPr>
          <w:p w14:paraId="746F2621">
            <w:pPr>
              <w:widowControl/>
              <w:adjustRightInd w:val="0"/>
              <w:snapToGrid w:val="0"/>
              <w:spacing w:after="163" w:afterLines="50" w:line="360" w:lineRule="auto"/>
              <w:ind w:firstLine="420" w:firstLineChars="200"/>
              <w:rPr>
                <w:rFonts w:ascii="宋体" w:hAnsi="宋体" w:cs="宋体"/>
                <w:kern w:val="0"/>
              </w:rPr>
            </w:pPr>
          </w:p>
        </w:tc>
        <w:tc>
          <w:tcPr>
            <w:tcW w:w="1670" w:type="dxa"/>
            <w:tcBorders>
              <w:top w:val="single" w:color="auto" w:sz="6" w:space="0"/>
              <w:left w:val="single" w:color="auto" w:sz="6" w:space="0"/>
              <w:bottom w:val="single" w:color="auto" w:sz="6" w:space="0"/>
              <w:right w:val="single" w:color="auto" w:sz="12" w:space="0"/>
            </w:tcBorders>
            <w:shd w:val="clear" w:color="auto" w:fill="auto"/>
            <w:vAlign w:val="center"/>
          </w:tcPr>
          <w:p w14:paraId="2760C7C0">
            <w:pPr>
              <w:widowControl/>
              <w:adjustRightInd w:val="0"/>
              <w:snapToGrid w:val="0"/>
              <w:spacing w:after="163" w:afterLines="50" w:line="360" w:lineRule="auto"/>
              <w:ind w:firstLine="420" w:firstLineChars="200"/>
              <w:rPr>
                <w:rFonts w:ascii="宋体" w:hAnsi="宋体" w:cs="宋体"/>
                <w:kern w:val="0"/>
              </w:rPr>
            </w:pPr>
          </w:p>
        </w:tc>
      </w:tr>
      <w:tr w14:paraId="4D6A0B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2125" w:type="dxa"/>
            <w:tcBorders>
              <w:top w:val="single" w:color="auto" w:sz="6" w:space="0"/>
              <w:left w:val="single" w:color="auto" w:sz="12" w:space="0"/>
              <w:bottom w:val="single" w:color="auto" w:sz="6" w:space="0"/>
              <w:right w:val="single" w:color="auto" w:sz="6" w:space="0"/>
            </w:tcBorders>
            <w:shd w:val="clear" w:color="auto" w:fill="auto"/>
            <w:vAlign w:val="center"/>
          </w:tcPr>
          <w:p w14:paraId="77DF5FE9">
            <w:pPr>
              <w:widowControl/>
              <w:adjustRightInd w:val="0"/>
              <w:snapToGrid w:val="0"/>
              <w:spacing w:after="163" w:afterLines="50" w:line="360" w:lineRule="auto"/>
              <w:ind w:firstLine="420" w:firstLineChars="200"/>
              <w:rPr>
                <w:rFonts w:ascii="宋体" w:hAnsi="宋体" w:cs="宋体"/>
                <w:kern w:val="0"/>
              </w:rPr>
            </w:pPr>
          </w:p>
        </w:tc>
        <w:tc>
          <w:tcPr>
            <w:tcW w:w="1276" w:type="dxa"/>
            <w:tcBorders>
              <w:top w:val="single" w:color="auto" w:sz="6" w:space="0"/>
              <w:left w:val="single" w:color="auto" w:sz="6" w:space="0"/>
              <w:bottom w:val="single" w:color="auto" w:sz="6" w:space="0"/>
              <w:right w:val="single" w:color="auto" w:sz="6" w:space="0"/>
            </w:tcBorders>
            <w:shd w:val="clear" w:color="auto" w:fill="auto"/>
            <w:vAlign w:val="center"/>
          </w:tcPr>
          <w:p w14:paraId="50CA07B2">
            <w:pPr>
              <w:widowControl/>
              <w:adjustRightInd w:val="0"/>
              <w:snapToGrid w:val="0"/>
              <w:spacing w:after="163" w:afterLines="50" w:line="360" w:lineRule="auto"/>
              <w:ind w:firstLine="420" w:firstLineChars="200"/>
              <w:rPr>
                <w:rFonts w:ascii="宋体" w:hAnsi="宋体" w:cs="宋体"/>
                <w:kern w:val="0"/>
              </w:rPr>
            </w:pPr>
          </w:p>
        </w:tc>
        <w:tc>
          <w:tcPr>
            <w:tcW w:w="1450" w:type="dxa"/>
            <w:tcBorders>
              <w:top w:val="single" w:color="auto" w:sz="6" w:space="0"/>
              <w:left w:val="single" w:color="auto" w:sz="6" w:space="0"/>
              <w:bottom w:val="single" w:color="auto" w:sz="6" w:space="0"/>
              <w:right w:val="single" w:color="auto" w:sz="6" w:space="0"/>
            </w:tcBorders>
            <w:shd w:val="clear" w:color="auto" w:fill="auto"/>
            <w:vAlign w:val="center"/>
          </w:tcPr>
          <w:p w14:paraId="423A031F">
            <w:pPr>
              <w:widowControl/>
              <w:adjustRightInd w:val="0"/>
              <w:snapToGrid w:val="0"/>
              <w:spacing w:after="163" w:afterLines="50" w:line="360" w:lineRule="auto"/>
              <w:ind w:firstLine="420" w:firstLineChars="200"/>
              <w:rPr>
                <w:rFonts w:ascii="宋体" w:hAnsi="宋体" w:cs="宋体"/>
                <w:kern w:val="0"/>
              </w:rPr>
            </w:pPr>
          </w:p>
        </w:tc>
        <w:tc>
          <w:tcPr>
            <w:tcW w:w="1243" w:type="dxa"/>
            <w:tcBorders>
              <w:top w:val="single" w:color="auto" w:sz="6" w:space="0"/>
              <w:left w:val="single" w:color="auto" w:sz="6" w:space="0"/>
              <w:bottom w:val="single" w:color="auto" w:sz="6" w:space="0"/>
              <w:right w:val="single" w:color="auto" w:sz="6" w:space="0"/>
            </w:tcBorders>
            <w:shd w:val="clear" w:color="auto" w:fill="auto"/>
            <w:vAlign w:val="center"/>
          </w:tcPr>
          <w:p w14:paraId="419FBE5C">
            <w:pPr>
              <w:widowControl/>
              <w:adjustRightInd w:val="0"/>
              <w:snapToGrid w:val="0"/>
              <w:spacing w:after="163" w:afterLines="50" w:line="360" w:lineRule="auto"/>
              <w:ind w:firstLine="420" w:firstLineChars="200"/>
              <w:rPr>
                <w:rFonts w:ascii="宋体" w:hAnsi="宋体" w:cs="宋体"/>
                <w:kern w:val="0"/>
              </w:rPr>
            </w:pPr>
          </w:p>
        </w:tc>
        <w:tc>
          <w:tcPr>
            <w:tcW w:w="1450" w:type="dxa"/>
            <w:tcBorders>
              <w:top w:val="single" w:color="auto" w:sz="6" w:space="0"/>
              <w:left w:val="single" w:color="auto" w:sz="6" w:space="0"/>
              <w:bottom w:val="single" w:color="auto" w:sz="6" w:space="0"/>
              <w:right w:val="single" w:color="auto" w:sz="6" w:space="0"/>
            </w:tcBorders>
            <w:shd w:val="clear" w:color="auto" w:fill="auto"/>
            <w:vAlign w:val="center"/>
          </w:tcPr>
          <w:p w14:paraId="6B9FC483">
            <w:pPr>
              <w:widowControl/>
              <w:adjustRightInd w:val="0"/>
              <w:snapToGrid w:val="0"/>
              <w:spacing w:after="163" w:afterLines="50" w:line="360" w:lineRule="auto"/>
              <w:ind w:firstLine="420" w:firstLineChars="200"/>
              <w:rPr>
                <w:rFonts w:ascii="宋体" w:hAnsi="宋体" w:cs="宋体"/>
                <w:kern w:val="0"/>
              </w:rPr>
            </w:pPr>
          </w:p>
        </w:tc>
        <w:tc>
          <w:tcPr>
            <w:tcW w:w="1670" w:type="dxa"/>
            <w:tcBorders>
              <w:top w:val="single" w:color="auto" w:sz="6" w:space="0"/>
              <w:left w:val="single" w:color="auto" w:sz="6" w:space="0"/>
              <w:bottom w:val="single" w:color="auto" w:sz="6" w:space="0"/>
              <w:right w:val="single" w:color="auto" w:sz="12" w:space="0"/>
            </w:tcBorders>
            <w:shd w:val="clear" w:color="auto" w:fill="auto"/>
            <w:vAlign w:val="center"/>
          </w:tcPr>
          <w:p w14:paraId="1975FF09">
            <w:pPr>
              <w:widowControl/>
              <w:adjustRightInd w:val="0"/>
              <w:snapToGrid w:val="0"/>
              <w:spacing w:after="163" w:afterLines="50" w:line="360" w:lineRule="auto"/>
              <w:ind w:firstLine="420" w:firstLineChars="200"/>
              <w:rPr>
                <w:rFonts w:ascii="宋体" w:hAnsi="宋体" w:cs="宋体"/>
                <w:kern w:val="0"/>
              </w:rPr>
            </w:pPr>
          </w:p>
        </w:tc>
      </w:tr>
      <w:tr w14:paraId="49E48C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2125" w:type="dxa"/>
            <w:tcBorders>
              <w:top w:val="single" w:color="auto" w:sz="6" w:space="0"/>
              <w:left w:val="single" w:color="auto" w:sz="12" w:space="0"/>
              <w:bottom w:val="single" w:color="auto" w:sz="6" w:space="0"/>
              <w:right w:val="single" w:color="auto" w:sz="6" w:space="0"/>
            </w:tcBorders>
            <w:shd w:val="clear" w:color="auto" w:fill="auto"/>
            <w:vAlign w:val="center"/>
          </w:tcPr>
          <w:p w14:paraId="7489EF79">
            <w:pPr>
              <w:widowControl/>
              <w:adjustRightInd w:val="0"/>
              <w:snapToGrid w:val="0"/>
              <w:spacing w:after="163" w:afterLines="50" w:line="360" w:lineRule="auto"/>
              <w:ind w:firstLine="420" w:firstLineChars="200"/>
              <w:rPr>
                <w:rFonts w:ascii="宋体" w:hAnsi="宋体" w:cs="宋体"/>
                <w:kern w:val="0"/>
              </w:rPr>
            </w:pPr>
          </w:p>
        </w:tc>
        <w:tc>
          <w:tcPr>
            <w:tcW w:w="1276" w:type="dxa"/>
            <w:tcBorders>
              <w:top w:val="single" w:color="auto" w:sz="6" w:space="0"/>
              <w:left w:val="single" w:color="auto" w:sz="6" w:space="0"/>
              <w:bottom w:val="single" w:color="auto" w:sz="6" w:space="0"/>
              <w:right w:val="single" w:color="auto" w:sz="6" w:space="0"/>
            </w:tcBorders>
            <w:shd w:val="clear" w:color="auto" w:fill="auto"/>
            <w:vAlign w:val="center"/>
          </w:tcPr>
          <w:p w14:paraId="504B1389">
            <w:pPr>
              <w:widowControl/>
              <w:adjustRightInd w:val="0"/>
              <w:snapToGrid w:val="0"/>
              <w:spacing w:after="163" w:afterLines="50" w:line="360" w:lineRule="auto"/>
              <w:ind w:firstLine="420" w:firstLineChars="200"/>
              <w:rPr>
                <w:rFonts w:ascii="宋体" w:hAnsi="宋体" w:cs="宋体"/>
                <w:kern w:val="0"/>
              </w:rPr>
            </w:pPr>
          </w:p>
        </w:tc>
        <w:tc>
          <w:tcPr>
            <w:tcW w:w="1450" w:type="dxa"/>
            <w:tcBorders>
              <w:top w:val="single" w:color="auto" w:sz="6" w:space="0"/>
              <w:left w:val="single" w:color="auto" w:sz="6" w:space="0"/>
              <w:bottom w:val="single" w:color="auto" w:sz="6" w:space="0"/>
              <w:right w:val="single" w:color="auto" w:sz="6" w:space="0"/>
            </w:tcBorders>
            <w:shd w:val="clear" w:color="auto" w:fill="auto"/>
            <w:vAlign w:val="center"/>
          </w:tcPr>
          <w:p w14:paraId="45ED69DC">
            <w:pPr>
              <w:widowControl/>
              <w:adjustRightInd w:val="0"/>
              <w:snapToGrid w:val="0"/>
              <w:spacing w:after="163" w:afterLines="50" w:line="360" w:lineRule="auto"/>
              <w:ind w:firstLine="420" w:firstLineChars="200"/>
              <w:rPr>
                <w:rFonts w:ascii="宋体" w:hAnsi="宋体" w:cs="宋体"/>
                <w:kern w:val="0"/>
              </w:rPr>
            </w:pPr>
          </w:p>
        </w:tc>
        <w:tc>
          <w:tcPr>
            <w:tcW w:w="1243" w:type="dxa"/>
            <w:tcBorders>
              <w:top w:val="single" w:color="auto" w:sz="6" w:space="0"/>
              <w:left w:val="single" w:color="auto" w:sz="6" w:space="0"/>
              <w:bottom w:val="single" w:color="auto" w:sz="6" w:space="0"/>
              <w:right w:val="single" w:color="auto" w:sz="6" w:space="0"/>
            </w:tcBorders>
            <w:shd w:val="clear" w:color="auto" w:fill="auto"/>
            <w:vAlign w:val="center"/>
          </w:tcPr>
          <w:p w14:paraId="412DC505">
            <w:pPr>
              <w:widowControl/>
              <w:adjustRightInd w:val="0"/>
              <w:snapToGrid w:val="0"/>
              <w:spacing w:after="163" w:afterLines="50" w:line="360" w:lineRule="auto"/>
              <w:ind w:firstLine="420" w:firstLineChars="200"/>
              <w:rPr>
                <w:rFonts w:ascii="宋体" w:hAnsi="宋体" w:cs="宋体"/>
                <w:kern w:val="0"/>
              </w:rPr>
            </w:pPr>
          </w:p>
        </w:tc>
        <w:tc>
          <w:tcPr>
            <w:tcW w:w="1450" w:type="dxa"/>
            <w:tcBorders>
              <w:top w:val="single" w:color="auto" w:sz="6" w:space="0"/>
              <w:left w:val="single" w:color="auto" w:sz="6" w:space="0"/>
              <w:bottom w:val="single" w:color="auto" w:sz="6" w:space="0"/>
              <w:right w:val="single" w:color="auto" w:sz="6" w:space="0"/>
            </w:tcBorders>
            <w:shd w:val="clear" w:color="auto" w:fill="auto"/>
            <w:vAlign w:val="center"/>
          </w:tcPr>
          <w:p w14:paraId="2F1F31A8">
            <w:pPr>
              <w:widowControl/>
              <w:adjustRightInd w:val="0"/>
              <w:snapToGrid w:val="0"/>
              <w:spacing w:after="163" w:afterLines="50" w:line="360" w:lineRule="auto"/>
              <w:ind w:firstLine="420" w:firstLineChars="200"/>
              <w:rPr>
                <w:rFonts w:ascii="宋体" w:hAnsi="宋体" w:cs="宋体"/>
                <w:kern w:val="0"/>
              </w:rPr>
            </w:pPr>
          </w:p>
        </w:tc>
        <w:tc>
          <w:tcPr>
            <w:tcW w:w="1670" w:type="dxa"/>
            <w:tcBorders>
              <w:top w:val="single" w:color="auto" w:sz="6" w:space="0"/>
              <w:left w:val="single" w:color="auto" w:sz="6" w:space="0"/>
              <w:bottom w:val="single" w:color="auto" w:sz="6" w:space="0"/>
              <w:right w:val="single" w:color="auto" w:sz="12" w:space="0"/>
            </w:tcBorders>
            <w:shd w:val="clear" w:color="auto" w:fill="auto"/>
            <w:vAlign w:val="center"/>
          </w:tcPr>
          <w:p w14:paraId="1DD4C391">
            <w:pPr>
              <w:widowControl/>
              <w:adjustRightInd w:val="0"/>
              <w:snapToGrid w:val="0"/>
              <w:spacing w:after="163" w:afterLines="50" w:line="360" w:lineRule="auto"/>
              <w:ind w:firstLine="420" w:firstLineChars="200"/>
              <w:rPr>
                <w:rFonts w:ascii="宋体" w:hAnsi="宋体" w:cs="宋体"/>
                <w:kern w:val="0"/>
              </w:rPr>
            </w:pPr>
          </w:p>
        </w:tc>
      </w:tr>
      <w:tr w14:paraId="4B533B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2125" w:type="dxa"/>
            <w:tcBorders>
              <w:top w:val="single" w:color="auto" w:sz="6" w:space="0"/>
              <w:left w:val="single" w:color="auto" w:sz="12" w:space="0"/>
              <w:bottom w:val="single" w:color="auto" w:sz="6" w:space="0"/>
              <w:right w:val="single" w:color="auto" w:sz="6" w:space="0"/>
            </w:tcBorders>
            <w:shd w:val="clear" w:color="auto" w:fill="auto"/>
            <w:vAlign w:val="center"/>
          </w:tcPr>
          <w:p w14:paraId="5B4EB5C6">
            <w:pPr>
              <w:widowControl/>
              <w:adjustRightInd w:val="0"/>
              <w:snapToGrid w:val="0"/>
              <w:spacing w:after="163" w:afterLines="50" w:line="360" w:lineRule="auto"/>
              <w:ind w:firstLine="420" w:firstLineChars="200"/>
              <w:rPr>
                <w:rFonts w:ascii="宋体" w:hAnsi="宋体" w:cs="宋体"/>
                <w:kern w:val="0"/>
              </w:rPr>
            </w:pPr>
          </w:p>
        </w:tc>
        <w:tc>
          <w:tcPr>
            <w:tcW w:w="1276" w:type="dxa"/>
            <w:tcBorders>
              <w:top w:val="single" w:color="auto" w:sz="6" w:space="0"/>
              <w:left w:val="single" w:color="auto" w:sz="6" w:space="0"/>
              <w:bottom w:val="single" w:color="auto" w:sz="6" w:space="0"/>
              <w:right w:val="single" w:color="auto" w:sz="6" w:space="0"/>
            </w:tcBorders>
            <w:shd w:val="clear" w:color="auto" w:fill="auto"/>
            <w:vAlign w:val="center"/>
          </w:tcPr>
          <w:p w14:paraId="3A0B66A3">
            <w:pPr>
              <w:widowControl/>
              <w:adjustRightInd w:val="0"/>
              <w:snapToGrid w:val="0"/>
              <w:spacing w:after="163" w:afterLines="50" w:line="360" w:lineRule="auto"/>
              <w:ind w:firstLine="420" w:firstLineChars="200"/>
              <w:rPr>
                <w:rFonts w:ascii="宋体" w:hAnsi="宋体" w:cs="宋体"/>
                <w:kern w:val="0"/>
              </w:rPr>
            </w:pPr>
          </w:p>
        </w:tc>
        <w:tc>
          <w:tcPr>
            <w:tcW w:w="1450" w:type="dxa"/>
            <w:tcBorders>
              <w:top w:val="single" w:color="auto" w:sz="6" w:space="0"/>
              <w:left w:val="single" w:color="auto" w:sz="6" w:space="0"/>
              <w:bottom w:val="single" w:color="auto" w:sz="6" w:space="0"/>
              <w:right w:val="single" w:color="auto" w:sz="6" w:space="0"/>
            </w:tcBorders>
            <w:shd w:val="clear" w:color="auto" w:fill="auto"/>
            <w:vAlign w:val="center"/>
          </w:tcPr>
          <w:p w14:paraId="39DFD74D">
            <w:pPr>
              <w:widowControl/>
              <w:adjustRightInd w:val="0"/>
              <w:snapToGrid w:val="0"/>
              <w:spacing w:after="163" w:afterLines="50" w:line="360" w:lineRule="auto"/>
              <w:ind w:firstLine="420" w:firstLineChars="200"/>
              <w:rPr>
                <w:rFonts w:ascii="宋体" w:hAnsi="宋体" w:cs="宋体"/>
                <w:kern w:val="0"/>
              </w:rPr>
            </w:pPr>
          </w:p>
        </w:tc>
        <w:tc>
          <w:tcPr>
            <w:tcW w:w="1243" w:type="dxa"/>
            <w:tcBorders>
              <w:top w:val="single" w:color="auto" w:sz="6" w:space="0"/>
              <w:left w:val="single" w:color="auto" w:sz="6" w:space="0"/>
              <w:bottom w:val="single" w:color="auto" w:sz="6" w:space="0"/>
              <w:right w:val="single" w:color="auto" w:sz="6" w:space="0"/>
            </w:tcBorders>
            <w:shd w:val="clear" w:color="auto" w:fill="auto"/>
            <w:vAlign w:val="center"/>
          </w:tcPr>
          <w:p w14:paraId="4A8524AA">
            <w:pPr>
              <w:widowControl/>
              <w:adjustRightInd w:val="0"/>
              <w:snapToGrid w:val="0"/>
              <w:spacing w:after="163" w:afterLines="50" w:line="360" w:lineRule="auto"/>
              <w:ind w:firstLine="420" w:firstLineChars="200"/>
              <w:rPr>
                <w:rFonts w:ascii="宋体" w:hAnsi="宋体" w:cs="宋体"/>
                <w:kern w:val="0"/>
              </w:rPr>
            </w:pPr>
          </w:p>
        </w:tc>
        <w:tc>
          <w:tcPr>
            <w:tcW w:w="1450" w:type="dxa"/>
            <w:tcBorders>
              <w:top w:val="single" w:color="auto" w:sz="6" w:space="0"/>
              <w:left w:val="single" w:color="auto" w:sz="6" w:space="0"/>
              <w:bottom w:val="single" w:color="auto" w:sz="6" w:space="0"/>
              <w:right w:val="single" w:color="auto" w:sz="6" w:space="0"/>
            </w:tcBorders>
            <w:shd w:val="clear" w:color="auto" w:fill="auto"/>
            <w:vAlign w:val="center"/>
          </w:tcPr>
          <w:p w14:paraId="563DEDA6">
            <w:pPr>
              <w:widowControl/>
              <w:adjustRightInd w:val="0"/>
              <w:snapToGrid w:val="0"/>
              <w:spacing w:after="163" w:afterLines="50" w:line="360" w:lineRule="auto"/>
              <w:ind w:firstLine="420" w:firstLineChars="200"/>
              <w:rPr>
                <w:rFonts w:ascii="宋体" w:hAnsi="宋体" w:cs="宋体"/>
                <w:kern w:val="0"/>
              </w:rPr>
            </w:pPr>
          </w:p>
        </w:tc>
        <w:tc>
          <w:tcPr>
            <w:tcW w:w="1670" w:type="dxa"/>
            <w:tcBorders>
              <w:top w:val="single" w:color="auto" w:sz="6" w:space="0"/>
              <w:left w:val="single" w:color="auto" w:sz="6" w:space="0"/>
              <w:bottom w:val="single" w:color="auto" w:sz="6" w:space="0"/>
              <w:right w:val="single" w:color="auto" w:sz="12" w:space="0"/>
            </w:tcBorders>
            <w:shd w:val="clear" w:color="auto" w:fill="auto"/>
            <w:vAlign w:val="center"/>
          </w:tcPr>
          <w:p w14:paraId="187F037B">
            <w:pPr>
              <w:widowControl/>
              <w:adjustRightInd w:val="0"/>
              <w:snapToGrid w:val="0"/>
              <w:spacing w:after="163" w:afterLines="50" w:line="360" w:lineRule="auto"/>
              <w:ind w:firstLine="420" w:firstLineChars="200"/>
              <w:rPr>
                <w:rFonts w:ascii="宋体" w:hAnsi="宋体" w:cs="宋体"/>
                <w:kern w:val="0"/>
              </w:rPr>
            </w:pPr>
          </w:p>
        </w:tc>
      </w:tr>
      <w:tr w14:paraId="6E88F2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2125" w:type="dxa"/>
            <w:tcBorders>
              <w:top w:val="single" w:color="auto" w:sz="6" w:space="0"/>
              <w:left w:val="single" w:color="auto" w:sz="12" w:space="0"/>
              <w:bottom w:val="single" w:color="auto" w:sz="6" w:space="0"/>
              <w:right w:val="single" w:color="auto" w:sz="6" w:space="0"/>
            </w:tcBorders>
            <w:shd w:val="clear" w:color="auto" w:fill="auto"/>
            <w:vAlign w:val="center"/>
          </w:tcPr>
          <w:p w14:paraId="1B765B82">
            <w:pPr>
              <w:widowControl/>
              <w:adjustRightInd w:val="0"/>
              <w:snapToGrid w:val="0"/>
              <w:spacing w:after="163" w:afterLines="50" w:line="360" w:lineRule="auto"/>
              <w:ind w:firstLine="420" w:firstLineChars="200"/>
              <w:rPr>
                <w:rFonts w:ascii="宋体" w:hAnsi="宋体" w:cs="宋体"/>
                <w:kern w:val="0"/>
              </w:rPr>
            </w:pPr>
          </w:p>
        </w:tc>
        <w:tc>
          <w:tcPr>
            <w:tcW w:w="1276" w:type="dxa"/>
            <w:tcBorders>
              <w:top w:val="single" w:color="auto" w:sz="6" w:space="0"/>
              <w:left w:val="single" w:color="auto" w:sz="6" w:space="0"/>
              <w:bottom w:val="single" w:color="auto" w:sz="6" w:space="0"/>
              <w:right w:val="single" w:color="auto" w:sz="6" w:space="0"/>
            </w:tcBorders>
            <w:shd w:val="clear" w:color="auto" w:fill="auto"/>
            <w:vAlign w:val="center"/>
          </w:tcPr>
          <w:p w14:paraId="159FDD29">
            <w:pPr>
              <w:widowControl/>
              <w:adjustRightInd w:val="0"/>
              <w:snapToGrid w:val="0"/>
              <w:spacing w:after="163" w:afterLines="50" w:line="360" w:lineRule="auto"/>
              <w:ind w:firstLine="420" w:firstLineChars="200"/>
              <w:rPr>
                <w:rFonts w:ascii="宋体" w:hAnsi="宋体" w:cs="宋体"/>
                <w:kern w:val="0"/>
              </w:rPr>
            </w:pPr>
          </w:p>
        </w:tc>
        <w:tc>
          <w:tcPr>
            <w:tcW w:w="1450" w:type="dxa"/>
            <w:tcBorders>
              <w:top w:val="single" w:color="auto" w:sz="6" w:space="0"/>
              <w:left w:val="single" w:color="auto" w:sz="6" w:space="0"/>
              <w:bottom w:val="single" w:color="auto" w:sz="6" w:space="0"/>
              <w:right w:val="single" w:color="auto" w:sz="6" w:space="0"/>
            </w:tcBorders>
            <w:shd w:val="clear" w:color="auto" w:fill="auto"/>
            <w:vAlign w:val="center"/>
          </w:tcPr>
          <w:p w14:paraId="59E19A03">
            <w:pPr>
              <w:widowControl/>
              <w:adjustRightInd w:val="0"/>
              <w:snapToGrid w:val="0"/>
              <w:spacing w:after="163" w:afterLines="50" w:line="360" w:lineRule="auto"/>
              <w:ind w:firstLine="420" w:firstLineChars="200"/>
              <w:rPr>
                <w:rFonts w:ascii="宋体" w:hAnsi="宋体" w:cs="宋体"/>
                <w:kern w:val="0"/>
              </w:rPr>
            </w:pPr>
          </w:p>
        </w:tc>
        <w:tc>
          <w:tcPr>
            <w:tcW w:w="1243" w:type="dxa"/>
            <w:tcBorders>
              <w:top w:val="single" w:color="auto" w:sz="6" w:space="0"/>
              <w:left w:val="single" w:color="auto" w:sz="6" w:space="0"/>
              <w:bottom w:val="single" w:color="auto" w:sz="6" w:space="0"/>
              <w:right w:val="single" w:color="auto" w:sz="6" w:space="0"/>
            </w:tcBorders>
            <w:shd w:val="clear" w:color="auto" w:fill="auto"/>
            <w:vAlign w:val="center"/>
          </w:tcPr>
          <w:p w14:paraId="0A6A5F58">
            <w:pPr>
              <w:widowControl/>
              <w:adjustRightInd w:val="0"/>
              <w:snapToGrid w:val="0"/>
              <w:spacing w:after="163" w:afterLines="50" w:line="360" w:lineRule="auto"/>
              <w:ind w:firstLine="420" w:firstLineChars="200"/>
              <w:rPr>
                <w:rFonts w:ascii="宋体" w:hAnsi="宋体" w:cs="宋体"/>
                <w:kern w:val="0"/>
              </w:rPr>
            </w:pPr>
          </w:p>
        </w:tc>
        <w:tc>
          <w:tcPr>
            <w:tcW w:w="1450" w:type="dxa"/>
            <w:tcBorders>
              <w:top w:val="single" w:color="auto" w:sz="6" w:space="0"/>
              <w:left w:val="single" w:color="auto" w:sz="6" w:space="0"/>
              <w:bottom w:val="single" w:color="auto" w:sz="6" w:space="0"/>
              <w:right w:val="single" w:color="auto" w:sz="6" w:space="0"/>
            </w:tcBorders>
            <w:shd w:val="clear" w:color="auto" w:fill="auto"/>
            <w:vAlign w:val="center"/>
          </w:tcPr>
          <w:p w14:paraId="5B40F86D">
            <w:pPr>
              <w:widowControl/>
              <w:adjustRightInd w:val="0"/>
              <w:snapToGrid w:val="0"/>
              <w:spacing w:after="163" w:afterLines="50" w:line="360" w:lineRule="auto"/>
              <w:ind w:firstLine="420" w:firstLineChars="200"/>
              <w:rPr>
                <w:rFonts w:ascii="宋体" w:hAnsi="宋体" w:cs="宋体"/>
                <w:kern w:val="0"/>
              </w:rPr>
            </w:pPr>
          </w:p>
        </w:tc>
        <w:tc>
          <w:tcPr>
            <w:tcW w:w="1670" w:type="dxa"/>
            <w:tcBorders>
              <w:top w:val="single" w:color="auto" w:sz="6" w:space="0"/>
              <w:left w:val="single" w:color="auto" w:sz="6" w:space="0"/>
              <w:bottom w:val="single" w:color="auto" w:sz="6" w:space="0"/>
              <w:right w:val="single" w:color="auto" w:sz="12" w:space="0"/>
            </w:tcBorders>
            <w:shd w:val="clear" w:color="auto" w:fill="auto"/>
            <w:vAlign w:val="center"/>
          </w:tcPr>
          <w:p w14:paraId="55F27270">
            <w:pPr>
              <w:widowControl/>
              <w:adjustRightInd w:val="0"/>
              <w:snapToGrid w:val="0"/>
              <w:spacing w:after="163" w:afterLines="50" w:line="360" w:lineRule="auto"/>
              <w:ind w:firstLine="420" w:firstLineChars="200"/>
              <w:rPr>
                <w:rFonts w:ascii="宋体" w:hAnsi="宋体" w:cs="宋体"/>
                <w:kern w:val="0"/>
              </w:rPr>
            </w:pPr>
          </w:p>
        </w:tc>
      </w:tr>
      <w:tr w14:paraId="350A7B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2125" w:type="dxa"/>
            <w:tcBorders>
              <w:top w:val="single" w:color="auto" w:sz="6" w:space="0"/>
              <w:left w:val="single" w:color="auto" w:sz="12" w:space="0"/>
              <w:bottom w:val="single" w:color="auto" w:sz="6" w:space="0"/>
              <w:right w:val="single" w:color="auto" w:sz="6" w:space="0"/>
            </w:tcBorders>
            <w:shd w:val="clear" w:color="auto" w:fill="auto"/>
          </w:tcPr>
          <w:p w14:paraId="6DB1F3F9">
            <w:pPr>
              <w:widowControl/>
              <w:adjustRightInd w:val="0"/>
              <w:snapToGrid w:val="0"/>
              <w:spacing w:after="163" w:afterLines="50" w:line="360" w:lineRule="auto"/>
              <w:ind w:firstLine="420" w:firstLineChars="200"/>
              <w:rPr>
                <w:rFonts w:ascii="宋体" w:hAnsi="宋体" w:cs="宋体"/>
                <w:kern w:val="0"/>
              </w:rPr>
            </w:pPr>
          </w:p>
        </w:tc>
        <w:tc>
          <w:tcPr>
            <w:tcW w:w="1276" w:type="dxa"/>
            <w:tcBorders>
              <w:top w:val="single" w:color="auto" w:sz="6" w:space="0"/>
              <w:left w:val="single" w:color="auto" w:sz="6" w:space="0"/>
              <w:bottom w:val="single" w:color="auto" w:sz="6" w:space="0"/>
              <w:right w:val="single" w:color="auto" w:sz="6" w:space="0"/>
            </w:tcBorders>
            <w:shd w:val="clear" w:color="auto" w:fill="auto"/>
          </w:tcPr>
          <w:p w14:paraId="2FA95AC8">
            <w:pPr>
              <w:widowControl/>
              <w:adjustRightInd w:val="0"/>
              <w:snapToGrid w:val="0"/>
              <w:spacing w:after="163" w:afterLines="50" w:line="360" w:lineRule="auto"/>
              <w:ind w:firstLine="420" w:firstLineChars="200"/>
              <w:rPr>
                <w:rFonts w:ascii="宋体" w:hAnsi="宋体" w:cs="宋体"/>
                <w:kern w:val="0"/>
              </w:rPr>
            </w:pPr>
          </w:p>
        </w:tc>
        <w:tc>
          <w:tcPr>
            <w:tcW w:w="1450" w:type="dxa"/>
            <w:tcBorders>
              <w:top w:val="single" w:color="auto" w:sz="6" w:space="0"/>
              <w:left w:val="single" w:color="auto" w:sz="6" w:space="0"/>
              <w:bottom w:val="single" w:color="auto" w:sz="6" w:space="0"/>
              <w:right w:val="single" w:color="auto" w:sz="6" w:space="0"/>
            </w:tcBorders>
            <w:shd w:val="clear" w:color="auto" w:fill="auto"/>
          </w:tcPr>
          <w:p w14:paraId="6F87E579">
            <w:pPr>
              <w:widowControl/>
              <w:adjustRightInd w:val="0"/>
              <w:snapToGrid w:val="0"/>
              <w:spacing w:after="163" w:afterLines="50" w:line="360" w:lineRule="auto"/>
              <w:ind w:firstLine="420" w:firstLineChars="200"/>
              <w:rPr>
                <w:rFonts w:ascii="宋体" w:hAnsi="宋体" w:cs="宋体"/>
                <w:kern w:val="0"/>
              </w:rPr>
            </w:pPr>
          </w:p>
        </w:tc>
        <w:tc>
          <w:tcPr>
            <w:tcW w:w="1243" w:type="dxa"/>
            <w:tcBorders>
              <w:top w:val="single" w:color="auto" w:sz="6" w:space="0"/>
              <w:left w:val="single" w:color="auto" w:sz="6" w:space="0"/>
              <w:bottom w:val="single" w:color="auto" w:sz="6" w:space="0"/>
              <w:right w:val="single" w:color="auto" w:sz="6" w:space="0"/>
            </w:tcBorders>
            <w:shd w:val="clear" w:color="auto" w:fill="auto"/>
          </w:tcPr>
          <w:p w14:paraId="5AFEC9DD">
            <w:pPr>
              <w:widowControl/>
              <w:adjustRightInd w:val="0"/>
              <w:snapToGrid w:val="0"/>
              <w:spacing w:after="163" w:afterLines="50" w:line="360" w:lineRule="auto"/>
              <w:ind w:firstLine="420" w:firstLineChars="200"/>
              <w:rPr>
                <w:rFonts w:ascii="宋体" w:hAnsi="宋体" w:cs="宋体"/>
                <w:kern w:val="0"/>
              </w:rPr>
            </w:pPr>
          </w:p>
        </w:tc>
        <w:tc>
          <w:tcPr>
            <w:tcW w:w="1450" w:type="dxa"/>
            <w:tcBorders>
              <w:top w:val="single" w:color="auto" w:sz="6" w:space="0"/>
              <w:left w:val="single" w:color="auto" w:sz="6" w:space="0"/>
              <w:bottom w:val="single" w:color="auto" w:sz="6" w:space="0"/>
              <w:right w:val="single" w:color="auto" w:sz="6" w:space="0"/>
            </w:tcBorders>
            <w:shd w:val="clear" w:color="auto" w:fill="auto"/>
          </w:tcPr>
          <w:p w14:paraId="006F1E20">
            <w:pPr>
              <w:widowControl/>
              <w:adjustRightInd w:val="0"/>
              <w:snapToGrid w:val="0"/>
              <w:spacing w:after="163" w:afterLines="50" w:line="360" w:lineRule="auto"/>
              <w:ind w:firstLine="420" w:firstLineChars="200"/>
              <w:rPr>
                <w:rFonts w:ascii="宋体" w:hAnsi="宋体" w:cs="宋体"/>
                <w:kern w:val="0"/>
              </w:rPr>
            </w:pPr>
          </w:p>
        </w:tc>
        <w:tc>
          <w:tcPr>
            <w:tcW w:w="1670" w:type="dxa"/>
            <w:tcBorders>
              <w:top w:val="single" w:color="auto" w:sz="6" w:space="0"/>
              <w:left w:val="single" w:color="auto" w:sz="6" w:space="0"/>
              <w:bottom w:val="single" w:color="auto" w:sz="6" w:space="0"/>
              <w:right w:val="single" w:color="auto" w:sz="12" w:space="0"/>
            </w:tcBorders>
            <w:shd w:val="clear" w:color="auto" w:fill="auto"/>
          </w:tcPr>
          <w:p w14:paraId="294BCFEC">
            <w:pPr>
              <w:widowControl/>
              <w:adjustRightInd w:val="0"/>
              <w:snapToGrid w:val="0"/>
              <w:spacing w:after="163" w:afterLines="50" w:line="360" w:lineRule="auto"/>
              <w:ind w:firstLine="420" w:firstLineChars="200"/>
              <w:rPr>
                <w:rFonts w:ascii="宋体" w:hAnsi="宋体" w:cs="宋体"/>
                <w:kern w:val="0"/>
              </w:rPr>
            </w:pPr>
          </w:p>
        </w:tc>
      </w:tr>
      <w:tr w14:paraId="5A1987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2125" w:type="dxa"/>
            <w:tcBorders>
              <w:top w:val="single" w:color="auto" w:sz="6" w:space="0"/>
              <w:left w:val="single" w:color="auto" w:sz="12" w:space="0"/>
              <w:bottom w:val="single" w:color="auto" w:sz="6" w:space="0"/>
              <w:right w:val="single" w:color="auto" w:sz="6" w:space="0"/>
            </w:tcBorders>
            <w:shd w:val="clear" w:color="auto" w:fill="auto"/>
            <w:vAlign w:val="center"/>
          </w:tcPr>
          <w:p w14:paraId="4CC93A65">
            <w:pPr>
              <w:widowControl/>
              <w:adjustRightInd w:val="0"/>
              <w:snapToGrid w:val="0"/>
              <w:spacing w:after="163" w:afterLines="50" w:line="360" w:lineRule="auto"/>
              <w:ind w:firstLine="420" w:firstLineChars="200"/>
              <w:rPr>
                <w:rFonts w:ascii="宋体" w:hAnsi="宋体" w:cs="宋体"/>
                <w:kern w:val="0"/>
              </w:rPr>
            </w:pPr>
          </w:p>
        </w:tc>
        <w:tc>
          <w:tcPr>
            <w:tcW w:w="1276" w:type="dxa"/>
            <w:tcBorders>
              <w:top w:val="single" w:color="auto" w:sz="6" w:space="0"/>
              <w:left w:val="single" w:color="auto" w:sz="6" w:space="0"/>
              <w:bottom w:val="single" w:color="auto" w:sz="6" w:space="0"/>
              <w:right w:val="single" w:color="auto" w:sz="6" w:space="0"/>
            </w:tcBorders>
            <w:shd w:val="clear" w:color="auto" w:fill="auto"/>
            <w:vAlign w:val="center"/>
          </w:tcPr>
          <w:p w14:paraId="5DEDD275">
            <w:pPr>
              <w:widowControl/>
              <w:adjustRightInd w:val="0"/>
              <w:snapToGrid w:val="0"/>
              <w:spacing w:after="163" w:afterLines="50" w:line="360" w:lineRule="auto"/>
              <w:ind w:firstLine="420" w:firstLineChars="200"/>
              <w:rPr>
                <w:rFonts w:ascii="宋体" w:hAnsi="宋体" w:cs="宋体"/>
                <w:kern w:val="0"/>
              </w:rPr>
            </w:pPr>
          </w:p>
        </w:tc>
        <w:tc>
          <w:tcPr>
            <w:tcW w:w="1450" w:type="dxa"/>
            <w:tcBorders>
              <w:top w:val="single" w:color="auto" w:sz="6" w:space="0"/>
              <w:left w:val="single" w:color="auto" w:sz="6" w:space="0"/>
              <w:bottom w:val="single" w:color="auto" w:sz="6" w:space="0"/>
              <w:right w:val="single" w:color="auto" w:sz="6" w:space="0"/>
            </w:tcBorders>
            <w:shd w:val="clear" w:color="auto" w:fill="auto"/>
            <w:vAlign w:val="center"/>
          </w:tcPr>
          <w:p w14:paraId="6D07830A">
            <w:pPr>
              <w:widowControl/>
              <w:adjustRightInd w:val="0"/>
              <w:snapToGrid w:val="0"/>
              <w:spacing w:after="163" w:afterLines="50" w:line="360" w:lineRule="auto"/>
              <w:ind w:firstLine="420" w:firstLineChars="200"/>
              <w:rPr>
                <w:rFonts w:ascii="宋体" w:hAnsi="宋体" w:cs="宋体"/>
                <w:kern w:val="0"/>
              </w:rPr>
            </w:pPr>
          </w:p>
        </w:tc>
        <w:tc>
          <w:tcPr>
            <w:tcW w:w="1243" w:type="dxa"/>
            <w:tcBorders>
              <w:top w:val="single" w:color="auto" w:sz="6" w:space="0"/>
              <w:left w:val="single" w:color="auto" w:sz="6" w:space="0"/>
              <w:bottom w:val="single" w:color="auto" w:sz="6" w:space="0"/>
              <w:right w:val="single" w:color="auto" w:sz="6" w:space="0"/>
            </w:tcBorders>
            <w:shd w:val="clear" w:color="auto" w:fill="auto"/>
            <w:vAlign w:val="center"/>
          </w:tcPr>
          <w:p w14:paraId="2076AFE5">
            <w:pPr>
              <w:widowControl/>
              <w:adjustRightInd w:val="0"/>
              <w:snapToGrid w:val="0"/>
              <w:spacing w:after="163" w:afterLines="50" w:line="360" w:lineRule="auto"/>
              <w:ind w:firstLine="420" w:firstLineChars="200"/>
              <w:rPr>
                <w:rFonts w:ascii="宋体" w:hAnsi="宋体" w:cs="宋体"/>
                <w:kern w:val="0"/>
              </w:rPr>
            </w:pPr>
          </w:p>
        </w:tc>
        <w:tc>
          <w:tcPr>
            <w:tcW w:w="1450" w:type="dxa"/>
            <w:tcBorders>
              <w:top w:val="single" w:color="auto" w:sz="6" w:space="0"/>
              <w:left w:val="single" w:color="auto" w:sz="6" w:space="0"/>
              <w:bottom w:val="single" w:color="auto" w:sz="6" w:space="0"/>
              <w:right w:val="single" w:color="auto" w:sz="6" w:space="0"/>
            </w:tcBorders>
            <w:shd w:val="clear" w:color="auto" w:fill="auto"/>
            <w:vAlign w:val="center"/>
          </w:tcPr>
          <w:p w14:paraId="10982168">
            <w:pPr>
              <w:widowControl/>
              <w:adjustRightInd w:val="0"/>
              <w:snapToGrid w:val="0"/>
              <w:spacing w:after="163" w:afterLines="50" w:line="360" w:lineRule="auto"/>
              <w:ind w:firstLine="420" w:firstLineChars="200"/>
              <w:rPr>
                <w:rFonts w:ascii="宋体" w:hAnsi="宋体" w:cs="宋体"/>
                <w:kern w:val="0"/>
              </w:rPr>
            </w:pPr>
          </w:p>
        </w:tc>
        <w:tc>
          <w:tcPr>
            <w:tcW w:w="1670" w:type="dxa"/>
            <w:tcBorders>
              <w:top w:val="single" w:color="auto" w:sz="6" w:space="0"/>
              <w:left w:val="single" w:color="auto" w:sz="6" w:space="0"/>
              <w:bottom w:val="single" w:color="auto" w:sz="6" w:space="0"/>
              <w:right w:val="single" w:color="auto" w:sz="12" w:space="0"/>
            </w:tcBorders>
            <w:shd w:val="clear" w:color="auto" w:fill="auto"/>
            <w:vAlign w:val="center"/>
          </w:tcPr>
          <w:p w14:paraId="35AC34B3">
            <w:pPr>
              <w:widowControl/>
              <w:adjustRightInd w:val="0"/>
              <w:snapToGrid w:val="0"/>
              <w:spacing w:after="163" w:afterLines="50" w:line="360" w:lineRule="auto"/>
              <w:ind w:firstLine="420" w:firstLineChars="200"/>
              <w:rPr>
                <w:rFonts w:ascii="宋体" w:hAnsi="宋体" w:cs="宋体"/>
                <w:kern w:val="0"/>
              </w:rPr>
            </w:pPr>
          </w:p>
        </w:tc>
      </w:tr>
      <w:tr w14:paraId="157B30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2125" w:type="dxa"/>
            <w:tcBorders>
              <w:top w:val="single" w:color="auto" w:sz="6" w:space="0"/>
              <w:left w:val="single" w:color="auto" w:sz="12" w:space="0"/>
              <w:bottom w:val="single" w:color="auto" w:sz="6" w:space="0"/>
              <w:right w:val="single" w:color="auto" w:sz="6" w:space="0"/>
            </w:tcBorders>
            <w:shd w:val="clear" w:color="auto" w:fill="auto"/>
          </w:tcPr>
          <w:p w14:paraId="40167A2E">
            <w:pPr>
              <w:widowControl/>
              <w:adjustRightInd w:val="0"/>
              <w:snapToGrid w:val="0"/>
              <w:spacing w:after="163" w:afterLines="50" w:line="360" w:lineRule="auto"/>
              <w:ind w:firstLine="420" w:firstLineChars="200"/>
              <w:rPr>
                <w:rFonts w:ascii="宋体" w:hAnsi="宋体" w:cs="宋体"/>
                <w:kern w:val="0"/>
              </w:rPr>
            </w:pPr>
          </w:p>
        </w:tc>
        <w:tc>
          <w:tcPr>
            <w:tcW w:w="1276" w:type="dxa"/>
            <w:tcBorders>
              <w:top w:val="single" w:color="auto" w:sz="6" w:space="0"/>
              <w:left w:val="single" w:color="auto" w:sz="6" w:space="0"/>
              <w:bottom w:val="single" w:color="auto" w:sz="6" w:space="0"/>
              <w:right w:val="single" w:color="auto" w:sz="6" w:space="0"/>
            </w:tcBorders>
            <w:shd w:val="clear" w:color="auto" w:fill="auto"/>
          </w:tcPr>
          <w:p w14:paraId="4592406E">
            <w:pPr>
              <w:widowControl/>
              <w:adjustRightInd w:val="0"/>
              <w:snapToGrid w:val="0"/>
              <w:spacing w:after="163" w:afterLines="50" w:line="360" w:lineRule="auto"/>
              <w:ind w:firstLine="420" w:firstLineChars="200"/>
              <w:rPr>
                <w:rFonts w:ascii="宋体" w:hAnsi="宋体" w:cs="宋体"/>
                <w:kern w:val="0"/>
              </w:rPr>
            </w:pPr>
          </w:p>
        </w:tc>
        <w:tc>
          <w:tcPr>
            <w:tcW w:w="1450" w:type="dxa"/>
            <w:tcBorders>
              <w:top w:val="single" w:color="auto" w:sz="6" w:space="0"/>
              <w:left w:val="single" w:color="auto" w:sz="6" w:space="0"/>
              <w:bottom w:val="single" w:color="auto" w:sz="6" w:space="0"/>
              <w:right w:val="single" w:color="auto" w:sz="6" w:space="0"/>
            </w:tcBorders>
            <w:shd w:val="clear" w:color="auto" w:fill="auto"/>
          </w:tcPr>
          <w:p w14:paraId="199610AF">
            <w:pPr>
              <w:widowControl/>
              <w:adjustRightInd w:val="0"/>
              <w:snapToGrid w:val="0"/>
              <w:spacing w:after="163" w:afterLines="50" w:line="360" w:lineRule="auto"/>
              <w:ind w:firstLine="420" w:firstLineChars="200"/>
              <w:rPr>
                <w:rFonts w:ascii="宋体" w:hAnsi="宋体" w:cs="宋体"/>
                <w:kern w:val="0"/>
              </w:rPr>
            </w:pPr>
          </w:p>
        </w:tc>
        <w:tc>
          <w:tcPr>
            <w:tcW w:w="1243" w:type="dxa"/>
            <w:tcBorders>
              <w:top w:val="single" w:color="auto" w:sz="6" w:space="0"/>
              <w:left w:val="single" w:color="auto" w:sz="6" w:space="0"/>
              <w:bottom w:val="single" w:color="auto" w:sz="6" w:space="0"/>
              <w:right w:val="single" w:color="auto" w:sz="6" w:space="0"/>
            </w:tcBorders>
            <w:shd w:val="clear" w:color="auto" w:fill="auto"/>
          </w:tcPr>
          <w:p w14:paraId="14D87013">
            <w:pPr>
              <w:widowControl/>
              <w:adjustRightInd w:val="0"/>
              <w:snapToGrid w:val="0"/>
              <w:spacing w:after="163" w:afterLines="50" w:line="360" w:lineRule="auto"/>
              <w:ind w:firstLine="420" w:firstLineChars="200"/>
              <w:rPr>
                <w:rFonts w:ascii="宋体" w:hAnsi="宋体" w:cs="宋体"/>
                <w:kern w:val="0"/>
              </w:rPr>
            </w:pPr>
          </w:p>
        </w:tc>
        <w:tc>
          <w:tcPr>
            <w:tcW w:w="1450" w:type="dxa"/>
            <w:tcBorders>
              <w:top w:val="single" w:color="auto" w:sz="6" w:space="0"/>
              <w:left w:val="single" w:color="auto" w:sz="6" w:space="0"/>
              <w:bottom w:val="single" w:color="auto" w:sz="6" w:space="0"/>
              <w:right w:val="single" w:color="auto" w:sz="6" w:space="0"/>
            </w:tcBorders>
            <w:shd w:val="clear" w:color="auto" w:fill="auto"/>
          </w:tcPr>
          <w:p w14:paraId="4994A935">
            <w:pPr>
              <w:widowControl/>
              <w:adjustRightInd w:val="0"/>
              <w:snapToGrid w:val="0"/>
              <w:spacing w:after="163" w:afterLines="50" w:line="360" w:lineRule="auto"/>
              <w:ind w:firstLine="420" w:firstLineChars="200"/>
              <w:rPr>
                <w:rFonts w:ascii="宋体" w:hAnsi="宋体" w:cs="宋体"/>
                <w:kern w:val="0"/>
              </w:rPr>
            </w:pPr>
          </w:p>
        </w:tc>
        <w:tc>
          <w:tcPr>
            <w:tcW w:w="1670" w:type="dxa"/>
            <w:tcBorders>
              <w:top w:val="single" w:color="auto" w:sz="6" w:space="0"/>
              <w:left w:val="single" w:color="auto" w:sz="6" w:space="0"/>
              <w:bottom w:val="single" w:color="auto" w:sz="6" w:space="0"/>
              <w:right w:val="single" w:color="auto" w:sz="12" w:space="0"/>
            </w:tcBorders>
            <w:shd w:val="clear" w:color="auto" w:fill="auto"/>
          </w:tcPr>
          <w:p w14:paraId="722094C0">
            <w:pPr>
              <w:widowControl/>
              <w:adjustRightInd w:val="0"/>
              <w:snapToGrid w:val="0"/>
              <w:spacing w:after="163" w:afterLines="50" w:line="360" w:lineRule="auto"/>
              <w:ind w:firstLine="420" w:firstLineChars="200"/>
              <w:rPr>
                <w:rFonts w:ascii="宋体" w:hAnsi="宋体" w:cs="宋体"/>
                <w:kern w:val="0"/>
              </w:rPr>
            </w:pPr>
          </w:p>
        </w:tc>
      </w:tr>
      <w:tr w14:paraId="43AEBE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2125" w:type="dxa"/>
            <w:tcBorders>
              <w:top w:val="single" w:color="auto" w:sz="6" w:space="0"/>
              <w:left w:val="single" w:color="auto" w:sz="12" w:space="0"/>
              <w:bottom w:val="single" w:color="auto" w:sz="6" w:space="0"/>
              <w:right w:val="single" w:color="auto" w:sz="6" w:space="0"/>
            </w:tcBorders>
            <w:shd w:val="clear" w:color="auto" w:fill="auto"/>
          </w:tcPr>
          <w:p w14:paraId="425E5227">
            <w:pPr>
              <w:widowControl/>
              <w:adjustRightInd w:val="0"/>
              <w:snapToGrid w:val="0"/>
              <w:spacing w:after="163" w:afterLines="50" w:line="360" w:lineRule="auto"/>
              <w:ind w:firstLine="420" w:firstLineChars="200"/>
              <w:rPr>
                <w:rFonts w:ascii="宋体" w:hAnsi="宋体" w:cs="宋体"/>
                <w:kern w:val="0"/>
              </w:rPr>
            </w:pPr>
          </w:p>
        </w:tc>
        <w:tc>
          <w:tcPr>
            <w:tcW w:w="1276" w:type="dxa"/>
            <w:tcBorders>
              <w:top w:val="single" w:color="auto" w:sz="6" w:space="0"/>
              <w:left w:val="single" w:color="auto" w:sz="6" w:space="0"/>
              <w:bottom w:val="single" w:color="auto" w:sz="6" w:space="0"/>
              <w:right w:val="single" w:color="auto" w:sz="6" w:space="0"/>
            </w:tcBorders>
            <w:shd w:val="clear" w:color="auto" w:fill="auto"/>
          </w:tcPr>
          <w:p w14:paraId="25090E4C">
            <w:pPr>
              <w:widowControl/>
              <w:adjustRightInd w:val="0"/>
              <w:snapToGrid w:val="0"/>
              <w:spacing w:after="163" w:afterLines="50" w:line="360" w:lineRule="auto"/>
              <w:ind w:firstLine="420" w:firstLineChars="200"/>
              <w:rPr>
                <w:rFonts w:ascii="宋体" w:hAnsi="宋体" w:cs="宋体"/>
                <w:kern w:val="0"/>
              </w:rPr>
            </w:pPr>
          </w:p>
        </w:tc>
        <w:tc>
          <w:tcPr>
            <w:tcW w:w="1450" w:type="dxa"/>
            <w:tcBorders>
              <w:top w:val="single" w:color="auto" w:sz="6" w:space="0"/>
              <w:left w:val="single" w:color="auto" w:sz="6" w:space="0"/>
              <w:bottom w:val="single" w:color="auto" w:sz="6" w:space="0"/>
              <w:right w:val="single" w:color="auto" w:sz="6" w:space="0"/>
            </w:tcBorders>
            <w:shd w:val="clear" w:color="auto" w:fill="auto"/>
          </w:tcPr>
          <w:p w14:paraId="7CCB41C5">
            <w:pPr>
              <w:widowControl/>
              <w:adjustRightInd w:val="0"/>
              <w:snapToGrid w:val="0"/>
              <w:spacing w:after="163" w:afterLines="50" w:line="360" w:lineRule="auto"/>
              <w:ind w:firstLine="420" w:firstLineChars="200"/>
              <w:rPr>
                <w:rFonts w:ascii="宋体" w:hAnsi="宋体" w:cs="宋体"/>
                <w:kern w:val="0"/>
              </w:rPr>
            </w:pPr>
          </w:p>
        </w:tc>
        <w:tc>
          <w:tcPr>
            <w:tcW w:w="1243" w:type="dxa"/>
            <w:tcBorders>
              <w:top w:val="single" w:color="auto" w:sz="6" w:space="0"/>
              <w:left w:val="single" w:color="auto" w:sz="6" w:space="0"/>
              <w:bottom w:val="single" w:color="auto" w:sz="6" w:space="0"/>
              <w:right w:val="single" w:color="auto" w:sz="6" w:space="0"/>
            </w:tcBorders>
            <w:shd w:val="clear" w:color="auto" w:fill="auto"/>
          </w:tcPr>
          <w:p w14:paraId="2C79A4CD">
            <w:pPr>
              <w:widowControl/>
              <w:adjustRightInd w:val="0"/>
              <w:snapToGrid w:val="0"/>
              <w:spacing w:after="163" w:afterLines="50" w:line="360" w:lineRule="auto"/>
              <w:ind w:firstLine="420" w:firstLineChars="200"/>
              <w:rPr>
                <w:rFonts w:ascii="宋体" w:hAnsi="宋体" w:cs="宋体"/>
                <w:kern w:val="0"/>
              </w:rPr>
            </w:pPr>
          </w:p>
        </w:tc>
        <w:tc>
          <w:tcPr>
            <w:tcW w:w="1450" w:type="dxa"/>
            <w:tcBorders>
              <w:top w:val="single" w:color="auto" w:sz="6" w:space="0"/>
              <w:left w:val="single" w:color="auto" w:sz="6" w:space="0"/>
              <w:bottom w:val="single" w:color="auto" w:sz="6" w:space="0"/>
              <w:right w:val="single" w:color="auto" w:sz="6" w:space="0"/>
            </w:tcBorders>
            <w:shd w:val="clear" w:color="auto" w:fill="auto"/>
          </w:tcPr>
          <w:p w14:paraId="7FD1E69A">
            <w:pPr>
              <w:widowControl/>
              <w:adjustRightInd w:val="0"/>
              <w:snapToGrid w:val="0"/>
              <w:spacing w:after="163" w:afterLines="50" w:line="360" w:lineRule="auto"/>
              <w:ind w:firstLine="420" w:firstLineChars="200"/>
              <w:rPr>
                <w:rFonts w:ascii="宋体" w:hAnsi="宋体" w:cs="宋体"/>
                <w:kern w:val="0"/>
              </w:rPr>
            </w:pPr>
          </w:p>
        </w:tc>
        <w:tc>
          <w:tcPr>
            <w:tcW w:w="1670" w:type="dxa"/>
            <w:tcBorders>
              <w:top w:val="single" w:color="auto" w:sz="6" w:space="0"/>
              <w:left w:val="single" w:color="auto" w:sz="6" w:space="0"/>
              <w:bottom w:val="single" w:color="auto" w:sz="6" w:space="0"/>
              <w:right w:val="single" w:color="auto" w:sz="12" w:space="0"/>
            </w:tcBorders>
            <w:shd w:val="clear" w:color="auto" w:fill="auto"/>
          </w:tcPr>
          <w:p w14:paraId="26DAA444">
            <w:pPr>
              <w:widowControl/>
              <w:adjustRightInd w:val="0"/>
              <w:snapToGrid w:val="0"/>
              <w:spacing w:after="163" w:afterLines="50" w:line="360" w:lineRule="auto"/>
              <w:ind w:firstLine="420" w:firstLineChars="200"/>
              <w:rPr>
                <w:rFonts w:ascii="宋体" w:hAnsi="宋体" w:cs="宋体"/>
                <w:kern w:val="0"/>
              </w:rPr>
            </w:pPr>
          </w:p>
        </w:tc>
      </w:tr>
      <w:tr w14:paraId="5CA0A4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2125" w:type="dxa"/>
            <w:tcBorders>
              <w:top w:val="single" w:color="auto" w:sz="6" w:space="0"/>
              <w:left w:val="single" w:color="auto" w:sz="12" w:space="0"/>
              <w:bottom w:val="single" w:color="auto" w:sz="6" w:space="0"/>
              <w:right w:val="single" w:color="auto" w:sz="6" w:space="0"/>
            </w:tcBorders>
            <w:shd w:val="clear" w:color="auto" w:fill="auto"/>
          </w:tcPr>
          <w:p w14:paraId="4FAE1EEF">
            <w:pPr>
              <w:widowControl/>
              <w:adjustRightInd w:val="0"/>
              <w:snapToGrid w:val="0"/>
              <w:spacing w:after="163" w:afterLines="50" w:line="360" w:lineRule="auto"/>
              <w:ind w:firstLine="420" w:firstLineChars="200"/>
              <w:rPr>
                <w:rFonts w:ascii="宋体" w:hAnsi="宋体" w:cs="宋体"/>
                <w:kern w:val="0"/>
              </w:rPr>
            </w:pPr>
          </w:p>
        </w:tc>
        <w:tc>
          <w:tcPr>
            <w:tcW w:w="1276" w:type="dxa"/>
            <w:tcBorders>
              <w:top w:val="single" w:color="auto" w:sz="6" w:space="0"/>
              <w:left w:val="single" w:color="auto" w:sz="6" w:space="0"/>
              <w:bottom w:val="single" w:color="auto" w:sz="6" w:space="0"/>
              <w:right w:val="single" w:color="auto" w:sz="6" w:space="0"/>
            </w:tcBorders>
            <w:shd w:val="clear" w:color="auto" w:fill="auto"/>
          </w:tcPr>
          <w:p w14:paraId="00DB24BC">
            <w:pPr>
              <w:widowControl/>
              <w:adjustRightInd w:val="0"/>
              <w:snapToGrid w:val="0"/>
              <w:spacing w:after="163" w:afterLines="50" w:line="360" w:lineRule="auto"/>
              <w:ind w:firstLine="420" w:firstLineChars="200"/>
              <w:rPr>
                <w:rFonts w:ascii="宋体" w:hAnsi="宋体" w:cs="宋体"/>
                <w:kern w:val="0"/>
              </w:rPr>
            </w:pPr>
          </w:p>
        </w:tc>
        <w:tc>
          <w:tcPr>
            <w:tcW w:w="1450" w:type="dxa"/>
            <w:tcBorders>
              <w:top w:val="single" w:color="auto" w:sz="6" w:space="0"/>
              <w:left w:val="single" w:color="auto" w:sz="6" w:space="0"/>
              <w:bottom w:val="single" w:color="auto" w:sz="6" w:space="0"/>
              <w:right w:val="single" w:color="auto" w:sz="6" w:space="0"/>
            </w:tcBorders>
            <w:shd w:val="clear" w:color="auto" w:fill="auto"/>
          </w:tcPr>
          <w:p w14:paraId="0C6557B0">
            <w:pPr>
              <w:widowControl/>
              <w:adjustRightInd w:val="0"/>
              <w:snapToGrid w:val="0"/>
              <w:spacing w:after="163" w:afterLines="50" w:line="360" w:lineRule="auto"/>
              <w:ind w:firstLine="420" w:firstLineChars="200"/>
              <w:rPr>
                <w:rFonts w:ascii="宋体" w:hAnsi="宋体" w:cs="宋体"/>
                <w:kern w:val="0"/>
              </w:rPr>
            </w:pPr>
          </w:p>
        </w:tc>
        <w:tc>
          <w:tcPr>
            <w:tcW w:w="1243" w:type="dxa"/>
            <w:tcBorders>
              <w:top w:val="single" w:color="auto" w:sz="6" w:space="0"/>
              <w:left w:val="single" w:color="auto" w:sz="6" w:space="0"/>
              <w:bottom w:val="single" w:color="auto" w:sz="6" w:space="0"/>
              <w:right w:val="single" w:color="auto" w:sz="6" w:space="0"/>
            </w:tcBorders>
            <w:shd w:val="clear" w:color="auto" w:fill="auto"/>
          </w:tcPr>
          <w:p w14:paraId="6977177F">
            <w:pPr>
              <w:widowControl/>
              <w:adjustRightInd w:val="0"/>
              <w:snapToGrid w:val="0"/>
              <w:spacing w:after="163" w:afterLines="50" w:line="360" w:lineRule="auto"/>
              <w:ind w:firstLine="420" w:firstLineChars="200"/>
              <w:rPr>
                <w:rFonts w:ascii="宋体" w:hAnsi="宋体" w:cs="宋体"/>
                <w:kern w:val="0"/>
              </w:rPr>
            </w:pPr>
          </w:p>
        </w:tc>
        <w:tc>
          <w:tcPr>
            <w:tcW w:w="1450" w:type="dxa"/>
            <w:tcBorders>
              <w:top w:val="single" w:color="auto" w:sz="6" w:space="0"/>
              <w:left w:val="single" w:color="auto" w:sz="6" w:space="0"/>
              <w:bottom w:val="single" w:color="auto" w:sz="6" w:space="0"/>
              <w:right w:val="single" w:color="auto" w:sz="6" w:space="0"/>
            </w:tcBorders>
            <w:shd w:val="clear" w:color="auto" w:fill="auto"/>
          </w:tcPr>
          <w:p w14:paraId="5DB81DE6">
            <w:pPr>
              <w:widowControl/>
              <w:adjustRightInd w:val="0"/>
              <w:snapToGrid w:val="0"/>
              <w:spacing w:after="163" w:afterLines="50" w:line="360" w:lineRule="auto"/>
              <w:ind w:firstLine="420" w:firstLineChars="200"/>
              <w:rPr>
                <w:rFonts w:ascii="宋体" w:hAnsi="宋体" w:cs="宋体"/>
                <w:kern w:val="0"/>
              </w:rPr>
            </w:pPr>
          </w:p>
        </w:tc>
        <w:tc>
          <w:tcPr>
            <w:tcW w:w="1670" w:type="dxa"/>
            <w:tcBorders>
              <w:top w:val="single" w:color="auto" w:sz="6" w:space="0"/>
              <w:left w:val="single" w:color="auto" w:sz="6" w:space="0"/>
              <w:bottom w:val="single" w:color="auto" w:sz="6" w:space="0"/>
              <w:right w:val="single" w:color="auto" w:sz="12" w:space="0"/>
            </w:tcBorders>
            <w:shd w:val="clear" w:color="auto" w:fill="auto"/>
          </w:tcPr>
          <w:p w14:paraId="3F23AB06">
            <w:pPr>
              <w:widowControl/>
              <w:adjustRightInd w:val="0"/>
              <w:snapToGrid w:val="0"/>
              <w:spacing w:after="163" w:afterLines="50" w:line="360" w:lineRule="auto"/>
              <w:ind w:firstLine="420" w:firstLineChars="200"/>
              <w:rPr>
                <w:rFonts w:ascii="宋体" w:hAnsi="宋体" w:cs="宋体"/>
                <w:kern w:val="0"/>
              </w:rPr>
            </w:pPr>
          </w:p>
        </w:tc>
      </w:tr>
      <w:tr w14:paraId="7DC1FA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2125" w:type="dxa"/>
            <w:tcBorders>
              <w:top w:val="single" w:color="auto" w:sz="6" w:space="0"/>
              <w:left w:val="single" w:color="auto" w:sz="12" w:space="0"/>
              <w:bottom w:val="single" w:color="auto" w:sz="6" w:space="0"/>
              <w:right w:val="single" w:color="auto" w:sz="6" w:space="0"/>
            </w:tcBorders>
            <w:shd w:val="clear" w:color="auto" w:fill="auto"/>
          </w:tcPr>
          <w:p w14:paraId="2649B45D">
            <w:pPr>
              <w:widowControl/>
              <w:adjustRightInd w:val="0"/>
              <w:snapToGrid w:val="0"/>
              <w:spacing w:after="163" w:afterLines="50" w:line="360" w:lineRule="auto"/>
              <w:ind w:firstLine="420" w:firstLineChars="200"/>
              <w:rPr>
                <w:rFonts w:ascii="宋体" w:hAnsi="宋体" w:cs="宋体"/>
                <w:kern w:val="0"/>
              </w:rPr>
            </w:pPr>
          </w:p>
        </w:tc>
        <w:tc>
          <w:tcPr>
            <w:tcW w:w="1276" w:type="dxa"/>
            <w:tcBorders>
              <w:top w:val="single" w:color="auto" w:sz="6" w:space="0"/>
              <w:left w:val="single" w:color="auto" w:sz="6" w:space="0"/>
              <w:bottom w:val="single" w:color="auto" w:sz="6" w:space="0"/>
              <w:right w:val="single" w:color="auto" w:sz="6" w:space="0"/>
            </w:tcBorders>
            <w:shd w:val="clear" w:color="auto" w:fill="auto"/>
          </w:tcPr>
          <w:p w14:paraId="1BD1CDD9">
            <w:pPr>
              <w:widowControl/>
              <w:adjustRightInd w:val="0"/>
              <w:snapToGrid w:val="0"/>
              <w:spacing w:after="163" w:afterLines="50" w:line="360" w:lineRule="auto"/>
              <w:ind w:firstLine="420" w:firstLineChars="200"/>
              <w:rPr>
                <w:rFonts w:ascii="宋体" w:hAnsi="宋体" w:cs="宋体"/>
                <w:kern w:val="0"/>
              </w:rPr>
            </w:pPr>
          </w:p>
        </w:tc>
        <w:tc>
          <w:tcPr>
            <w:tcW w:w="1450" w:type="dxa"/>
            <w:tcBorders>
              <w:top w:val="single" w:color="auto" w:sz="6" w:space="0"/>
              <w:left w:val="single" w:color="auto" w:sz="6" w:space="0"/>
              <w:bottom w:val="single" w:color="auto" w:sz="6" w:space="0"/>
              <w:right w:val="single" w:color="auto" w:sz="6" w:space="0"/>
            </w:tcBorders>
            <w:shd w:val="clear" w:color="auto" w:fill="auto"/>
          </w:tcPr>
          <w:p w14:paraId="0C9F5A3C">
            <w:pPr>
              <w:widowControl/>
              <w:adjustRightInd w:val="0"/>
              <w:snapToGrid w:val="0"/>
              <w:spacing w:after="163" w:afterLines="50" w:line="360" w:lineRule="auto"/>
              <w:ind w:firstLine="420" w:firstLineChars="200"/>
              <w:rPr>
                <w:rFonts w:ascii="宋体" w:hAnsi="宋体" w:cs="宋体"/>
                <w:kern w:val="0"/>
              </w:rPr>
            </w:pPr>
          </w:p>
        </w:tc>
        <w:tc>
          <w:tcPr>
            <w:tcW w:w="1243" w:type="dxa"/>
            <w:tcBorders>
              <w:top w:val="single" w:color="auto" w:sz="6" w:space="0"/>
              <w:left w:val="single" w:color="auto" w:sz="6" w:space="0"/>
              <w:bottom w:val="single" w:color="auto" w:sz="6" w:space="0"/>
              <w:right w:val="single" w:color="auto" w:sz="6" w:space="0"/>
            </w:tcBorders>
            <w:shd w:val="clear" w:color="auto" w:fill="auto"/>
          </w:tcPr>
          <w:p w14:paraId="03533680">
            <w:pPr>
              <w:widowControl/>
              <w:adjustRightInd w:val="0"/>
              <w:snapToGrid w:val="0"/>
              <w:spacing w:after="163" w:afterLines="50" w:line="360" w:lineRule="auto"/>
              <w:ind w:firstLine="420" w:firstLineChars="200"/>
              <w:rPr>
                <w:rFonts w:ascii="宋体" w:hAnsi="宋体" w:cs="宋体"/>
                <w:kern w:val="0"/>
              </w:rPr>
            </w:pPr>
          </w:p>
        </w:tc>
        <w:tc>
          <w:tcPr>
            <w:tcW w:w="1450" w:type="dxa"/>
            <w:tcBorders>
              <w:top w:val="single" w:color="auto" w:sz="6" w:space="0"/>
              <w:left w:val="single" w:color="auto" w:sz="6" w:space="0"/>
              <w:bottom w:val="single" w:color="auto" w:sz="6" w:space="0"/>
              <w:right w:val="single" w:color="auto" w:sz="6" w:space="0"/>
            </w:tcBorders>
            <w:shd w:val="clear" w:color="auto" w:fill="auto"/>
          </w:tcPr>
          <w:p w14:paraId="13B8DED2">
            <w:pPr>
              <w:widowControl/>
              <w:adjustRightInd w:val="0"/>
              <w:snapToGrid w:val="0"/>
              <w:spacing w:after="163" w:afterLines="50" w:line="360" w:lineRule="auto"/>
              <w:ind w:firstLine="420" w:firstLineChars="200"/>
              <w:rPr>
                <w:rFonts w:ascii="宋体" w:hAnsi="宋体" w:cs="宋体"/>
                <w:kern w:val="0"/>
              </w:rPr>
            </w:pPr>
          </w:p>
        </w:tc>
        <w:tc>
          <w:tcPr>
            <w:tcW w:w="1670" w:type="dxa"/>
            <w:tcBorders>
              <w:top w:val="single" w:color="auto" w:sz="6" w:space="0"/>
              <w:left w:val="single" w:color="auto" w:sz="6" w:space="0"/>
              <w:bottom w:val="single" w:color="auto" w:sz="6" w:space="0"/>
              <w:right w:val="single" w:color="auto" w:sz="12" w:space="0"/>
            </w:tcBorders>
            <w:shd w:val="clear" w:color="auto" w:fill="auto"/>
          </w:tcPr>
          <w:p w14:paraId="177F2046">
            <w:pPr>
              <w:widowControl/>
              <w:adjustRightInd w:val="0"/>
              <w:snapToGrid w:val="0"/>
              <w:spacing w:after="163" w:afterLines="50" w:line="360" w:lineRule="auto"/>
              <w:ind w:firstLine="420" w:firstLineChars="200"/>
              <w:rPr>
                <w:rFonts w:ascii="宋体" w:hAnsi="宋体" w:cs="宋体"/>
                <w:kern w:val="0"/>
              </w:rPr>
            </w:pPr>
          </w:p>
        </w:tc>
      </w:tr>
      <w:tr w14:paraId="21B925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2125" w:type="dxa"/>
            <w:tcBorders>
              <w:top w:val="single" w:color="auto" w:sz="6" w:space="0"/>
              <w:left w:val="single" w:color="auto" w:sz="12" w:space="0"/>
              <w:bottom w:val="single" w:color="auto" w:sz="6" w:space="0"/>
              <w:right w:val="single" w:color="auto" w:sz="6" w:space="0"/>
            </w:tcBorders>
            <w:shd w:val="clear" w:color="auto" w:fill="auto"/>
          </w:tcPr>
          <w:p w14:paraId="677560C7">
            <w:pPr>
              <w:widowControl/>
              <w:adjustRightInd w:val="0"/>
              <w:snapToGrid w:val="0"/>
              <w:spacing w:after="163" w:afterLines="50" w:line="360" w:lineRule="auto"/>
              <w:ind w:firstLine="420" w:firstLineChars="200"/>
              <w:rPr>
                <w:rFonts w:ascii="宋体" w:hAnsi="宋体" w:cs="宋体"/>
                <w:kern w:val="0"/>
              </w:rPr>
            </w:pPr>
          </w:p>
        </w:tc>
        <w:tc>
          <w:tcPr>
            <w:tcW w:w="1276" w:type="dxa"/>
            <w:tcBorders>
              <w:top w:val="single" w:color="auto" w:sz="6" w:space="0"/>
              <w:left w:val="single" w:color="auto" w:sz="6" w:space="0"/>
              <w:bottom w:val="single" w:color="auto" w:sz="6" w:space="0"/>
              <w:right w:val="single" w:color="auto" w:sz="6" w:space="0"/>
            </w:tcBorders>
            <w:shd w:val="clear" w:color="auto" w:fill="auto"/>
          </w:tcPr>
          <w:p w14:paraId="1E728766">
            <w:pPr>
              <w:widowControl/>
              <w:adjustRightInd w:val="0"/>
              <w:snapToGrid w:val="0"/>
              <w:spacing w:after="163" w:afterLines="50" w:line="360" w:lineRule="auto"/>
              <w:ind w:firstLine="420" w:firstLineChars="200"/>
              <w:rPr>
                <w:rFonts w:ascii="宋体" w:hAnsi="宋体" w:cs="宋体"/>
                <w:kern w:val="0"/>
              </w:rPr>
            </w:pPr>
          </w:p>
        </w:tc>
        <w:tc>
          <w:tcPr>
            <w:tcW w:w="1450" w:type="dxa"/>
            <w:tcBorders>
              <w:top w:val="single" w:color="auto" w:sz="6" w:space="0"/>
              <w:left w:val="single" w:color="auto" w:sz="6" w:space="0"/>
              <w:bottom w:val="single" w:color="auto" w:sz="6" w:space="0"/>
              <w:right w:val="single" w:color="auto" w:sz="6" w:space="0"/>
            </w:tcBorders>
            <w:shd w:val="clear" w:color="auto" w:fill="auto"/>
          </w:tcPr>
          <w:p w14:paraId="24CCF3CD">
            <w:pPr>
              <w:widowControl/>
              <w:adjustRightInd w:val="0"/>
              <w:snapToGrid w:val="0"/>
              <w:spacing w:after="163" w:afterLines="50" w:line="360" w:lineRule="auto"/>
              <w:ind w:firstLine="420" w:firstLineChars="200"/>
              <w:rPr>
                <w:rFonts w:ascii="宋体" w:hAnsi="宋体" w:cs="宋体"/>
                <w:kern w:val="0"/>
              </w:rPr>
            </w:pPr>
          </w:p>
        </w:tc>
        <w:tc>
          <w:tcPr>
            <w:tcW w:w="1243" w:type="dxa"/>
            <w:tcBorders>
              <w:top w:val="single" w:color="auto" w:sz="6" w:space="0"/>
              <w:left w:val="single" w:color="auto" w:sz="6" w:space="0"/>
              <w:bottom w:val="single" w:color="auto" w:sz="6" w:space="0"/>
              <w:right w:val="single" w:color="auto" w:sz="6" w:space="0"/>
            </w:tcBorders>
            <w:shd w:val="clear" w:color="auto" w:fill="auto"/>
          </w:tcPr>
          <w:p w14:paraId="4C73907E">
            <w:pPr>
              <w:widowControl/>
              <w:adjustRightInd w:val="0"/>
              <w:snapToGrid w:val="0"/>
              <w:spacing w:after="163" w:afterLines="50" w:line="360" w:lineRule="auto"/>
              <w:ind w:firstLine="420" w:firstLineChars="200"/>
              <w:rPr>
                <w:rFonts w:ascii="宋体" w:hAnsi="宋体" w:cs="宋体"/>
                <w:kern w:val="0"/>
              </w:rPr>
            </w:pPr>
          </w:p>
        </w:tc>
        <w:tc>
          <w:tcPr>
            <w:tcW w:w="1450" w:type="dxa"/>
            <w:tcBorders>
              <w:top w:val="single" w:color="auto" w:sz="6" w:space="0"/>
              <w:left w:val="single" w:color="auto" w:sz="6" w:space="0"/>
              <w:bottom w:val="single" w:color="auto" w:sz="6" w:space="0"/>
              <w:right w:val="single" w:color="auto" w:sz="6" w:space="0"/>
            </w:tcBorders>
            <w:shd w:val="clear" w:color="auto" w:fill="auto"/>
          </w:tcPr>
          <w:p w14:paraId="5794D8EE">
            <w:pPr>
              <w:widowControl/>
              <w:adjustRightInd w:val="0"/>
              <w:snapToGrid w:val="0"/>
              <w:spacing w:after="163" w:afterLines="50" w:line="360" w:lineRule="auto"/>
              <w:ind w:firstLine="420" w:firstLineChars="200"/>
              <w:rPr>
                <w:rFonts w:ascii="宋体" w:hAnsi="宋体" w:cs="宋体"/>
                <w:kern w:val="0"/>
              </w:rPr>
            </w:pPr>
          </w:p>
        </w:tc>
        <w:tc>
          <w:tcPr>
            <w:tcW w:w="1670" w:type="dxa"/>
            <w:tcBorders>
              <w:top w:val="single" w:color="auto" w:sz="6" w:space="0"/>
              <w:left w:val="single" w:color="auto" w:sz="6" w:space="0"/>
              <w:bottom w:val="single" w:color="auto" w:sz="6" w:space="0"/>
              <w:right w:val="single" w:color="auto" w:sz="12" w:space="0"/>
            </w:tcBorders>
            <w:shd w:val="clear" w:color="auto" w:fill="auto"/>
          </w:tcPr>
          <w:p w14:paraId="682CA2B2">
            <w:pPr>
              <w:widowControl/>
              <w:adjustRightInd w:val="0"/>
              <w:snapToGrid w:val="0"/>
              <w:spacing w:after="163" w:afterLines="50" w:line="360" w:lineRule="auto"/>
              <w:ind w:firstLine="420" w:firstLineChars="200"/>
              <w:rPr>
                <w:rFonts w:ascii="宋体" w:hAnsi="宋体" w:cs="宋体"/>
                <w:kern w:val="0"/>
              </w:rPr>
            </w:pPr>
          </w:p>
        </w:tc>
      </w:tr>
      <w:tr w14:paraId="3AF94A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2125" w:type="dxa"/>
            <w:tcBorders>
              <w:top w:val="single" w:color="auto" w:sz="6" w:space="0"/>
              <w:left w:val="single" w:color="auto" w:sz="12" w:space="0"/>
              <w:bottom w:val="single" w:color="auto" w:sz="6" w:space="0"/>
              <w:right w:val="single" w:color="auto" w:sz="6" w:space="0"/>
            </w:tcBorders>
            <w:shd w:val="clear" w:color="auto" w:fill="auto"/>
          </w:tcPr>
          <w:p w14:paraId="47088706">
            <w:pPr>
              <w:widowControl/>
              <w:adjustRightInd w:val="0"/>
              <w:snapToGrid w:val="0"/>
              <w:spacing w:after="163" w:afterLines="50" w:line="360" w:lineRule="auto"/>
              <w:ind w:firstLine="420" w:firstLineChars="200"/>
              <w:rPr>
                <w:rFonts w:ascii="宋体" w:hAnsi="宋体" w:cs="宋体"/>
                <w:kern w:val="0"/>
              </w:rPr>
            </w:pPr>
          </w:p>
        </w:tc>
        <w:tc>
          <w:tcPr>
            <w:tcW w:w="1276" w:type="dxa"/>
            <w:tcBorders>
              <w:top w:val="single" w:color="auto" w:sz="6" w:space="0"/>
              <w:left w:val="single" w:color="auto" w:sz="6" w:space="0"/>
              <w:bottom w:val="single" w:color="auto" w:sz="6" w:space="0"/>
              <w:right w:val="single" w:color="auto" w:sz="6" w:space="0"/>
            </w:tcBorders>
            <w:shd w:val="clear" w:color="auto" w:fill="auto"/>
          </w:tcPr>
          <w:p w14:paraId="74E832CB">
            <w:pPr>
              <w:widowControl/>
              <w:adjustRightInd w:val="0"/>
              <w:snapToGrid w:val="0"/>
              <w:spacing w:after="163" w:afterLines="50" w:line="360" w:lineRule="auto"/>
              <w:ind w:firstLine="420" w:firstLineChars="200"/>
              <w:rPr>
                <w:rFonts w:ascii="宋体" w:hAnsi="宋体" w:cs="宋体"/>
                <w:kern w:val="0"/>
              </w:rPr>
            </w:pPr>
          </w:p>
        </w:tc>
        <w:tc>
          <w:tcPr>
            <w:tcW w:w="1450" w:type="dxa"/>
            <w:tcBorders>
              <w:top w:val="single" w:color="auto" w:sz="6" w:space="0"/>
              <w:left w:val="single" w:color="auto" w:sz="6" w:space="0"/>
              <w:bottom w:val="single" w:color="auto" w:sz="6" w:space="0"/>
              <w:right w:val="single" w:color="auto" w:sz="6" w:space="0"/>
            </w:tcBorders>
            <w:shd w:val="clear" w:color="auto" w:fill="auto"/>
          </w:tcPr>
          <w:p w14:paraId="6081ACF2">
            <w:pPr>
              <w:widowControl/>
              <w:adjustRightInd w:val="0"/>
              <w:snapToGrid w:val="0"/>
              <w:spacing w:after="163" w:afterLines="50" w:line="360" w:lineRule="auto"/>
              <w:ind w:firstLine="420" w:firstLineChars="200"/>
              <w:rPr>
                <w:rFonts w:ascii="宋体" w:hAnsi="宋体" w:cs="宋体"/>
                <w:kern w:val="0"/>
              </w:rPr>
            </w:pPr>
          </w:p>
        </w:tc>
        <w:tc>
          <w:tcPr>
            <w:tcW w:w="1243" w:type="dxa"/>
            <w:tcBorders>
              <w:top w:val="single" w:color="auto" w:sz="6" w:space="0"/>
              <w:left w:val="single" w:color="auto" w:sz="6" w:space="0"/>
              <w:bottom w:val="single" w:color="auto" w:sz="6" w:space="0"/>
              <w:right w:val="single" w:color="auto" w:sz="6" w:space="0"/>
            </w:tcBorders>
            <w:shd w:val="clear" w:color="auto" w:fill="auto"/>
          </w:tcPr>
          <w:p w14:paraId="13349F15">
            <w:pPr>
              <w:widowControl/>
              <w:adjustRightInd w:val="0"/>
              <w:snapToGrid w:val="0"/>
              <w:spacing w:after="163" w:afterLines="50" w:line="360" w:lineRule="auto"/>
              <w:ind w:firstLine="420" w:firstLineChars="200"/>
              <w:rPr>
                <w:rFonts w:ascii="宋体" w:hAnsi="宋体" w:cs="宋体"/>
                <w:kern w:val="0"/>
              </w:rPr>
            </w:pPr>
          </w:p>
        </w:tc>
        <w:tc>
          <w:tcPr>
            <w:tcW w:w="1450" w:type="dxa"/>
            <w:tcBorders>
              <w:top w:val="single" w:color="auto" w:sz="6" w:space="0"/>
              <w:left w:val="single" w:color="auto" w:sz="6" w:space="0"/>
              <w:bottom w:val="single" w:color="auto" w:sz="6" w:space="0"/>
              <w:right w:val="single" w:color="auto" w:sz="6" w:space="0"/>
            </w:tcBorders>
            <w:shd w:val="clear" w:color="auto" w:fill="auto"/>
          </w:tcPr>
          <w:p w14:paraId="57518895">
            <w:pPr>
              <w:widowControl/>
              <w:adjustRightInd w:val="0"/>
              <w:snapToGrid w:val="0"/>
              <w:spacing w:after="163" w:afterLines="50" w:line="360" w:lineRule="auto"/>
              <w:ind w:firstLine="420" w:firstLineChars="200"/>
              <w:rPr>
                <w:rFonts w:ascii="宋体" w:hAnsi="宋体" w:cs="宋体"/>
                <w:kern w:val="0"/>
              </w:rPr>
            </w:pPr>
          </w:p>
        </w:tc>
        <w:tc>
          <w:tcPr>
            <w:tcW w:w="1670" w:type="dxa"/>
            <w:tcBorders>
              <w:top w:val="single" w:color="auto" w:sz="6" w:space="0"/>
              <w:left w:val="single" w:color="auto" w:sz="6" w:space="0"/>
              <w:bottom w:val="single" w:color="auto" w:sz="6" w:space="0"/>
              <w:right w:val="single" w:color="auto" w:sz="12" w:space="0"/>
            </w:tcBorders>
            <w:shd w:val="clear" w:color="auto" w:fill="auto"/>
          </w:tcPr>
          <w:p w14:paraId="615DE015">
            <w:pPr>
              <w:widowControl/>
              <w:adjustRightInd w:val="0"/>
              <w:snapToGrid w:val="0"/>
              <w:spacing w:after="163" w:afterLines="50" w:line="360" w:lineRule="auto"/>
              <w:ind w:firstLine="420" w:firstLineChars="200"/>
              <w:rPr>
                <w:rFonts w:ascii="宋体" w:hAnsi="宋体" w:cs="宋体"/>
                <w:kern w:val="0"/>
              </w:rPr>
            </w:pPr>
          </w:p>
        </w:tc>
      </w:tr>
      <w:tr w14:paraId="780EDD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2125" w:type="dxa"/>
            <w:tcBorders>
              <w:top w:val="single" w:color="auto" w:sz="6" w:space="0"/>
              <w:left w:val="single" w:color="auto" w:sz="12" w:space="0"/>
              <w:bottom w:val="single" w:color="auto" w:sz="6" w:space="0"/>
              <w:right w:val="single" w:color="auto" w:sz="6" w:space="0"/>
            </w:tcBorders>
            <w:shd w:val="clear" w:color="auto" w:fill="auto"/>
          </w:tcPr>
          <w:p w14:paraId="41A88C5A">
            <w:pPr>
              <w:widowControl/>
              <w:adjustRightInd w:val="0"/>
              <w:snapToGrid w:val="0"/>
              <w:spacing w:after="163" w:afterLines="50" w:line="360" w:lineRule="auto"/>
              <w:ind w:firstLine="420" w:firstLineChars="200"/>
              <w:rPr>
                <w:rFonts w:ascii="宋体" w:hAnsi="宋体" w:cs="宋体"/>
                <w:kern w:val="0"/>
              </w:rPr>
            </w:pPr>
          </w:p>
        </w:tc>
        <w:tc>
          <w:tcPr>
            <w:tcW w:w="1276" w:type="dxa"/>
            <w:tcBorders>
              <w:top w:val="single" w:color="auto" w:sz="6" w:space="0"/>
              <w:left w:val="single" w:color="auto" w:sz="6" w:space="0"/>
              <w:bottom w:val="single" w:color="auto" w:sz="6" w:space="0"/>
              <w:right w:val="single" w:color="auto" w:sz="6" w:space="0"/>
            </w:tcBorders>
            <w:shd w:val="clear" w:color="auto" w:fill="auto"/>
          </w:tcPr>
          <w:p w14:paraId="10D9D17B">
            <w:pPr>
              <w:widowControl/>
              <w:adjustRightInd w:val="0"/>
              <w:snapToGrid w:val="0"/>
              <w:spacing w:after="163" w:afterLines="50" w:line="360" w:lineRule="auto"/>
              <w:ind w:firstLine="420" w:firstLineChars="200"/>
              <w:rPr>
                <w:rFonts w:ascii="宋体" w:hAnsi="宋体" w:cs="宋体"/>
                <w:kern w:val="0"/>
              </w:rPr>
            </w:pPr>
          </w:p>
        </w:tc>
        <w:tc>
          <w:tcPr>
            <w:tcW w:w="1450" w:type="dxa"/>
            <w:tcBorders>
              <w:top w:val="single" w:color="auto" w:sz="6" w:space="0"/>
              <w:left w:val="single" w:color="auto" w:sz="6" w:space="0"/>
              <w:bottom w:val="single" w:color="auto" w:sz="6" w:space="0"/>
              <w:right w:val="single" w:color="auto" w:sz="6" w:space="0"/>
            </w:tcBorders>
            <w:shd w:val="clear" w:color="auto" w:fill="auto"/>
          </w:tcPr>
          <w:p w14:paraId="534F6EB5">
            <w:pPr>
              <w:widowControl/>
              <w:adjustRightInd w:val="0"/>
              <w:snapToGrid w:val="0"/>
              <w:spacing w:after="163" w:afterLines="50" w:line="360" w:lineRule="auto"/>
              <w:ind w:firstLine="420" w:firstLineChars="200"/>
              <w:rPr>
                <w:rFonts w:ascii="宋体" w:hAnsi="宋体" w:cs="宋体"/>
                <w:kern w:val="0"/>
              </w:rPr>
            </w:pPr>
          </w:p>
        </w:tc>
        <w:tc>
          <w:tcPr>
            <w:tcW w:w="1243" w:type="dxa"/>
            <w:tcBorders>
              <w:top w:val="single" w:color="auto" w:sz="6" w:space="0"/>
              <w:left w:val="single" w:color="auto" w:sz="6" w:space="0"/>
              <w:bottom w:val="single" w:color="auto" w:sz="6" w:space="0"/>
              <w:right w:val="single" w:color="auto" w:sz="6" w:space="0"/>
            </w:tcBorders>
            <w:shd w:val="clear" w:color="auto" w:fill="auto"/>
          </w:tcPr>
          <w:p w14:paraId="36BA9D80">
            <w:pPr>
              <w:widowControl/>
              <w:adjustRightInd w:val="0"/>
              <w:snapToGrid w:val="0"/>
              <w:spacing w:after="163" w:afterLines="50" w:line="360" w:lineRule="auto"/>
              <w:ind w:firstLine="420" w:firstLineChars="200"/>
              <w:rPr>
                <w:rFonts w:ascii="宋体" w:hAnsi="宋体" w:cs="宋体"/>
                <w:kern w:val="0"/>
              </w:rPr>
            </w:pPr>
          </w:p>
        </w:tc>
        <w:tc>
          <w:tcPr>
            <w:tcW w:w="1450" w:type="dxa"/>
            <w:tcBorders>
              <w:top w:val="single" w:color="auto" w:sz="6" w:space="0"/>
              <w:left w:val="single" w:color="auto" w:sz="6" w:space="0"/>
              <w:bottom w:val="single" w:color="auto" w:sz="6" w:space="0"/>
              <w:right w:val="single" w:color="auto" w:sz="6" w:space="0"/>
            </w:tcBorders>
            <w:shd w:val="clear" w:color="auto" w:fill="auto"/>
          </w:tcPr>
          <w:p w14:paraId="38BF3BFC">
            <w:pPr>
              <w:widowControl/>
              <w:adjustRightInd w:val="0"/>
              <w:snapToGrid w:val="0"/>
              <w:spacing w:after="163" w:afterLines="50" w:line="360" w:lineRule="auto"/>
              <w:ind w:firstLine="420" w:firstLineChars="200"/>
              <w:rPr>
                <w:rFonts w:ascii="宋体" w:hAnsi="宋体" w:cs="宋体"/>
                <w:kern w:val="0"/>
              </w:rPr>
            </w:pPr>
          </w:p>
        </w:tc>
        <w:tc>
          <w:tcPr>
            <w:tcW w:w="1670" w:type="dxa"/>
            <w:tcBorders>
              <w:top w:val="single" w:color="auto" w:sz="6" w:space="0"/>
              <w:left w:val="single" w:color="auto" w:sz="6" w:space="0"/>
              <w:bottom w:val="single" w:color="auto" w:sz="6" w:space="0"/>
              <w:right w:val="single" w:color="auto" w:sz="12" w:space="0"/>
            </w:tcBorders>
            <w:shd w:val="clear" w:color="auto" w:fill="auto"/>
          </w:tcPr>
          <w:p w14:paraId="6597576D">
            <w:pPr>
              <w:widowControl/>
              <w:adjustRightInd w:val="0"/>
              <w:snapToGrid w:val="0"/>
              <w:spacing w:after="163" w:afterLines="50" w:line="360" w:lineRule="auto"/>
              <w:ind w:firstLine="420" w:firstLineChars="200"/>
              <w:rPr>
                <w:rFonts w:ascii="宋体" w:hAnsi="宋体" w:cs="宋体"/>
                <w:kern w:val="0"/>
              </w:rPr>
            </w:pPr>
          </w:p>
        </w:tc>
      </w:tr>
      <w:tr w14:paraId="1D4BC4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2125" w:type="dxa"/>
            <w:tcBorders>
              <w:top w:val="single" w:color="auto" w:sz="6" w:space="0"/>
              <w:left w:val="single" w:color="auto" w:sz="12" w:space="0"/>
              <w:bottom w:val="single" w:color="auto" w:sz="6" w:space="0"/>
              <w:right w:val="single" w:color="auto" w:sz="6" w:space="0"/>
            </w:tcBorders>
            <w:shd w:val="clear" w:color="auto" w:fill="auto"/>
          </w:tcPr>
          <w:p w14:paraId="51126933">
            <w:pPr>
              <w:widowControl/>
              <w:adjustRightInd w:val="0"/>
              <w:snapToGrid w:val="0"/>
              <w:spacing w:after="163" w:afterLines="50" w:line="360" w:lineRule="auto"/>
              <w:ind w:firstLine="420" w:firstLineChars="200"/>
              <w:rPr>
                <w:rFonts w:ascii="宋体" w:hAnsi="宋体" w:cs="宋体"/>
                <w:kern w:val="0"/>
              </w:rPr>
            </w:pPr>
          </w:p>
        </w:tc>
        <w:tc>
          <w:tcPr>
            <w:tcW w:w="1276" w:type="dxa"/>
            <w:tcBorders>
              <w:top w:val="single" w:color="auto" w:sz="6" w:space="0"/>
              <w:left w:val="single" w:color="auto" w:sz="6" w:space="0"/>
              <w:bottom w:val="single" w:color="auto" w:sz="6" w:space="0"/>
              <w:right w:val="single" w:color="auto" w:sz="6" w:space="0"/>
            </w:tcBorders>
            <w:shd w:val="clear" w:color="auto" w:fill="auto"/>
          </w:tcPr>
          <w:p w14:paraId="62BEE493">
            <w:pPr>
              <w:widowControl/>
              <w:adjustRightInd w:val="0"/>
              <w:snapToGrid w:val="0"/>
              <w:spacing w:after="163" w:afterLines="50" w:line="360" w:lineRule="auto"/>
              <w:ind w:firstLine="420" w:firstLineChars="200"/>
              <w:rPr>
                <w:rFonts w:ascii="宋体" w:hAnsi="宋体" w:cs="宋体"/>
                <w:kern w:val="0"/>
              </w:rPr>
            </w:pPr>
          </w:p>
        </w:tc>
        <w:tc>
          <w:tcPr>
            <w:tcW w:w="1450" w:type="dxa"/>
            <w:tcBorders>
              <w:top w:val="single" w:color="auto" w:sz="6" w:space="0"/>
              <w:left w:val="single" w:color="auto" w:sz="6" w:space="0"/>
              <w:bottom w:val="single" w:color="auto" w:sz="6" w:space="0"/>
              <w:right w:val="single" w:color="auto" w:sz="6" w:space="0"/>
            </w:tcBorders>
            <w:shd w:val="clear" w:color="auto" w:fill="auto"/>
          </w:tcPr>
          <w:p w14:paraId="04E2E833">
            <w:pPr>
              <w:widowControl/>
              <w:adjustRightInd w:val="0"/>
              <w:snapToGrid w:val="0"/>
              <w:spacing w:after="163" w:afterLines="50" w:line="360" w:lineRule="auto"/>
              <w:ind w:firstLine="420" w:firstLineChars="200"/>
              <w:rPr>
                <w:rFonts w:ascii="宋体" w:hAnsi="宋体" w:cs="宋体"/>
                <w:kern w:val="0"/>
              </w:rPr>
            </w:pPr>
          </w:p>
        </w:tc>
        <w:tc>
          <w:tcPr>
            <w:tcW w:w="1243" w:type="dxa"/>
            <w:tcBorders>
              <w:top w:val="single" w:color="auto" w:sz="6" w:space="0"/>
              <w:left w:val="single" w:color="auto" w:sz="6" w:space="0"/>
              <w:bottom w:val="single" w:color="auto" w:sz="6" w:space="0"/>
              <w:right w:val="single" w:color="auto" w:sz="6" w:space="0"/>
            </w:tcBorders>
            <w:shd w:val="clear" w:color="auto" w:fill="auto"/>
          </w:tcPr>
          <w:p w14:paraId="78AE6A17">
            <w:pPr>
              <w:widowControl/>
              <w:adjustRightInd w:val="0"/>
              <w:snapToGrid w:val="0"/>
              <w:spacing w:after="163" w:afterLines="50" w:line="360" w:lineRule="auto"/>
              <w:ind w:firstLine="420" w:firstLineChars="200"/>
              <w:rPr>
                <w:rFonts w:ascii="宋体" w:hAnsi="宋体" w:cs="宋体"/>
                <w:kern w:val="0"/>
              </w:rPr>
            </w:pPr>
          </w:p>
        </w:tc>
        <w:tc>
          <w:tcPr>
            <w:tcW w:w="1450" w:type="dxa"/>
            <w:tcBorders>
              <w:top w:val="single" w:color="auto" w:sz="6" w:space="0"/>
              <w:left w:val="single" w:color="auto" w:sz="6" w:space="0"/>
              <w:bottom w:val="single" w:color="auto" w:sz="6" w:space="0"/>
              <w:right w:val="single" w:color="auto" w:sz="6" w:space="0"/>
            </w:tcBorders>
            <w:shd w:val="clear" w:color="auto" w:fill="auto"/>
          </w:tcPr>
          <w:p w14:paraId="6C4EB642">
            <w:pPr>
              <w:widowControl/>
              <w:adjustRightInd w:val="0"/>
              <w:snapToGrid w:val="0"/>
              <w:spacing w:after="163" w:afterLines="50" w:line="360" w:lineRule="auto"/>
              <w:ind w:firstLine="420" w:firstLineChars="200"/>
              <w:rPr>
                <w:rFonts w:ascii="宋体" w:hAnsi="宋体" w:cs="宋体"/>
                <w:kern w:val="0"/>
              </w:rPr>
            </w:pPr>
          </w:p>
        </w:tc>
        <w:tc>
          <w:tcPr>
            <w:tcW w:w="1670" w:type="dxa"/>
            <w:tcBorders>
              <w:top w:val="single" w:color="auto" w:sz="6" w:space="0"/>
              <w:left w:val="single" w:color="auto" w:sz="6" w:space="0"/>
              <w:bottom w:val="single" w:color="auto" w:sz="6" w:space="0"/>
              <w:right w:val="single" w:color="auto" w:sz="12" w:space="0"/>
            </w:tcBorders>
            <w:shd w:val="clear" w:color="auto" w:fill="auto"/>
          </w:tcPr>
          <w:p w14:paraId="6678D7D3">
            <w:pPr>
              <w:widowControl/>
              <w:adjustRightInd w:val="0"/>
              <w:snapToGrid w:val="0"/>
              <w:spacing w:after="163" w:afterLines="50" w:line="360" w:lineRule="auto"/>
              <w:ind w:firstLine="420" w:firstLineChars="200"/>
              <w:rPr>
                <w:rFonts w:ascii="宋体" w:hAnsi="宋体" w:cs="宋体"/>
                <w:kern w:val="0"/>
              </w:rPr>
            </w:pPr>
          </w:p>
        </w:tc>
      </w:tr>
      <w:tr w14:paraId="4B66D1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67" w:hRule="atLeast"/>
          <w:jc w:val="center"/>
        </w:trPr>
        <w:tc>
          <w:tcPr>
            <w:tcW w:w="2125" w:type="dxa"/>
            <w:tcBorders>
              <w:top w:val="single" w:color="auto" w:sz="6" w:space="0"/>
              <w:left w:val="single" w:color="auto" w:sz="12" w:space="0"/>
              <w:bottom w:val="single" w:color="auto" w:sz="12" w:space="0"/>
              <w:right w:val="single" w:color="auto" w:sz="6" w:space="0"/>
            </w:tcBorders>
            <w:shd w:val="clear" w:color="auto" w:fill="auto"/>
          </w:tcPr>
          <w:p w14:paraId="19688B64">
            <w:pPr>
              <w:widowControl/>
              <w:adjustRightInd w:val="0"/>
              <w:snapToGrid w:val="0"/>
              <w:spacing w:after="163" w:afterLines="50" w:line="360" w:lineRule="auto"/>
              <w:ind w:firstLine="420" w:firstLineChars="200"/>
              <w:rPr>
                <w:rFonts w:ascii="宋体" w:hAnsi="宋体" w:cs="宋体"/>
                <w:kern w:val="0"/>
              </w:rPr>
            </w:pPr>
          </w:p>
        </w:tc>
        <w:tc>
          <w:tcPr>
            <w:tcW w:w="1276" w:type="dxa"/>
            <w:tcBorders>
              <w:top w:val="single" w:color="auto" w:sz="6" w:space="0"/>
              <w:left w:val="single" w:color="auto" w:sz="6" w:space="0"/>
              <w:bottom w:val="single" w:color="auto" w:sz="12" w:space="0"/>
              <w:right w:val="single" w:color="auto" w:sz="6" w:space="0"/>
            </w:tcBorders>
            <w:shd w:val="clear" w:color="auto" w:fill="auto"/>
          </w:tcPr>
          <w:p w14:paraId="04781128">
            <w:pPr>
              <w:widowControl/>
              <w:adjustRightInd w:val="0"/>
              <w:snapToGrid w:val="0"/>
              <w:spacing w:after="163" w:afterLines="50" w:line="360" w:lineRule="auto"/>
              <w:ind w:firstLine="420" w:firstLineChars="200"/>
              <w:rPr>
                <w:rFonts w:ascii="宋体" w:hAnsi="宋体" w:cs="宋体"/>
                <w:kern w:val="0"/>
              </w:rPr>
            </w:pPr>
          </w:p>
        </w:tc>
        <w:tc>
          <w:tcPr>
            <w:tcW w:w="1450" w:type="dxa"/>
            <w:tcBorders>
              <w:top w:val="single" w:color="auto" w:sz="6" w:space="0"/>
              <w:left w:val="single" w:color="auto" w:sz="6" w:space="0"/>
              <w:bottom w:val="single" w:color="auto" w:sz="12" w:space="0"/>
              <w:right w:val="single" w:color="auto" w:sz="6" w:space="0"/>
            </w:tcBorders>
            <w:shd w:val="clear" w:color="auto" w:fill="auto"/>
          </w:tcPr>
          <w:p w14:paraId="5EDC55B2">
            <w:pPr>
              <w:widowControl/>
              <w:adjustRightInd w:val="0"/>
              <w:snapToGrid w:val="0"/>
              <w:spacing w:after="163" w:afterLines="50" w:line="360" w:lineRule="auto"/>
              <w:ind w:firstLine="420" w:firstLineChars="200"/>
              <w:rPr>
                <w:rFonts w:ascii="宋体" w:hAnsi="宋体" w:cs="宋体"/>
                <w:kern w:val="0"/>
              </w:rPr>
            </w:pPr>
          </w:p>
        </w:tc>
        <w:tc>
          <w:tcPr>
            <w:tcW w:w="1243" w:type="dxa"/>
            <w:tcBorders>
              <w:top w:val="single" w:color="auto" w:sz="6" w:space="0"/>
              <w:left w:val="single" w:color="auto" w:sz="6" w:space="0"/>
              <w:bottom w:val="single" w:color="auto" w:sz="12" w:space="0"/>
              <w:right w:val="single" w:color="auto" w:sz="6" w:space="0"/>
            </w:tcBorders>
            <w:shd w:val="clear" w:color="auto" w:fill="auto"/>
          </w:tcPr>
          <w:p w14:paraId="14A2369B">
            <w:pPr>
              <w:widowControl/>
              <w:adjustRightInd w:val="0"/>
              <w:snapToGrid w:val="0"/>
              <w:spacing w:after="163" w:afterLines="50" w:line="360" w:lineRule="auto"/>
              <w:ind w:firstLine="420" w:firstLineChars="200"/>
              <w:rPr>
                <w:rFonts w:ascii="宋体" w:hAnsi="宋体" w:cs="宋体"/>
                <w:kern w:val="0"/>
              </w:rPr>
            </w:pPr>
          </w:p>
        </w:tc>
        <w:tc>
          <w:tcPr>
            <w:tcW w:w="1450" w:type="dxa"/>
            <w:tcBorders>
              <w:top w:val="single" w:color="auto" w:sz="6" w:space="0"/>
              <w:left w:val="single" w:color="auto" w:sz="6" w:space="0"/>
              <w:bottom w:val="single" w:color="auto" w:sz="12" w:space="0"/>
              <w:right w:val="single" w:color="auto" w:sz="6" w:space="0"/>
            </w:tcBorders>
            <w:shd w:val="clear" w:color="auto" w:fill="auto"/>
          </w:tcPr>
          <w:p w14:paraId="75F78C68">
            <w:pPr>
              <w:widowControl/>
              <w:adjustRightInd w:val="0"/>
              <w:snapToGrid w:val="0"/>
              <w:spacing w:after="163" w:afterLines="50" w:line="360" w:lineRule="auto"/>
              <w:ind w:firstLine="420" w:firstLineChars="200"/>
              <w:rPr>
                <w:rFonts w:ascii="宋体" w:hAnsi="宋体" w:cs="宋体"/>
                <w:kern w:val="0"/>
              </w:rPr>
            </w:pPr>
          </w:p>
        </w:tc>
        <w:tc>
          <w:tcPr>
            <w:tcW w:w="1670" w:type="dxa"/>
            <w:tcBorders>
              <w:top w:val="single" w:color="auto" w:sz="6" w:space="0"/>
              <w:left w:val="single" w:color="auto" w:sz="6" w:space="0"/>
              <w:bottom w:val="single" w:color="auto" w:sz="12" w:space="0"/>
              <w:right w:val="single" w:color="auto" w:sz="12" w:space="0"/>
            </w:tcBorders>
            <w:shd w:val="clear" w:color="auto" w:fill="auto"/>
          </w:tcPr>
          <w:p w14:paraId="77221413">
            <w:pPr>
              <w:widowControl/>
              <w:adjustRightInd w:val="0"/>
              <w:snapToGrid w:val="0"/>
              <w:spacing w:after="163" w:afterLines="50" w:line="360" w:lineRule="auto"/>
              <w:ind w:firstLine="420" w:firstLineChars="200"/>
              <w:rPr>
                <w:rFonts w:ascii="宋体" w:hAnsi="宋体" w:cs="宋体"/>
                <w:kern w:val="0"/>
              </w:rPr>
            </w:pPr>
          </w:p>
        </w:tc>
      </w:tr>
    </w:tbl>
    <w:p w14:paraId="564C98CF">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 xml:space="preserve"> </w:t>
      </w:r>
    </w:p>
    <w:p w14:paraId="1950D016">
      <w:pPr>
        <w:widowControl/>
        <w:adjustRightInd w:val="0"/>
        <w:snapToGrid w:val="0"/>
        <w:spacing w:after="163" w:afterLines="50" w:line="360" w:lineRule="auto"/>
        <w:ind w:firstLine="420" w:firstLineChars="200"/>
        <w:rPr>
          <w:rFonts w:ascii="宋体" w:hAnsi="宋体" w:cs="宋体"/>
          <w:kern w:val="0"/>
        </w:rPr>
      </w:pPr>
      <w:r>
        <w:rPr>
          <w:rFonts w:hint="eastAsia" w:ascii="宋体" w:hAnsi="宋体" w:cs="宋体"/>
          <w:kern w:val="0"/>
          <w:szCs w:val="21"/>
          <w:lang w:bidi="ar"/>
        </w:rPr>
        <w:t xml:space="preserve"> </w:t>
      </w:r>
    </w:p>
    <w:p w14:paraId="35C4E791">
      <w:pPr>
        <w:spacing w:line="360" w:lineRule="auto"/>
        <w:rPr>
          <w:rFonts w:ascii="宋体" w:hAnsi="宋体"/>
          <w:b/>
          <w:szCs w:val="21"/>
          <w:lang w:bidi="ar"/>
        </w:rPr>
        <w:sectPr>
          <w:pgSz w:w="11906" w:h="16838"/>
          <w:pgMar w:top="1304" w:right="1135" w:bottom="1304" w:left="1304" w:header="720" w:footer="720" w:gutter="0"/>
          <w:cols w:space="720" w:num="1"/>
          <w:docGrid w:type="lines" w:linePitch="326" w:charSpace="0"/>
        </w:sectPr>
      </w:pPr>
    </w:p>
    <w:p w14:paraId="2C59C386">
      <w:pPr>
        <w:keepNext/>
        <w:keepLines/>
        <w:widowControl/>
        <w:wordWrap w:val="0"/>
        <w:topLinePunct/>
        <w:adjustRightInd w:val="0"/>
        <w:snapToGrid w:val="0"/>
        <w:spacing w:after="156" w:afterLines="50" w:line="360" w:lineRule="auto"/>
        <w:jc w:val="center"/>
        <w:outlineLvl w:val="1"/>
        <w:rPr>
          <w:rFonts w:ascii="宋体" w:hAnsi="宋体" w:cs="宋体"/>
          <w:b/>
          <w:kern w:val="0"/>
        </w:rPr>
      </w:pPr>
      <w:bookmarkStart w:id="1837" w:name="_Toc20171897"/>
      <w:bookmarkEnd w:id="1837"/>
      <w:bookmarkStart w:id="1838" w:name="_Toc30471"/>
      <w:bookmarkStart w:id="1839" w:name="_Toc30886"/>
      <w:r>
        <w:rPr>
          <w:rFonts w:hint="eastAsia" w:ascii="宋体" w:hAnsi="宋体" w:cs="宋体"/>
          <w:b/>
          <w:kern w:val="0"/>
          <w:szCs w:val="21"/>
          <w:lang w:bidi="ar"/>
        </w:rPr>
        <w:t>附件5  承包人主要管理人员表</w:t>
      </w:r>
      <w:bookmarkEnd w:id="1838"/>
      <w:bookmarkEnd w:id="1839"/>
    </w:p>
    <w:tbl>
      <w:tblPr>
        <w:tblStyle w:val="19"/>
        <w:tblW w:w="908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1505"/>
        <w:gridCol w:w="1418"/>
        <w:gridCol w:w="1135"/>
        <w:gridCol w:w="1135"/>
        <w:gridCol w:w="3896"/>
      </w:tblGrid>
      <w:tr w14:paraId="71FDDC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1505" w:type="dxa"/>
            <w:shd w:val="clear" w:color="auto" w:fill="auto"/>
            <w:vAlign w:val="center"/>
          </w:tcPr>
          <w:p w14:paraId="69B6D1E3">
            <w:pPr>
              <w:widowControl/>
              <w:adjustRightInd w:val="0"/>
              <w:snapToGrid w:val="0"/>
              <w:spacing w:line="360" w:lineRule="auto"/>
              <w:ind w:firstLine="420" w:firstLineChars="200"/>
              <w:rPr>
                <w:rFonts w:ascii="宋体" w:hAnsi="宋体" w:cs="宋体"/>
                <w:kern w:val="0"/>
              </w:rPr>
            </w:pPr>
            <w:r>
              <w:rPr>
                <w:rFonts w:hint="eastAsia" w:ascii="宋体" w:hAnsi="宋体" w:cs="宋体"/>
                <w:kern w:val="0"/>
                <w:szCs w:val="21"/>
                <w:lang w:bidi="ar"/>
              </w:rPr>
              <w:t>名    称</w:t>
            </w:r>
          </w:p>
        </w:tc>
        <w:tc>
          <w:tcPr>
            <w:tcW w:w="1418" w:type="dxa"/>
            <w:shd w:val="clear" w:color="auto" w:fill="auto"/>
            <w:vAlign w:val="center"/>
          </w:tcPr>
          <w:p w14:paraId="6FAF1A19">
            <w:pPr>
              <w:widowControl/>
              <w:adjustRightInd w:val="0"/>
              <w:snapToGrid w:val="0"/>
              <w:spacing w:line="360" w:lineRule="auto"/>
              <w:ind w:firstLine="420" w:firstLineChars="200"/>
              <w:rPr>
                <w:rFonts w:ascii="宋体" w:hAnsi="宋体" w:cs="宋体"/>
                <w:kern w:val="0"/>
              </w:rPr>
            </w:pPr>
            <w:r>
              <w:rPr>
                <w:rFonts w:hint="eastAsia" w:ascii="宋体" w:hAnsi="宋体" w:cs="宋体"/>
                <w:kern w:val="0"/>
                <w:szCs w:val="21"/>
                <w:lang w:bidi="ar"/>
              </w:rPr>
              <w:t>姓名</w:t>
            </w:r>
          </w:p>
        </w:tc>
        <w:tc>
          <w:tcPr>
            <w:tcW w:w="1135" w:type="dxa"/>
            <w:shd w:val="clear" w:color="auto" w:fill="auto"/>
            <w:vAlign w:val="center"/>
          </w:tcPr>
          <w:p w14:paraId="7F65A496">
            <w:pPr>
              <w:widowControl/>
              <w:adjustRightInd w:val="0"/>
              <w:snapToGrid w:val="0"/>
              <w:spacing w:line="360" w:lineRule="auto"/>
              <w:ind w:firstLine="420" w:firstLineChars="200"/>
              <w:rPr>
                <w:rFonts w:ascii="宋体" w:hAnsi="宋体" w:cs="宋体"/>
                <w:kern w:val="0"/>
              </w:rPr>
            </w:pPr>
            <w:r>
              <w:rPr>
                <w:rFonts w:hint="eastAsia" w:ascii="宋体" w:hAnsi="宋体" w:cs="宋体"/>
                <w:kern w:val="0"/>
                <w:szCs w:val="21"/>
                <w:lang w:bidi="ar"/>
              </w:rPr>
              <w:t>职务</w:t>
            </w:r>
          </w:p>
        </w:tc>
        <w:tc>
          <w:tcPr>
            <w:tcW w:w="1135" w:type="dxa"/>
            <w:shd w:val="clear" w:color="auto" w:fill="auto"/>
            <w:vAlign w:val="center"/>
          </w:tcPr>
          <w:p w14:paraId="73C6DB91">
            <w:pPr>
              <w:widowControl/>
              <w:adjustRightInd w:val="0"/>
              <w:snapToGrid w:val="0"/>
              <w:spacing w:line="360" w:lineRule="auto"/>
              <w:ind w:firstLine="420" w:firstLineChars="200"/>
              <w:rPr>
                <w:rFonts w:ascii="宋体" w:hAnsi="宋体" w:cs="宋体"/>
                <w:kern w:val="0"/>
              </w:rPr>
            </w:pPr>
            <w:r>
              <w:rPr>
                <w:rFonts w:hint="eastAsia" w:ascii="宋体" w:hAnsi="宋体" w:cs="宋体"/>
                <w:kern w:val="0"/>
                <w:szCs w:val="21"/>
                <w:lang w:bidi="ar"/>
              </w:rPr>
              <w:t>职称</w:t>
            </w:r>
          </w:p>
        </w:tc>
        <w:tc>
          <w:tcPr>
            <w:tcW w:w="3896" w:type="dxa"/>
            <w:shd w:val="clear" w:color="auto" w:fill="auto"/>
            <w:vAlign w:val="center"/>
          </w:tcPr>
          <w:p w14:paraId="79C42C74">
            <w:pPr>
              <w:widowControl/>
              <w:adjustRightInd w:val="0"/>
              <w:snapToGrid w:val="0"/>
              <w:spacing w:line="360" w:lineRule="auto"/>
              <w:ind w:firstLine="420" w:firstLineChars="200"/>
              <w:rPr>
                <w:rFonts w:ascii="宋体" w:hAnsi="宋体" w:cs="宋体"/>
                <w:kern w:val="0"/>
              </w:rPr>
            </w:pPr>
            <w:r>
              <w:rPr>
                <w:rFonts w:hint="eastAsia" w:ascii="宋体" w:hAnsi="宋体" w:cs="宋体"/>
                <w:kern w:val="0"/>
                <w:szCs w:val="21"/>
                <w:lang w:bidi="ar"/>
              </w:rPr>
              <w:t>主要资历、经验及承担过的项目</w:t>
            </w:r>
          </w:p>
        </w:tc>
      </w:tr>
      <w:tr w14:paraId="1D455E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9089" w:type="dxa"/>
            <w:gridSpan w:val="5"/>
            <w:shd w:val="clear" w:color="auto" w:fill="auto"/>
            <w:vAlign w:val="center"/>
          </w:tcPr>
          <w:p w14:paraId="54050A0F">
            <w:pPr>
              <w:widowControl/>
              <w:adjustRightInd w:val="0"/>
              <w:snapToGrid w:val="0"/>
              <w:spacing w:line="360" w:lineRule="auto"/>
              <w:ind w:firstLine="420" w:firstLineChars="200"/>
              <w:rPr>
                <w:rFonts w:ascii="宋体" w:hAnsi="宋体" w:cs="宋体"/>
                <w:kern w:val="0"/>
              </w:rPr>
            </w:pPr>
            <w:r>
              <w:rPr>
                <w:rFonts w:hint="eastAsia" w:ascii="宋体" w:hAnsi="宋体" w:cs="宋体"/>
                <w:kern w:val="0"/>
                <w:szCs w:val="21"/>
                <w:lang w:bidi="ar"/>
              </w:rPr>
              <w:t>一、总部人员</w:t>
            </w:r>
          </w:p>
        </w:tc>
      </w:tr>
      <w:tr w14:paraId="6126AA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1505" w:type="dxa"/>
            <w:shd w:val="clear" w:color="auto" w:fill="auto"/>
            <w:vAlign w:val="center"/>
          </w:tcPr>
          <w:p w14:paraId="56C29E32">
            <w:pPr>
              <w:widowControl/>
              <w:adjustRightInd w:val="0"/>
              <w:snapToGrid w:val="0"/>
              <w:spacing w:line="360" w:lineRule="auto"/>
              <w:jc w:val="center"/>
              <w:rPr>
                <w:rFonts w:ascii="宋体" w:hAnsi="宋体" w:cs="宋体"/>
                <w:kern w:val="0"/>
              </w:rPr>
            </w:pPr>
            <w:r>
              <w:rPr>
                <w:rFonts w:hint="eastAsia" w:ascii="宋体" w:hAnsi="宋体" w:cs="宋体"/>
                <w:kern w:val="0"/>
                <w:szCs w:val="21"/>
                <w:lang w:bidi="ar"/>
              </w:rPr>
              <w:t>项目主管</w:t>
            </w:r>
          </w:p>
        </w:tc>
        <w:tc>
          <w:tcPr>
            <w:tcW w:w="1418" w:type="dxa"/>
            <w:shd w:val="clear" w:color="auto" w:fill="auto"/>
            <w:vAlign w:val="center"/>
          </w:tcPr>
          <w:p w14:paraId="605CC1E5">
            <w:pPr>
              <w:widowControl/>
              <w:adjustRightInd w:val="0"/>
              <w:snapToGrid w:val="0"/>
              <w:spacing w:line="360" w:lineRule="auto"/>
              <w:ind w:firstLine="420" w:firstLineChars="200"/>
              <w:rPr>
                <w:rFonts w:ascii="宋体" w:hAnsi="宋体" w:cs="宋体"/>
                <w:kern w:val="0"/>
              </w:rPr>
            </w:pPr>
            <w:r>
              <w:rPr>
                <w:rFonts w:hint="eastAsia" w:ascii="宋体" w:hAnsi="宋体" w:cs="宋体"/>
                <w:kern w:val="0"/>
                <w:lang w:eastAsia="zh-CN"/>
              </w:rPr>
              <w:t>梁波</w:t>
            </w:r>
          </w:p>
        </w:tc>
        <w:tc>
          <w:tcPr>
            <w:tcW w:w="1135" w:type="dxa"/>
            <w:shd w:val="clear" w:color="auto" w:fill="auto"/>
            <w:vAlign w:val="center"/>
          </w:tcPr>
          <w:p w14:paraId="473AEECF">
            <w:pPr>
              <w:widowControl/>
              <w:adjustRightInd w:val="0"/>
              <w:snapToGrid w:val="0"/>
              <w:spacing w:line="360" w:lineRule="auto"/>
              <w:ind w:firstLine="0" w:firstLineChars="0"/>
              <w:rPr>
                <w:rFonts w:ascii="宋体" w:hAnsi="宋体" w:cs="宋体"/>
                <w:kern w:val="0"/>
              </w:rPr>
            </w:pPr>
            <w:r>
              <w:rPr>
                <w:rFonts w:hint="eastAsia" w:ascii="宋体" w:hAnsi="宋体" w:cs="宋体"/>
                <w:kern w:val="0"/>
                <w:lang w:eastAsia="zh-CN"/>
              </w:rPr>
              <w:t>公司副总经理</w:t>
            </w:r>
          </w:p>
        </w:tc>
        <w:tc>
          <w:tcPr>
            <w:tcW w:w="1135" w:type="dxa"/>
            <w:shd w:val="clear" w:color="auto" w:fill="auto"/>
            <w:vAlign w:val="center"/>
          </w:tcPr>
          <w:p w14:paraId="051EC5C9">
            <w:pPr>
              <w:widowControl/>
              <w:adjustRightInd w:val="0"/>
              <w:snapToGrid w:val="0"/>
              <w:spacing w:line="360" w:lineRule="auto"/>
              <w:ind w:firstLine="0" w:firstLineChars="0"/>
              <w:rPr>
                <w:rFonts w:ascii="宋体" w:hAnsi="宋体" w:cs="宋体"/>
                <w:kern w:val="0"/>
              </w:rPr>
            </w:pPr>
            <w:r>
              <w:rPr>
                <w:rFonts w:hint="eastAsia" w:ascii="宋体" w:hAnsi="宋体" w:cs="宋体"/>
                <w:kern w:val="0"/>
                <w:lang w:eastAsia="zh-CN"/>
              </w:rPr>
              <w:t>教授级高工</w:t>
            </w:r>
          </w:p>
        </w:tc>
        <w:tc>
          <w:tcPr>
            <w:tcW w:w="3896" w:type="dxa"/>
            <w:shd w:val="clear" w:color="auto" w:fill="auto"/>
            <w:vAlign w:val="center"/>
          </w:tcPr>
          <w:p w14:paraId="5761E5B2">
            <w:pPr>
              <w:widowControl/>
              <w:adjustRightInd w:val="0"/>
              <w:snapToGrid w:val="0"/>
              <w:spacing w:line="360" w:lineRule="auto"/>
              <w:ind w:firstLine="420" w:firstLineChars="200"/>
              <w:rPr>
                <w:rFonts w:ascii="宋体" w:hAnsi="宋体" w:cs="宋体"/>
                <w:kern w:val="0"/>
              </w:rPr>
            </w:pPr>
          </w:p>
        </w:tc>
      </w:tr>
      <w:tr w14:paraId="07006D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1505" w:type="dxa"/>
            <w:shd w:val="clear" w:color="auto" w:fill="auto"/>
            <w:vAlign w:val="center"/>
          </w:tcPr>
          <w:p w14:paraId="217103B3">
            <w:pPr>
              <w:widowControl/>
              <w:adjustRightInd w:val="0"/>
              <w:snapToGrid w:val="0"/>
              <w:spacing w:line="360" w:lineRule="auto"/>
              <w:jc w:val="center"/>
              <w:rPr>
                <w:rFonts w:ascii="宋体" w:hAnsi="宋体" w:cs="宋体"/>
                <w:kern w:val="0"/>
              </w:rPr>
            </w:pPr>
            <w:r>
              <w:rPr>
                <w:rFonts w:hint="eastAsia" w:ascii="宋体" w:hAnsi="宋体" w:cs="宋体"/>
                <w:kern w:val="0"/>
                <w:szCs w:val="21"/>
                <w:lang w:bidi="ar"/>
              </w:rPr>
              <w:t>其他人员</w:t>
            </w:r>
          </w:p>
        </w:tc>
        <w:tc>
          <w:tcPr>
            <w:tcW w:w="1418" w:type="dxa"/>
            <w:shd w:val="clear" w:color="auto" w:fill="auto"/>
            <w:vAlign w:val="center"/>
          </w:tcPr>
          <w:p w14:paraId="1B3A6450">
            <w:pPr>
              <w:widowControl/>
              <w:adjustRightInd w:val="0"/>
              <w:snapToGrid w:val="0"/>
              <w:spacing w:line="360" w:lineRule="auto"/>
              <w:ind w:firstLine="420" w:firstLineChars="200"/>
              <w:rPr>
                <w:rFonts w:ascii="宋体" w:hAnsi="宋体" w:cs="宋体"/>
                <w:kern w:val="0"/>
              </w:rPr>
            </w:pPr>
            <w:r>
              <w:rPr>
                <w:rFonts w:hint="eastAsia" w:ascii="宋体" w:hAnsi="宋体" w:cs="宋体"/>
                <w:kern w:val="0"/>
                <w:lang w:eastAsia="zh-CN"/>
              </w:rPr>
              <w:t>袁清华</w:t>
            </w:r>
          </w:p>
        </w:tc>
        <w:tc>
          <w:tcPr>
            <w:tcW w:w="1135" w:type="dxa"/>
            <w:shd w:val="clear" w:color="auto" w:fill="auto"/>
            <w:vAlign w:val="center"/>
          </w:tcPr>
          <w:p w14:paraId="55F63D38">
            <w:pPr>
              <w:widowControl/>
              <w:adjustRightInd w:val="0"/>
              <w:snapToGrid w:val="0"/>
              <w:spacing w:line="360" w:lineRule="auto"/>
              <w:ind w:firstLine="0" w:firstLineChars="0"/>
              <w:rPr>
                <w:rFonts w:ascii="宋体" w:hAnsi="宋体" w:cs="宋体"/>
                <w:kern w:val="0"/>
              </w:rPr>
            </w:pPr>
            <w:r>
              <w:rPr>
                <w:rFonts w:hint="eastAsia" w:ascii="宋体" w:hAnsi="宋体" w:cs="宋体"/>
                <w:kern w:val="0"/>
                <w:lang w:eastAsia="zh-CN"/>
              </w:rPr>
              <w:t>工程管理部经理</w:t>
            </w:r>
          </w:p>
        </w:tc>
        <w:tc>
          <w:tcPr>
            <w:tcW w:w="1135" w:type="dxa"/>
            <w:shd w:val="clear" w:color="auto" w:fill="auto"/>
            <w:vAlign w:val="center"/>
          </w:tcPr>
          <w:p w14:paraId="56757B3E">
            <w:pPr>
              <w:widowControl/>
              <w:adjustRightInd w:val="0"/>
              <w:snapToGrid w:val="0"/>
              <w:spacing w:line="360" w:lineRule="auto"/>
              <w:ind w:firstLine="0" w:firstLineChars="0"/>
              <w:rPr>
                <w:rFonts w:ascii="宋体" w:hAnsi="宋体" w:cs="宋体"/>
                <w:kern w:val="0"/>
              </w:rPr>
            </w:pPr>
            <w:r>
              <w:rPr>
                <w:rFonts w:hint="eastAsia" w:ascii="宋体" w:hAnsi="宋体" w:cs="宋体"/>
                <w:kern w:val="0"/>
                <w:lang w:eastAsia="zh-CN"/>
              </w:rPr>
              <w:t>教授级高工</w:t>
            </w:r>
          </w:p>
        </w:tc>
        <w:tc>
          <w:tcPr>
            <w:tcW w:w="3896" w:type="dxa"/>
            <w:shd w:val="clear" w:color="auto" w:fill="auto"/>
            <w:vAlign w:val="center"/>
          </w:tcPr>
          <w:p w14:paraId="666E35A4">
            <w:pPr>
              <w:widowControl/>
              <w:adjustRightInd w:val="0"/>
              <w:snapToGrid w:val="0"/>
              <w:spacing w:line="360" w:lineRule="auto"/>
              <w:ind w:firstLine="420" w:firstLineChars="200"/>
              <w:rPr>
                <w:rFonts w:ascii="宋体" w:hAnsi="宋体" w:cs="宋体"/>
                <w:kern w:val="0"/>
              </w:rPr>
            </w:pPr>
          </w:p>
        </w:tc>
      </w:tr>
      <w:tr w14:paraId="071775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9089" w:type="dxa"/>
            <w:gridSpan w:val="5"/>
            <w:shd w:val="clear" w:color="auto" w:fill="auto"/>
            <w:vAlign w:val="center"/>
          </w:tcPr>
          <w:p w14:paraId="530FCABB">
            <w:pPr>
              <w:widowControl/>
              <w:adjustRightInd w:val="0"/>
              <w:snapToGrid w:val="0"/>
              <w:spacing w:line="360" w:lineRule="auto"/>
              <w:ind w:firstLine="420" w:firstLineChars="200"/>
              <w:rPr>
                <w:rFonts w:ascii="宋体" w:hAnsi="宋体" w:cs="宋体"/>
                <w:kern w:val="0"/>
              </w:rPr>
            </w:pPr>
            <w:r>
              <w:rPr>
                <w:rFonts w:hint="eastAsia" w:ascii="宋体" w:hAnsi="宋体" w:cs="宋体"/>
                <w:kern w:val="0"/>
                <w:szCs w:val="21"/>
                <w:lang w:bidi="ar"/>
              </w:rPr>
              <w:t>二、现场人员</w:t>
            </w:r>
          </w:p>
        </w:tc>
      </w:tr>
      <w:tr w14:paraId="69B9C1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1505" w:type="dxa"/>
            <w:shd w:val="clear" w:color="auto" w:fill="auto"/>
            <w:vAlign w:val="center"/>
          </w:tcPr>
          <w:p w14:paraId="2030C5E6">
            <w:pPr>
              <w:widowControl/>
              <w:adjustRightInd w:val="0"/>
              <w:snapToGrid w:val="0"/>
              <w:spacing w:line="360" w:lineRule="auto"/>
              <w:jc w:val="center"/>
              <w:rPr>
                <w:rFonts w:ascii="宋体" w:hAnsi="宋体" w:cs="宋体"/>
                <w:kern w:val="0"/>
              </w:rPr>
            </w:pPr>
            <w:r>
              <w:rPr>
                <w:rFonts w:hint="eastAsia" w:ascii="宋体" w:hAnsi="宋体" w:cs="宋体"/>
                <w:kern w:val="0"/>
                <w:szCs w:val="21"/>
                <w:lang w:bidi="ar"/>
              </w:rPr>
              <w:t>工程总承包</w:t>
            </w:r>
          </w:p>
          <w:p w14:paraId="64C2A52D">
            <w:pPr>
              <w:widowControl/>
              <w:adjustRightInd w:val="0"/>
              <w:snapToGrid w:val="0"/>
              <w:spacing w:line="360" w:lineRule="auto"/>
              <w:jc w:val="center"/>
              <w:rPr>
                <w:rFonts w:ascii="宋体" w:hAnsi="宋体" w:cs="宋体"/>
                <w:kern w:val="0"/>
              </w:rPr>
            </w:pPr>
            <w:r>
              <w:rPr>
                <w:rFonts w:hint="eastAsia" w:ascii="宋体" w:hAnsi="宋体" w:cs="宋体"/>
                <w:kern w:val="0"/>
                <w:szCs w:val="21"/>
                <w:lang w:bidi="ar"/>
              </w:rPr>
              <w:t>项目经理</w:t>
            </w:r>
          </w:p>
        </w:tc>
        <w:tc>
          <w:tcPr>
            <w:tcW w:w="1418" w:type="dxa"/>
            <w:shd w:val="clear" w:color="auto" w:fill="auto"/>
            <w:vAlign w:val="center"/>
          </w:tcPr>
          <w:p w14:paraId="48A93677">
            <w:pPr>
              <w:widowControl/>
              <w:adjustRightInd w:val="0"/>
              <w:snapToGrid w:val="0"/>
              <w:spacing w:line="360" w:lineRule="auto"/>
              <w:ind w:firstLine="420" w:firstLineChars="200"/>
              <w:rPr>
                <w:rFonts w:ascii="宋体" w:hAnsi="宋体" w:cs="宋体"/>
                <w:kern w:val="0"/>
              </w:rPr>
            </w:pPr>
            <w:r>
              <w:rPr>
                <w:rFonts w:hint="eastAsia" w:ascii="宋体" w:hAnsi="宋体" w:cs="宋体"/>
                <w:kern w:val="0"/>
                <w:lang w:eastAsia="zh-CN"/>
              </w:rPr>
              <w:t>徐坤</w:t>
            </w:r>
          </w:p>
        </w:tc>
        <w:tc>
          <w:tcPr>
            <w:tcW w:w="1135" w:type="dxa"/>
            <w:shd w:val="clear" w:color="auto" w:fill="auto"/>
            <w:vAlign w:val="center"/>
          </w:tcPr>
          <w:p w14:paraId="07114E29">
            <w:pPr>
              <w:widowControl/>
              <w:adjustRightInd w:val="0"/>
              <w:snapToGrid w:val="0"/>
              <w:spacing w:line="360" w:lineRule="auto"/>
              <w:ind w:firstLine="0" w:firstLineChars="0"/>
              <w:rPr>
                <w:rFonts w:ascii="宋体" w:hAnsi="宋体" w:cs="宋体"/>
                <w:kern w:val="0"/>
              </w:rPr>
            </w:pPr>
            <w:r>
              <w:rPr>
                <w:rFonts w:hint="eastAsia" w:ascii="宋体" w:hAnsi="宋体" w:cs="宋体"/>
                <w:kern w:val="0"/>
                <w:lang w:eastAsia="zh-CN"/>
              </w:rPr>
              <w:t>项目经理</w:t>
            </w:r>
          </w:p>
        </w:tc>
        <w:tc>
          <w:tcPr>
            <w:tcW w:w="1135" w:type="dxa"/>
            <w:shd w:val="clear" w:color="auto" w:fill="auto"/>
            <w:vAlign w:val="center"/>
          </w:tcPr>
          <w:p w14:paraId="13A0A778">
            <w:pPr>
              <w:widowControl/>
              <w:adjustRightInd w:val="0"/>
              <w:snapToGrid w:val="0"/>
              <w:spacing w:line="360" w:lineRule="auto"/>
              <w:ind w:firstLine="0" w:firstLineChars="0"/>
              <w:rPr>
                <w:rFonts w:ascii="宋体" w:hAnsi="宋体" w:cs="宋体"/>
                <w:kern w:val="0"/>
              </w:rPr>
            </w:pPr>
            <w:r>
              <w:rPr>
                <w:rFonts w:hint="eastAsia" w:ascii="宋体" w:hAnsi="宋体" w:cs="宋体"/>
                <w:kern w:val="0"/>
                <w:lang w:eastAsia="zh-CN"/>
              </w:rPr>
              <w:t>建筑工程高级工程师</w:t>
            </w:r>
          </w:p>
        </w:tc>
        <w:tc>
          <w:tcPr>
            <w:tcW w:w="3896" w:type="dxa"/>
            <w:shd w:val="clear" w:color="auto" w:fill="auto"/>
            <w:vAlign w:val="center"/>
          </w:tcPr>
          <w:p w14:paraId="6A612D97">
            <w:pPr>
              <w:widowControl/>
              <w:adjustRightInd w:val="0"/>
              <w:snapToGrid w:val="0"/>
              <w:spacing w:line="360" w:lineRule="auto"/>
              <w:ind w:firstLine="420" w:firstLineChars="200"/>
              <w:rPr>
                <w:rFonts w:ascii="宋体" w:hAnsi="宋体" w:cs="宋体"/>
                <w:kern w:val="0"/>
              </w:rPr>
            </w:pPr>
          </w:p>
          <w:p w14:paraId="4BD8C04C">
            <w:pPr>
              <w:widowControl/>
              <w:adjustRightInd w:val="0"/>
              <w:snapToGrid w:val="0"/>
              <w:spacing w:line="360" w:lineRule="auto"/>
              <w:ind w:firstLine="420" w:firstLineChars="200"/>
              <w:rPr>
                <w:rFonts w:ascii="宋体" w:hAnsi="宋体" w:cs="宋体"/>
                <w:kern w:val="0"/>
              </w:rPr>
            </w:pPr>
          </w:p>
        </w:tc>
      </w:tr>
      <w:tr w14:paraId="1F1412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1505" w:type="dxa"/>
            <w:shd w:val="clear" w:color="auto" w:fill="auto"/>
            <w:vAlign w:val="center"/>
          </w:tcPr>
          <w:p w14:paraId="7C05EA8F">
            <w:pPr>
              <w:widowControl/>
              <w:adjustRightInd w:val="0"/>
              <w:snapToGrid w:val="0"/>
              <w:spacing w:line="360" w:lineRule="auto"/>
              <w:jc w:val="center"/>
              <w:rPr>
                <w:rFonts w:ascii="宋体" w:hAnsi="宋体" w:cs="宋体"/>
                <w:kern w:val="0"/>
              </w:rPr>
            </w:pPr>
            <w:r>
              <w:rPr>
                <w:rFonts w:hint="eastAsia" w:ascii="宋体" w:hAnsi="宋体" w:cs="宋体"/>
                <w:kern w:val="0"/>
                <w:szCs w:val="21"/>
                <w:lang w:bidi="ar"/>
              </w:rPr>
              <w:t>设计负责人</w:t>
            </w:r>
          </w:p>
        </w:tc>
        <w:tc>
          <w:tcPr>
            <w:tcW w:w="1418" w:type="dxa"/>
            <w:shd w:val="clear" w:color="auto" w:fill="auto"/>
            <w:vAlign w:val="center"/>
          </w:tcPr>
          <w:p w14:paraId="2C950E39">
            <w:pPr>
              <w:widowControl/>
              <w:adjustRightInd w:val="0"/>
              <w:snapToGrid w:val="0"/>
              <w:spacing w:line="360" w:lineRule="auto"/>
              <w:ind w:firstLine="420" w:firstLineChars="200"/>
              <w:rPr>
                <w:rFonts w:ascii="宋体" w:hAnsi="宋体" w:eastAsia="宋体" w:cs="宋体"/>
                <w:kern w:val="0"/>
                <w:sz w:val="21"/>
                <w:szCs w:val="24"/>
                <w:lang w:val="en-US" w:eastAsia="zh-CN" w:bidi="ar-SA"/>
              </w:rPr>
            </w:pPr>
            <w:r>
              <w:rPr>
                <w:rFonts w:hint="eastAsia" w:ascii="宋体" w:hAnsi="宋体" w:cs="宋体"/>
                <w:kern w:val="0"/>
                <w:lang w:val="en-US" w:eastAsia="zh-CN"/>
              </w:rPr>
              <w:t>胡小燕</w:t>
            </w:r>
          </w:p>
        </w:tc>
        <w:tc>
          <w:tcPr>
            <w:tcW w:w="1135" w:type="dxa"/>
            <w:shd w:val="clear" w:color="auto" w:fill="auto"/>
            <w:vAlign w:val="center"/>
          </w:tcPr>
          <w:p w14:paraId="219CEF62">
            <w:pPr>
              <w:widowControl/>
              <w:adjustRightInd w:val="0"/>
              <w:snapToGrid w:val="0"/>
              <w:spacing w:line="360" w:lineRule="auto"/>
              <w:ind w:firstLine="0" w:firstLineChars="0"/>
              <w:rPr>
                <w:rFonts w:ascii="宋体" w:hAnsi="宋体" w:eastAsia="宋体" w:cs="宋体"/>
                <w:kern w:val="0"/>
                <w:sz w:val="21"/>
                <w:szCs w:val="24"/>
                <w:lang w:val="en-US" w:eastAsia="zh-CN" w:bidi="ar-SA"/>
              </w:rPr>
            </w:pPr>
            <w:r>
              <w:rPr>
                <w:rFonts w:hint="eastAsia" w:ascii="宋体" w:hAnsi="宋体" w:cs="宋体"/>
                <w:kern w:val="0"/>
                <w:lang w:val="en-US" w:eastAsia="zh-CN"/>
              </w:rPr>
              <w:t>设计负责人</w:t>
            </w:r>
          </w:p>
        </w:tc>
        <w:tc>
          <w:tcPr>
            <w:tcW w:w="1135" w:type="dxa"/>
            <w:shd w:val="clear" w:color="auto" w:fill="auto"/>
            <w:vAlign w:val="center"/>
          </w:tcPr>
          <w:p w14:paraId="698D8D14">
            <w:pPr>
              <w:widowControl/>
              <w:adjustRightInd w:val="0"/>
              <w:snapToGrid w:val="0"/>
              <w:spacing w:line="360" w:lineRule="auto"/>
              <w:ind w:firstLine="0" w:firstLineChars="0"/>
              <w:rPr>
                <w:rFonts w:ascii="宋体" w:hAnsi="宋体" w:eastAsia="宋体" w:cs="宋体"/>
                <w:kern w:val="0"/>
                <w:sz w:val="21"/>
                <w:szCs w:val="24"/>
                <w:lang w:val="en-US" w:eastAsia="zh-CN" w:bidi="ar-SA"/>
              </w:rPr>
            </w:pPr>
            <w:r>
              <w:rPr>
                <w:rFonts w:hint="eastAsia" w:ascii="宋体" w:hAnsi="宋体" w:cs="宋体"/>
                <w:kern w:val="0"/>
                <w:lang w:val="en-US" w:eastAsia="zh-CN"/>
              </w:rPr>
              <w:t>正高级工程师</w:t>
            </w:r>
          </w:p>
        </w:tc>
        <w:tc>
          <w:tcPr>
            <w:tcW w:w="3896" w:type="dxa"/>
            <w:shd w:val="clear" w:color="auto" w:fill="auto"/>
            <w:vAlign w:val="center"/>
          </w:tcPr>
          <w:p w14:paraId="7BE4B140">
            <w:pPr>
              <w:widowControl/>
              <w:adjustRightInd w:val="0"/>
              <w:snapToGrid w:val="0"/>
              <w:spacing w:line="360" w:lineRule="auto"/>
              <w:ind w:firstLine="420" w:firstLineChars="200"/>
              <w:rPr>
                <w:rFonts w:ascii="宋体" w:hAnsi="宋体" w:cs="宋体"/>
                <w:kern w:val="0"/>
              </w:rPr>
            </w:pPr>
          </w:p>
        </w:tc>
      </w:tr>
      <w:tr w14:paraId="7160C2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1505" w:type="dxa"/>
            <w:shd w:val="clear" w:color="auto" w:fill="auto"/>
            <w:vAlign w:val="center"/>
          </w:tcPr>
          <w:p w14:paraId="4773F558">
            <w:pPr>
              <w:widowControl/>
              <w:adjustRightInd w:val="0"/>
              <w:snapToGrid w:val="0"/>
              <w:spacing w:line="360" w:lineRule="auto"/>
              <w:jc w:val="center"/>
              <w:rPr>
                <w:rFonts w:ascii="宋体" w:hAnsi="宋体" w:cs="宋体"/>
                <w:kern w:val="0"/>
              </w:rPr>
            </w:pPr>
            <w:r>
              <w:rPr>
                <w:rFonts w:hint="eastAsia" w:ascii="宋体" w:hAnsi="宋体" w:cs="宋体"/>
                <w:kern w:val="0"/>
                <w:szCs w:val="21"/>
                <w:lang w:bidi="ar"/>
              </w:rPr>
              <w:t>施工负责人</w:t>
            </w:r>
          </w:p>
        </w:tc>
        <w:tc>
          <w:tcPr>
            <w:tcW w:w="1418" w:type="dxa"/>
            <w:shd w:val="clear" w:color="auto" w:fill="auto"/>
            <w:vAlign w:val="center"/>
          </w:tcPr>
          <w:p w14:paraId="7DA3CE99">
            <w:pPr>
              <w:widowControl/>
              <w:adjustRightInd w:val="0"/>
              <w:snapToGrid w:val="0"/>
              <w:spacing w:line="360" w:lineRule="auto"/>
              <w:ind w:firstLine="420" w:firstLineChars="200"/>
              <w:rPr>
                <w:rFonts w:ascii="宋体" w:hAnsi="宋体" w:eastAsia="宋体" w:cs="宋体"/>
                <w:kern w:val="0"/>
                <w:sz w:val="21"/>
                <w:szCs w:val="24"/>
                <w:lang w:val="en-US" w:eastAsia="zh-CN" w:bidi="ar-SA"/>
              </w:rPr>
            </w:pPr>
            <w:r>
              <w:rPr>
                <w:rFonts w:hint="eastAsia" w:ascii="宋体" w:hAnsi="宋体" w:cs="宋体"/>
                <w:kern w:val="0"/>
                <w:lang w:eastAsia="zh-CN"/>
              </w:rPr>
              <w:t>徐坤</w:t>
            </w:r>
          </w:p>
        </w:tc>
        <w:tc>
          <w:tcPr>
            <w:tcW w:w="1135" w:type="dxa"/>
            <w:shd w:val="clear" w:color="auto" w:fill="auto"/>
            <w:vAlign w:val="center"/>
          </w:tcPr>
          <w:p w14:paraId="1C46DC87">
            <w:pPr>
              <w:widowControl/>
              <w:adjustRightInd w:val="0"/>
              <w:snapToGrid w:val="0"/>
              <w:spacing w:line="360" w:lineRule="auto"/>
              <w:ind w:firstLine="0" w:firstLineChars="0"/>
              <w:rPr>
                <w:rFonts w:ascii="宋体" w:hAnsi="宋体" w:eastAsia="宋体" w:cs="宋体"/>
                <w:kern w:val="0"/>
                <w:sz w:val="21"/>
                <w:szCs w:val="24"/>
                <w:lang w:val="en-US" w:eastAsia="zh-CN" w:bidi="ar-SA"/>
              </w:rPr>
            </w:pPr>
            <w:r>
              <w:rPr>
                <w:rFonts w:hint="eastAsia" w:ascii="宋体" w:hAnsi="宋体" w:cs="宋体"/>
                <w:kern w:val="0"/>
                <w:lang w:eastAsia="zh-CN"/>
              </w:rPr>
              <w:t>项目经理</w:t>
            </w:r>
          </w:p>
        </w:tc>
        <w:tc>
          <w:tcPr>
            <w:tcW w:w="1135" w:type="dxa"/>
            <w:shd w:val="clear" w:color="auto" w:fill="auto"/>
            <w:vAlign w:val="center"/>
          </w:tcPr>
          <w:p w14:paraId="48784FA5">
            <w:pPr>
              <w:widowControl/>
              <w:adjustRightInd w:val="0"/>
              <w:snapToGrid w:val="0"/>
              <w:spacing w:line="360" w:lineRule="auto"/>
              <w:ind w:firstLine="0" w:firstLineChars="0"/>
              <w:rPr>
                <w:rFonts w:ascii="宋体" w:hAnsi="宋体" w:eastAsia="宋体" w:cs="宋体"/>
                <w:kern w:val="0"/>
                <w:sz w:val="21"/>
                <w:szCs w:val="24"/>
                <w:lang w:val="en-US" w:eastAsia="zh-CN" w:bidi="ar-SA"/>
              </w:rPr>
            </w:pPr>
            <w:r>
              <w:rPr>
                <w:rFonts w:hint="eastAsia" w:ascii="宋体" w:hAnsi="宋体" w:cs="宋体"/>
                <w:kern w:val="0"/>
                <w:lang w:eastAsia="zh-CN"/>
              </w:rPr>
              <w:t>建筑工程高级工程师</w:t>
            </w:r>
          </w:p>
        </w:tc>
        <w:tc>
          <w:tcPr>
            <w:tcW w:w="3896" w:type="dxa"/>
            <w:shd w:val="clear" w:color="auto" w:fill="auto"/>
            <w:vAlign w:val="center"/>
          </w:tcPr>
          <w:p w14:paraId="77FF117A">
            <w:pPr>
              <w:widowControl/>
              <w:adjustRightInd w:val="0"/>
              <w:snapToGrid w:val="0"/>
              <w:spacing w:line="360" w:lineRule="auto"/>
              <w:ind w:firstLine="420" w:firstLineChars="200"/>
              <w:rPr>
                <w:rFonts w:ascii="宋体" w:hAnsi="宋体" w:cs="宋体"/>
                <w:kern w:val="0"/>
              </w:rPr>
            </w:pPr>
          </w:p>
        </w:tc>
      </w:tr>
      <w:tr w14:paraId="5F3557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1505" w:type="dxa"/>
            <w:shd w:val="clear" w:color="auto" w:fill="auto"/>
            <w:vAlign w:val="center"/>
          </w:tcPr>
          <w:p w14:paraId="6C17DBA2">
            <w:pPr>
              <w:widowControl/>
              <w:adjustRightInd w:val="0"/>
              <w:snapToGrid w:val="0"/>
              <w:spacing w:line="360" w:lineRule="auto"/>
              <w:jc w:val="center"/>
              <w:rPr>
                <w:rFonts w:ascii="宋体" w:hAnsi="宋体" w:cs="宋体"/>
                <w:kern w:val="0"/>
              </w:rPr>
            </w:pPr>
            <w:r>
              <w:rPr>
                <w:rFonts w:hint="eastAsia" w:ascii="宋体" w:hAnsi="宋体" w:cs="宋体"/>
                <w:kern w:val="0"/>
                <w:szCs w:val="21"/>
                <w:lang w:bidi="ar"/>
              </w:rPr>
              <w:t>技术负责人</w:t>
            </w:r>
          </w:p>
        </w:tc>
        <w:tc>
          <w:tcPr>
            <w:tcW w:w="1418" w:type="dxa"/>
            <w:shd w:val="clear" w:color="auto" w:fill="auto"/>
            <w:vAlign w:val="center"/>
          </w:tcPr>
          <w:p w14:paraId="4DDB98F5">
            <w:pPr>
              <w:widowControl/>
              <w:adjustRightInd w:val="0"/>
              <w:snapToGrid w:val="0"/>
              <w:spacing w:line="360" w:lineRule="auto"/>
              <w:ind w:firstLine="420" w:firstLineChars="200"/>
              <w:rPr>
                <w:rFonts w:ascii="宋体" w:hAnsi="宋体" w:cs="宋体"/>
                <w:kern w:val="0"/>
              </w:rPr>
            </w:pPr>
            <w:r>
              <w:rPr>
                <w:rFonts w:hint="eastAsia" w:ascii="宋体" w:hAnsi="宋体" w:cs="宋体"/>
                <w:kern w:val="0"/>
                <w:lang w:eastAsia="zh-CN"/>
              </w:rPr>
              <w:t>黄章建</w:t>
            </w:r>
          </w:p>
        </w:tc>
        <w:tc>
          <w:tcPr>
            <w:tcW w:w="1135" w:type="dxa"/>
            <w:shd w:val="clear" w:color="auto" w:fill="auto"/>
            <w:vAlign w:val="center"/>
          </w:tcPr>
          <w:p w14:paraId="5FD7CEAC">
            <w:pPr>
              <w:widowControl/>
              <w:adjustRightInd w:val="0"/>
              <w:snapToGrid w:val="0"/>
              <w:spacing w:line="360" w:lineRule="auto"/>
              <w:ind w:firstLine="0" w:firstLineChars="0"/>
              <w:rPr>
                <w:rFonts w:ascii="宋体" w:hAnsi="宋体" w:cs="宋体"/>
                <w:kern w:val="0"/>
              </w:rPr>
            </w:pPr>
            <w:r>
              <w:rPr>
                <w:rFonts w:hint="eastAsia" w:ascii="宋体" w:hAnsi="宋体" w:cs="宋体"/>
                <w:kern w:val="0"/>
                <w:lang w:eastAsia="zh-CN"/>
              </w:rPr>
              <w:t>技术负责人</w:t>
            </w:r>
          </w:p>
        </w:tc>
        <w:tc>
          <w:tcPr>
            <w:tcW w:w="1135" w:type="dxa"/>
            <w:shd w:val="clear" w:color="auto" w:fill="auto"/>
            <w:vAlign w:val="center"/>
          </w:tcPr>
          <w:p w14:paraId="137515F7">
            <w:pPr>
              <w:widowControl/>
              <w:adjustRightInd w:val="0"/>
              <w:snapToGrid w:val="0"/>
              <w:spacing w:line="360" w:lineRule="auto"/>
              <w:ind w:firstLine="0" w:firstLineChars="0"/>
              <w:rPr>
                <w:rFonts w:ascii="宋体" w:hAnsi="宋体" w:cs="宋体"/>
                <w:kern w:val="0"/>
              </w:rPr>
            </w:pPr>
            <w:r>
              <w:rPr>
                <w:rFonts w:hint="eastAsia" w:ascii="宋体" w:hAnsi="宋体" w:cs="宋体"/>
                <w:kern w:val="0"/>
                <w:lang w:eastAsia="zh-CN"/>
              </w:rPr>
              <w:t>高级工程师</w:t>
            </w:r>
          </w:p>
        </w:tc>
        <w:tc>
          <w:tcPr>
            <w:tcW w:w="3896" w:type="dxa"/>
            <w:shd w:val="clear" w:color="auto" w:fill="auto"/>
            <w:vAlign w:val="center"/>
          </w:tcPr>
          <w:p w14:paraId="31C31432">
            <w:pPr>
              <w:widowControl/>
              <w:adjustRightInd w:val="0"/>
              <w:snapToGrid w:val="0"/>
              <w:spacing w:line="360" w:lineRule="auto"/>
              <w:ind w:firstLine="420" w:firstLineChars="200"/>
              <w:rPr>
                <w:rFonts w:ascii="宋体" w:hAnsi="宋体" w:cs="宋体"/>
                <w:kern w:val="0"/>
              </w:rPr>
            </w:pPr>
          </w:p>
        </w:tc>
      </w:tr>
      <w:tr w14:paraId="1142D6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9089" w:type="dxa"/>
            <w:gridSpan w:val="5"/>
            <w:shd w:val="clear" w:color="auto" w:fill="auto"/>
            <w:vAlign w:val="center"/>
          </w:tcPr>
          <w:p w14:paraId="6A765830">
            <w:pPr>
              <w:widowControl/>
              <w:adjustRightInd w:val="0"/>
              <w:snapToGrid w:val="0"/>
              <w:spacing w:line="360" w:lineRule="auto"/>
              <w:ind w:firstLine="420" w:firstLineChars="200"/>
              <w:rPr>
                <w:rFonts w:ascii="宋体" w:hAnsi="宋体" w:cs="宋体"/>
                <w:kern w:val="0"/>
              </w:rPr>
            </w:pPr>
            <w:r>
              <w:rPr>
                <w:rFonts w:hint="eastAsia" w:ascii="宋体" w:hAnsi="宋体" w:cs="宋体"/>
                <w:kern w:val="0"/>
                <w:szCs w:val="21"/>
                <w:lang w:val="en-US" w:eastAsia="zh-CN" w:bidi="ar"/>
              </w:rPr>
              <w:t>三</w:t>
            </w:r>
            <w:r>
              <w:rPr>
                <w:rFonts w:hint="eastAsia" w:ascii="宋体" w:hAnsi="宋体" w:cs="宋体"/>
                <w:kern w:val="0"/>
                <w:szCs w:val="21"/>
                <w:lang w:bidi="ar"/>
              </w:rPr>
              <w:t>、</w:t>
            </w:r>
            <w:r>
              <w:rPr>
                <w:rFonts w:hint="eastAsia" w:ascii="宋体" w:hAnsi="宋体" w:cs="宋体"/>
                <w:kern w:val="0"/>
                <w:szCs w:val="21"/>
                <w:lang w:val="en-US" w:eastAsia="zh-CN" w:bidi="ar"/>
              </w:rPr>
              <w:t>设计</w:t>
            </w:r>
            <w:r>
              <w:rPr>
                <w:rFonts w:hint="eastAsia" w:ascii="宋体" w:hAnsi="宋体" w:cs="宋体"/>
                <w:kern w:val="0"/>
                <w:szCs w:val="21"/>
                <w:lang w:bidi="ar"/>
              </w:rPr>
              <w:t>人员</w:t>
            </w:r>
          </w:p>
        </w:tc>
      </w:tr>
      <w:tr w14:paraId="2E0675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1505" w:type="dxa"/>
            <w:shd w:val="clear" w:color="auto" w:fill="auto"/>
            <w:vAlign w:val="center"/>
          </w:tcPr>
          <w:p w14:paraId="20060EA7">
            <w:pPr>
              <w:widowControl/>
              <w:adjustRightInd w:val="0"/>
              <w:snapToGrid w:val="0"/>
              <w:spacing w:line="360" w:lineRule="auto"/>
              <w:jc w:val="center"/>
              <w:rPr>
                <w:rFonts w:hint="default" w:ascii="宋体" w:hAnsi="宋体" w:eastAsia="宋体" w:cs="宋体"/>
                <w:kern w:val="0"/>
                <w:lang w:val="en-US" w:eastAsia="zh-CN"/>
              </w:rPr>
            </w:pPr>
            <w:r>
              <w:rPr>
                <w:rFonts w:hint="eastAsia" w:ascii="宋体" w:hAnsi="宋体" w:cs="宋体"/>
                <w:kern w:val="0"/>
                <w:lang w:val="en-US" w:eastAsia="zh-CN"/>
              </w:rPr>
              <w:t>建筑专业设计负责人</w:t>
            </w:r>
          </w:p>
        </w:tc>
        <w:tc>
          <w:tcPr>
            <w:tcW w:w="1418" w:type="dxa"/>
            <w:shd w:val="clear" w:color="auto" w:fill="auto"/>
            <w:vAlign w:val="center"/>
          </w:tcPr>
          <w:p w14:paraId="52DB9CF8">
            <w:pPr>
              <w:widowControl/>
              <w:adjustRightInd w:val="0"/>
              <w:snapToGrid w:val="0"/>
              <w:spacing w:line="360" w:lineRule="auto"/>
              <w:ind w:firstLine="420" w:firstLineChars="200"/>
              <w:rPr>
                <w:rFonts w:ascii="宋体" w:hAnsi="宋体" w:cs="宋体"/>
                <w:kern w:val="0"/>
              </w:rPr>
            </w:pPr>
            <w:r>
              <w:rPr>
                <w:rFonts w:hint="eastAsia" w:ascii="宋体" w:hAnsi="宋体" w:cs="宋体"/>
                <w:kern w:val="0"/>
              </w:rPr>
              <w:t>白莉格</w:t>
            </w:r>
          </w:p>
        </w:tc>
        <w:tc>
          <w:tcPr>
            <w:tcW w:w="1135" w:type="dxa"/>
            <w:shd w:val="clear" w:color="auto" w:fill="auto"/>
            <w:vAlign w:val="center"/>
          </w:tcPr>
          <w:p w14:paraId="43EEF51C">
            <w:pPr>
              <w:widowControl/>
              <w:adjustRightInd w:val="0"/>
              <w:snapToGrid w:val="0"/>
              <w:spacing w:line="360" w:lineRule="auto"/>
              <w:rPr>
                <w:rFonts w:ascii="宋体" w:hAnsi="宋体" w:cs="宋体"/>
                <w:kern w:val="0"/>
              </w:rPr>
            </w:pPr>
            <w:r>
              <w:rPr>
                <w:rFonts w:hint="eastAsia" w:ascii="宋体" w:hAnsi="宋体" w:cs="宋体"/>
                <w:kern w:val="0"/>
                <w:lang w:val="en-US" w:eastAsia="zh-CN"/>
              </w:rPr>
              <w:t>建筑专业设计负责人</w:t>
            </w:r>
          </w:p>
        </w:tc>
        <w:tc>
          <w:tcPr>
            <w:tcW w:w="1135" w:type="dxa"/>
            <w:shd w:val="clear" w:color="auto" w:fill="auto"/>
            <w:vAlign w:val="center"/>
          </w:tcPr>
          <w:p w14:paraId="263D5B38">
            <w:pPr>
              <w:widowControl/>
              <w:adjustRightInd w:val="0"/>
              <w:snapToGrid w:val="0"/>
              <w:spacing w:line="360" w:lineRule="auto"/>
              <w:rPr>
                <w:rFonts w:ascii="宋体" w:hAnsi="宋体" w:cs="宋体"/>
                <w:kern w:val="0"/>
              </w:rPr>
            </w:pPr>
            <w:r>
              <w:rPr>
                <w:rFonts w:hint="eastAsia" w:ascii="宋体" w:hAnsi="宋体" w:cs="宋体"/>
                <w:kern w:val="0"/>
                <w:lang w:eastAsia="zh-CN"/>
              </w:rPr>
              <w:t>高级工程师</w:t>
            </w:r>
          </w:p>
        </w:tc>
        <w:tc>
          <w:tcPr>
            <w:tcW w:w="3896" w:type="dxa"/>
            <w:shd w:val="clear" w:color="auto" w:fill="auto"/>
            <w:vAlign w:val="center"/>
          </w:tcPr>
          <w:p w14:paraId="58A71A8D">
            <w:pPr>
              <w:widowControl/>
              <w:adjustRightInd w:val="0"/>
              <w:snapToGrid w:val="0"/>
              <w:spacing w:line="360" w:lineRule="auto"/>
              <w:ind w:firstLine="420" w:firstLineChars="200"/>
              <w:rPr>
                <w:rFonts w:ascii="宋体" w:hAnsi="宋体" w:cs="宋体"/>
                <w:kern w:val="0"/>
              </w:rPr>
            </w:pPr>
          </w:p>
        </w:tc>
      </w:tr>
      <w:tr w14:paraId="3B7162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1505" w:type="dxa"/>
            <w:shd w:val="clear" w:color="auto" w:fill="auto"/>
            <w:vAlign w:val="center"/>
          </w:tcPr>
          <w:p w14:paraId="55212BBF">
            <w:pPr>
              <w:widowControl/>
              <w:adjustRightInd w:val="0"/>
              <w:snapToGrid w:val="0"/>
              <w:spacing w:line="360" w:lineRule="auto"/>
              <w:jc w:val="center"/>
              <w:rPr>
                <w:rFonts w:ascii="宋体" w:hAnsi="宋体" w:cs="宋体"/>
                <w:kern w:val="0"/>
              </w:rPr>
            </w:pPr>
            <w:r>
              <w:rPr>
                <w:rFonts w:hint="eastAsia" w:ascii="宋体" w:hAnsi="宋体" w:cs="宋体"/>
                <w:kern w:val="0"/>
                <w:lang w:val="en-US" w:eastAsia="zh-CN"/>
              </w:rPr>
              <w:t>结构专业设计负责人</w:t>
            </w:r>
          </w:p>
        </w:tc>
        <w:tc>
          <w:tcPr>
            <w:tcW w:w="1418" w:type="dxa"/>
            <w:shd w:val="clear" w:color="auto" w:fill="auto"/>
            <w:vAlign w:val="center"/>
          </w:tcPr>
          <w:p w14:paraId="48AA9C72">
            <w:pPr>
              <w:widowControl/>
              <w:adjustRightInd w:val="0"/>
              <w:snapToGrid w:val="0"/>
              <w:spacing w:line="360" w:lineRule="auto"/>
              <w:ind w:firstLine="420" w:firstLineChars="200"/>
              <w:rPr>
                <w:rFonts w:ascii="宋体" w:hAnsi="宋体" w:cs="宋体"/>
                <w:kern w:val="0"/>
              </w:rPr>
            </w:pPr>
            <w:r>
              <w:rPr>
                <w:rFonts w:hint="eastAsia" w:ascii="宋体" w:hAnsi="宋体" w:cs="宋体"/>
                <w:kern w:val="0"/>
              </w:rPr>
              <w:t>许雄伟</w:t>
            </w:r>
          </w:p>
        </w:tc>
        <w:tc>
          <w:tcPr>
            <w:tcW w:w="1135" w:type="dxa"/>
            <w:shd w:val="clear" w:color="auto" w:fill="auto"/>
            <w:vAlign w:val="center"/>
          </w:tcPr>
          <w:p w14:paraId="50C8992B">
            <w:pPr>
              <w:widowControl/>
              <w:adjustRightInd w:val="0"/>
              <w:snapToGrid w:val="0"/>
              <w:spacing w:line="360" w:lineRule="auto"/>
              <w:rPr>
                <w:rFonts w:ascii="宋体" w:hAnsi="宋体" w:cs="宋体"/>
                <w:kern w:val="0"/>
              </w:rPr>
            </w:pPr>
            <w:r>
              <w:rPr>
                <w:rFonts w:hint="eastAsia" w:ascii="宋体" w:hAnsi="宋体" w:cs="宋体"/>
                <w:kern w:val="0"/>
                <w:lang w:val="en-US" w:eastAsia="zh-CN"/>
              </w:rPr>
              <w:t>结构专业设计负责人</w:t>
            </w:r>
          </w:p>
        </w:tc>
        <w:tc>
          <w:tcPr>
            <w:tcW w:w="1135" w:type="dxa"/>
            <w:shd w:val="clear" w:color="auto" w:fill="auto"/>
            <w:vAlign w:val="center"/>
          </w:tcPr>
          <w:p w14:paraId="0D026132">
            <w:pPr>
              <w:widowControl/>
              <w:adjustRightInd w:val="0"/>
              <w:snapToGrid w:val="0"/>
              <w:spacing w:line="360" w:lineRule="auto"/>
              <w:rPr>
                <w:rFonts w:ascii="宋体" w:hAnsi="宋体" w:cs="宋体"/>
                <w:kern w:val="0"/>
              </w:rPr>
            </w:pPr>
            <w:r>
              <w:rPr>
                <w:rFonts w:hint="eastAsia" w:ascii="宋体" w:hAnsi="宋体" w:cs="宋体"/>
                <w:kern w:val="0"/>
                <w:lang w:eastAsia="zh-CN"/>
              </w:rPr>
              <w:t>高级工程师</w:t>
            </w:r>
          </w:p>
        </w:tc>
        <w:tc>
          <w:tcPr>
            <w:tcW w:w="3896" w:type="dxa"/>
            <w:shd w:val="clear" w:color="auto" w:fill="auto"/>
            <w:vAlign w:val="center"/>
          </w:tcPr>
          <w:p w14:paraId="15D1A015">
            <w:pPr>
              <w:widowControl/>
              <w:adjustRightInd w:val="0"/>
              <w:snapToGrid w:val="0"/>
              <w:spacing w:line="360" w:lineRule="auto"/>
              <w:ind w:firstLine="420" w:firstLineChars="200"/>
              <w:rPr>
                <w:rFonts w:ascii="宋体" w:hAnsi="宋体" w:cs="宋体"/>
                <w:kern w:val="0"/>
              </w:rPr>
            </w:pPr>
          </w:p>
        </w:tc>
      </w:tr>
      <w:tr w14:paraId="6FFD4E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1505" w:type="dxa"/>
            <w:shd w:val="clear" w:color="auto" w:fill="auto"/>
            <w:vAlign w:val="center"/>
          </w:tcPr>
          <w:p w14:paraId="019F5979">
            <w:pPr>
              <w:widowControl/>
              <w:adjustRightInd w:val="0"/>
              <w:snapToGrid w:val="0"/>
              <w:spacing w:line="360" w:lineRule="auto"/>
              <w:jc w:val="center"/>
              <w:rPr>
                <w:rFonts w:ascii="宋体" w:hAnsi="宋体" w:cs="宋体"/>
                <w:kern w:val="0"/>
              </w:rPr>
            </w:pPr>
            <w:r>
              <w:rPr>
                <w:rFonts w:hint="eastAsia" w:ascii="宋体" w:hAnsi="宋体" w:cs="宋体"/>
                <w:kern w:val="0"/>
              </w:rPr>
              <w:t>给排水专业设计负责人</w:t>
            </w:r>
          </w:p>
        </w:tc>
        <w:tc>
          <w:tcPr>
            <w:tcW w:w="1418" w:type="dxa"/>
            <w:shd w:val="clear" w:color="auto" w:fill="auto"/>
            <w:vAlign w:val="center"/>
          </w:tcPr>
          <w:p w14:paraId="78A14E51">
            <w:pPr>
              <w:widowControl/>
              <w:adjustRightInd w:val="0"/>
              <w:snapToGrid w:val="0"/>
              <w:spacing w:line="360" w:lineRule="auto"/>
              <w:ind w:firstLine="420" w:firstLineChars="200"/>
              <w:rPr>
                <w:rFonts w:ascii="宋体" w:hAnsi="宋体" w:cs="宋体"/>
                <w:kern w:val="0"/>
              </w:rPr>
            </w:pPr>
            <w:r>
              <w:rPr>
                <w:rFonts w:hint="eastAsia" w:ascii="宋体" w:hAnsi="宋体" w:cs="宋体"/>
                <w:kern w:val="0"/>
              </w:rPr>
              <w:t>唐静</w:t>
            </w:r>
          </w:p>
        </w:tc>
        <w:tc>
          <w:tcPr>
            <w:tcW w:w="1135" w:type="dxa"/>
            <w:shd w:val="clear" w:color="auto" w:fill="auto"/>
            <w:vAlign w:val="center"/>
          </w:tcPr>
          <w:p w14:paraId="5D06028C">
            <w:pPr>
              <w:widowControl/>
              <w:adjustRightInd w:val="0"/>
              <w:snapToGrid w:val="0"/>
              <w:spacing w:line="360" w:lineRule="auto"/>
              <w:rPr>
                <w:rFonts w:ascii="宋体" w:hAnsi="宋体" w:cs="宋体"/>
                <w:kern w:val="0"/>
              </w:rPr>
            </w:pPr>
            <w:r>
              <w:rPr>
                <w:rFonts w:hint="eastAsia" w:ascii="宋体" w:hAnsi="宋体" w:cs="宋体"/>
                <w:kern w:val="0"/>
              </w:rPr>
              <w:t>给排水专业设计负责人</w:t>
            </w:r>
          </w:p>
        </w:tc>
        <w:tc>
          <w:tcPr>
            <w:tcW w:w="1135" w:type="dxa"/>
            <w:shd w:val="clear" w:color="auto" w:fill="auto"/>
            <w:vAlign w:val="center"/>
          </w:tcPr>
          <w:p w14:paraId="3009B72C">
            <w:pPr>
              <w:widowControl/>
              <w:adjustRightInd w:val="0"/>
              <w:snapToGrid w:val="0"/>
              <w:spacing w:line="360" w:lineRule="auto"/>
              <w:rPr>
                <w:rFonts w:ascii="宋体" w:hAnsi="宋体" w:cs="宋体"/>
                <w:kern w:val="0"/>
              </w:rPr>
            </w:pPr>
            <w:r>
              <w:rPr>
                <w:rFonts w:hint="eastAsia" w:ascii="宋体" w:hAnsi="宋体" w:cs="宋体"/>
                <w:kern w:val="0"/>
                <w:lang w:eastAsia="zh-CN"/>
              </w:rPr>
              <w:t>高级工程师</w:t>
            </w:r>
          </w:p>
        </w:tc>
        <w:tc>
          <w:tcPr>
            <w:tcW w:w="3896" w:type="dxa"/>
            <w:shd w:val="clear" w:color="auto" w:fill="auto"/>
            <w:vAlign w:val="center"/>
          </w:tcPr>
          <w:p w14:paraId="77B295FE">
            <w:pPr>
              <w:widowControl/>
              <w:adjustRightInd w:val="0"/>
              <w:snapToGrid w:val="0"/>
              <w:spacing w:line="360" w:lineRule="auto"/>
              <w:ind w:firstLine="420" w:firstLineChars="200"/>
              <w:rPr>
                <w:rFonts w:ascii="宋体" w:hAnsi="宋体" w:cs="宋体"/>
                <w:kern w:val="0"/>
              </w:rPr>
            </w:pPr>
          </w:p>
        </w:tc>
      </w:tr>
      <w:tr w14:paraId="075DB7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1505" w:type="dxa"/>
            <w:shd w:val="clear" w:color="auto" w:fill="auto"/>
            <w:vAlign w:val="center"/>
          </w:tcPr>
          <w:p w14:paraId="4EDE80FE">
            <w:pPr>
              <w:widowControl/>
              <w:adjustRightInd w:val="0"/>
              <w:snapToGrid w:val="0"/>
              <w:spacing w:line="360" w:lineRule="auto"/>
              <w:jc w:val="center"/>
              <w:rPr>
                <w:rFonts w:ascii="宋体" w:hAnsi="宋体" w:cs="宋体"/>
                <w:kern w:val="0"/>
              </w:rPr>
            </w:pPr>
            <w:r>
              <w:rPr>
                <w:rFonts w:hint="eastAsia" w:ascii="宋体" w:hAnsi="宋体" w:cs="宋体"/>
                <w:kern w:val="0"/>
                <w:lang w:val="en-US" w:eastAsia="zh-CN"/>
              </w:rPr>
              <w:t>电气</w:t>
            </w:r>
            <w:r>
              <w:rPr>
                <w:rFonts w:hint="eastAsia" w:ascii="宋体" w:hAnsi="宋体" w:cs="宋体"/>
                <w:kern w:val="0"/>
              </w:rPr>
              <w:t>专业设计负责人</w:t>
            </w:r>
          </w:p>
        </w:tc>
        <w:tc>
          <w:tcPr>
            <w:tcW w:w="1418" w:type="dxa"/>
            <w:shd w:val="clear" w:color="auto" w:fill="auto"/>
            <w:vAlign w:val="center"/>
          </w:tcPr>
          <w:p w14:paraId="0056F482">
            <w:pPr>
              <w:widowControl/>
              <w:adjustRightInd w:val="0"/>
              <w:snapToGrid w:val="0"/>
              <w:spacing w:line="360" w:lineRule="auto"/>
              <w:ind w:firstLine="420" w:firstLineChars="200"/>
              <w:rPr>
                <w:rFonts w:ascii="宋体" w:hAnsi="宋体" w:cs="宋体"/>
                <w:kern w:val="0"/>
              </w:rPr>
            </w:pPr>
            <w:r>
              <w:rPr>
                <w:rFonts w:hint="eastAsia" w:ascii="宋体" w:hAnsi="宋体" w:cs="宋体"/>
                <w:kern w:val="0"/>
              </w:rPr>
              <w:t>张攀</w:t>
            </w:r>
          </w:p>
        </w:tc>
        <w:tc>
          <w:tcPr>
            <w:tcW w:w="1135" w:type="dxa"/>
            <w:shd w:val="clear" w:color="auto" w:fill="auto"/>
            <w:vAlign w:val="center"/>
          </w:tcPr>
          <w:p w14:paraId="7D584991">
            <w:pPr>
              <w:widowControl/>
              <w:adjustRightInd w:val="0"/>
              <w:snapToGrid w:val="0"/>
              <w:spacing w:line="360" w:lineRule="auto"/>
              <w:rPr>
                <w:rFonts w:ascii="宋体" w:hAnsi="宋体" w:cs="宋体"/>
                <w:kern w:val="0"/>
              </w:rPr>
            </w:pPr>
            <w:r>
              <w:rPr>
                <w:rFonts w:hint="eastAsia" w:ascii="宋体" w:hAnsi="宋体" w:cs="宋体"/>
                <w:kern w:val="0"/>
                <w:lang w:val="en-US" w:eastAsia="zh-CN"/>
              </w:rPr>
              <w:t>电气</w:t>
            </w:r>
            <w:r>
              <w:rPr>
                <w:rFonts w:hint="eastAsia" w:ascii="宋体" w:hAnsi="宋体" w:cs="宋体"/>
                <w:kern w:val="0"/>
              </w:rPr>
              <w:t>专业设计负责人</w:t>
            </w:r>
          </w:p>
        </w:tc>
        <w:tc>
          <w:tcPr>
            <w:tcW w:w="1135" w:type="dxa"/>
            <w:shd w:val="clear" w:color="auto" w:fill="auto"/>
            <w:vAlign w:val="center"/>
          </w:tcPr>
          <w:p w14:paraId="72123277">
            <w:pPr>
              <w:widowControl/>
              <w:adjustRightInd w:val="0"/>
              <w:snapToGrid w:val="0"/>
              <w:spacing w:line="360" w:lineRule="auto"/>
              <w:rPr>
                <w:rFonts w:ascii="宋体" w:hAnsi="宋体" w:cs="宋体"/>
                <w:kern w:val="0"/>
              </w:rPr>
            </w:pPr>
            <w:r>
              <w:rPr>
                <w:rFonts w:hint="eastAsia" w:ascii="宋体" w:hAnsi="宋体" w:cs="宋体"/>
                <w:kern w:val="0"/>
                <w:lang w:eastAsia="zh-CN"/>
              </w:rPr>
              <w:t>高级工程师</w:t>
            </w:r>
          </w:p>
        </w:tc>
        <w:tc>
          <w:tcPr>
            <w:tcW w:w="3896" w:type="dxa"/>
            <w:shd w:val="clear" w:color="auto" w:fill="auto"/>
            <w:vAlign w:val="center"/>
          </w:tcPr>
          <w:p w14:paraId="7EEC444E">
            <w:pPr>
              <w:widowControl/>
              <w:adjustRightInd w:val="0"/>
              <w:snapToGrid w:val="0"/>
              <w:spacing w:line="360" w:lineRule="auto"/>
              <w:ind w:firstLine="420" w:firstLineChars="200"/>
              <w:rPr>
                <w:rFonts w:ascii="宋体" w:hAnsi="宋体" w:cs="宋体"/>
                <w:kern w:val="0"/>
              </w:rPr>
            </w:pPr>
          </w:p>
        </w:tc>
      </w:tr>
      <w:tr w14:paraId="12732E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1505" w:type="dxa"/>
            <w:shd w:val="clear" w:color="auto" w:fill="auto"/>
            <w:vAlign w:val="center"/>
          </w:tcPr>
          <w:p w14:paraId="1B6F5630">
            <w:pPr>
              <w:widowControl/>
              <w:adjustRightInd w:val="0"/>
              <w:snapToGrid w:val="0"/>
              <w:spacing w:line="360" w:lineRule="auto"/>
              <w:jc w:val="center"/>
              <w:rPr>
                <w:rFonts w:ascii="宋体" w:hAnsi="宋体" w:cs="宋体"/>
                <w:kern w:val="0"/>
              </w:rPr>
            </w:pPr>
            <w:r>
              <w:rPr>
                <w:rFonts w:hint="eastAsia" w:ascii="宋体" w:hAnsi="宋体" w:cs="宋体"/>
                <w:kern w:val="0"/>
                <w:lang w:val="en-US" w:eastAsia="zh-CN"/>
              </w:rPr>
              <w:t>暖通</w:t>
            </w:r>
            <w:r>
              <w:rPr>
                <w:rFonts w:hint="eastAsia" w:ascii="宋体" w:hAnsi="宋体" w:cs="宋体"/>
                <w:kern w:val="0"/>
              </w:rPr>
              <w:t>专业设计负责人</w:t>
            </w:r>
          </w:p>
        </w:tc>
        <w:tc>
          <w:tcPr>
            <w:tcW w:w="1418" w:type="dxa"/>
            <w:shd w:val="clear" w:color="auto" w:fill="auto"/>
            <w:vAlign w:val="center"/>
          </w:tcPr>
          <w:p w14:paraId="61A31714">
            <w:pPr>
              <w:widowControl/>
              <w:adjustRightInd w:val="0"/>
              <w:snapToGrid w:val="0"/>
              <w:spacing w:line="360" w:lineRule="auto"/>
              <w:ind w:firstLine="420" w:firstLineChars="200"/>
              <w:rPr>
                <w:rFonts w:ascii="宋体" w:hAnsi="宋体" w:cs="宋体"/>
                <w:kern w:val="0"/>
              </w:rPr>
            </w:pPr>
            <w:r>
              <w:rPr>
                <w:rFonts w:hint="eastAsia" w:ascii="宋体" w:hAnsi="宋体" w:cs="宋体"/>
                <w:kern w:val="0"/>
              </w:rPr>
              <w:t>皇甫昊</w:t>
            </w:r>
          </w:p>
        </w:tc>
        <w:tc>
          <w:tcPr>
            <w:tcW w:w="1135" w:type="dxa"/>
            <w:shd w:val="clear" w:color="auto" w:fill="auto"/>
            <w:vAlign w:val="center"/>
          </w:tcPr>
          <w:p w14:paraId="29784657">
            <w:pPr>
              <w:widowControl/>
              <w:adjustRightInd w:val="0"/>
              <w:snapToGrid w:val="0"/>
              <w:spacing w:line="360" w:lineRule="auto"/>
              <w:rPr>
                <w:rFonts w:ascii="宋体" w:hAnsi="宋体" w:cs="宋体"/>
                <w:kern w:val="0"/>
              </w:rPr>
            </w:pPr>
            <w:r>
              <w:rPr>
                <w:rFonts w:hint="eastAsia" w:ascii="宋体" w:hAnsi="宋体" w:cs="宋体"/>
                <w:kern w:val="0"/>
                <w:lang w:val="en-US" w:eastAsia="zh-CN"/>
              </w:rPr>
              <w:t>暖通</w:t>
            </w:r>
            <w:r>
              <w:rPr>
                <w:rFonts w:hint="eastAsia" w:ascii="宋体" w:hAnsi="宋体" w:cs="宋体"/>
                <w:kern w:val="0"/>
              </w:rPr>
              <w:t>专业设计负责人</w:t>
            </w:r>
          </w:p>
        </w:tc>
        <w:tc>
          <w:tcPr>
            <w:tcW w:w="1135" w:type="dxa"/>
            <w:shd w:val="clear" w:color="auto" w:fill="auto"/>
            <w:vAlign w:val="center"/>
          </w:tcPr>
          <w:p w14:paraId="5BAB17B5">
            <w:pPr>
              <w:widowControl/>
              <w:adjustRightInd w:val="0"/>
              <w:snapToGrid w:val="0"/>
              <w:spacing w:line="360" w:lineRule="auto"/>
              <w:rPr>
                <w:rFonts w:ascii="宋体" w:hAnsi="宋体" w:eastAsia="宋体" w:cs="宋体"/>
                <w:kern w:val="0"/>
                <w:sz w:val="21"/>
                <w:szCs w:val="24"/>
                <w:lang w:val="en-US" w:eastAsia="zh-CN" w:bidi="ar-SA"/>
              </w:rPr>
            </w:pPr>
            <w:r>
              <w:rPr>
                <w:rFonts w:hint="eastAsia" w:ascii="宋体" w:hAnsi="宋体" w:cs="宋体"/>
                <w:kern w:val="0"/>
                <w:lang w:eastAsia="zh-CN"/>
              </w:rPr>
              <w:t>高级工程师</w:t>
            </w:r>
          </w:p>
        </w:tc>
        <w:tc>
          <w:tcPr>
            <w:tcW w:w="3896" w:type="dxa"/>
            <w:shd w:val="clear" w:color="auto" w:fill="auto"/>
            <w:vAlign w:val="center"/>
          </w:tcPr>
          <w:p w14:paraId="51B9C816">
            <w:pPr>
              <w:widowControl/>
              <w:adjustRightInd w:val="0"/>
              <w:snapToGrid w:val="0"/>
              <w:spacing w:line="360" w:lineRule="auto"/>
              <w:ind w:firstLine="420" w:firstLineChars="200"/>
              <w:rPr>
                <w:rFonts w:ascii="宋体" w:hAnsi="宋体" w:cs="宋体"/>
                <w:kern w:val="0"/>
              </w:rPr>
            </w:pPr>
          </w:p>
        </w:tc>
      </w:tr>
      <w:tr w14:paraId="4290A2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1505" w:type="dxa"/>
            <w:shd w:val="clear" w:color="auto" w:fill="auto"/>
            <w:vAlign w:val="center"/>
          </w:tcPr>
          <w:p w14:paraId="11AE49F3">
            <w:pPr>
              <w:widowControl/>
              <w:adjustRightInd w:val="0"/>
              <w:snapToGrid w:val="0"/>
              <w:spacing w:line="360" w:lineRule="auto"/>
              <w:jc w:val="center"/>
              <w:rPr>
                <w:rFonts w:hint="eastAsia" w:ascii="宋体" w:hAnsi="宋体" w:cs="宋体"/>
                <w:kern w:val="0"/>
                <w:szCs w:val="21"/>
                <w:lang w:bidi="ar"/>
              </w:rPr>
            </w:pPr>
            <w:r>
              <w:rPr>
                <w:rFonts w:hint="eastAsia" w:ascii="宋体" w:hAnsi="宋体" w:cs="宋体"/>
                <w:kern w:val="0"/>
                <w:lang w:val="en-US" w:eastAsia="zh-CN"/>
              </w:rPr>
              <w:t>装饰装修</w:t>
            </w:r>
            <w:r>
              <w:rPr>
                <w:rFonts w:hint="eastAsia" w:ascii="宋体" w:hAnsi="宋体" w:cs="宋体"/>
                <w:kern w:val="0"/>
              </w:rPr>
              <w:t>专业设计负责人</w:t>
            </w:r>
          </w:p>
        </w:tc>
        <w:tc>
          <w:tcPr>
            <w:tcW w:w="1418" w:type="dxa"/>
            <w:shd w:val="clear" w:color="auto" w:fill="auto"/>
            <w:vAlign w:val="center"/>
          </w:tcPr>
          <w:p w14:paraId="78E62053">
            <w:pPr>
              <w:widowControl/>
              <w:adjustRightInd w:val="0"/>
              <w:snapToGrid w:val="0"/>
              <w:spacing w:line="360" w:lineRule="auto"/>
              <w:ind w:firstLine="420" w:firstLineChars="200"/>
              <w:rPr>
                <w:rFonts w:ascii="宋体" w:hAnsi="宋体" w:cs="宋体"/>
                <w:kern w:val="0"/>
              </w:rPr>
            </w:pPr>
            <w:r>
              <w:rPr>
                <w:rFonts w:hint="eastAsia" w:ascii="宋体" w:hAnsi="宋体" w:cs="宋体"/>
                <w:kern w:val="0"/>
              </w:rPr>
              <w:t>沈云</w:t>
            </w:r>
          </w:p>
        </w:tc>
        <w:tc>
          <w:tcPr>
            <w:tcW w:w="1135" w:type="dxa"/>
            <w:shd w:val="clear" w:color="auto" w:fill="auto"/>
            <w:vAlign w:val="center"/>
          </w:tcPr>
          <w:p w14:paraId="4FA509E9">
            <w:pPr>
              <w:widowControl/>
              <w:adjustRightInd w:val="0"/>
              <w:snapToGrid w:val="0"/>
              <w:spacing w:line="360" w:lineRule="auto"/>
              <w:rPr>
                <w:rFonts w:ascii="宋体" w:hAnsi="宋体" w:cs="宋体"/>
                <w:kern w:val="0"/>
              </w:rPr>
            </w:pPr>
            <w:r>
              <w:rPr>
                <w:rFonts w:hint="eastAsia" w:ascii="宋体" w:hAnsi="宋体" w:cs="宋体"/>
                <w:kern w:val="0"/>
                <w:lang w:val="en-US" w:eastAsia="zh-CN"/>
              </w:rPr>
              <w:t>装饰装修</w:t>
            </w:r>
            <w:r>
              <w:rPr>
                <w:rFonts w:hint="eastAsia" w:ascii="宋体" w:hAnsi="宋体" w:cs="宋体"/>
                <w:kern w:val="0"/>
              </w:rPr>
              <w:t>专业设计负责人</w:t>
            </w:r>
          </w:p>
        </w:tc>
        <w:tc>
          <w:tcPr>
            <w:tcW w:w="1135" w:type="dxa"/>
            <w:shd w:val="clear" w:color="auto" w:fill="auto"/>
            <w:vAlign w:val="center"/>
          </w:tcPr>
          <w:p w14:paraId="063DEBFD">
            <w:pPr>
              <w:widowControl/>
              <w:adjustRightInd w:val="0"/>
              <w:snapToGrid w:val="0"/>
              <w:spacing w:line="360" w:lineRule="auto"/>
              <w:rPr>
                <w:rFonts w:ascii="宋体" w:hAnsi="宋体" w:cs="宋体"/>
                <w:kern w:val="0"/>
              </w:rPr>
            </w:pPr>
            <w:r>
              <w:rPr>
                <w:rFonts w:hint="eastAsia" w:ascii="宋体" w:hAnsi="宋体" w:cs="宋体"/>
                <w:kern w:val="0"/>
                <w:lang w:eastAsia="zh-CN"/>
              </w:rPr>
              <w:t>高级工程师</w:t>
            </w:r>
          </w:p>
        </w:tc>
        <w:tc>
          <w:tcPr>
            <w:tcW w:w="3896" w:type="dxa"/>
            <w:shd w:val="clear" w:color="auto" w:fill="auto"/>
            <w:vAlign w:val="center"/>
          </w:tcPr>
          <w:p w14:paraId="609F73B7">
            <w:pPr>
              <w:widowControl/>
              <w:adjustRightInd w:val="0"/>
              <w:snapToGrid w:val="0"/>
              <w:spacing w:line="360" w:lineRule="auto"/>
              <w:ind w:firstLine="420" w:firstLineChars="200"/>
              <w:rPr>
                <w:rFonts w:ascii="宋体" w:hAnsi="宋体" w:cs="宋体"/>
                <w:kern w:val="0"/>
              </w:rPr>
            </w:pPr>
          </w:p>
        </w:tc>
      </w:tr>
      <w:tr w14:paraId="5011CD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1505" w:type="dxa"/>
            <w:shd w:val="clear" w:color="auto" w:fill="auto"/>
            <w:vAlign w:val="center"/>
          </w:tcPr>
          <w:p w14:paraId="7D7C0D30">
            <w:pPr>
              <w:widowControl/>
              <w:adjustRightInd w:val="0"/>
              <w:snapToGrid w:val="0"/>
              <w:spacing w:line="360" w:lineRule="auto"/>
              <w:jc w:val="center"/>
              <w:rPr>
                <w:rFonts w:hint="eastAsia" w:ascii="宋体" w:hAnsi="宋体" w:cs="宋体"/>
                <w:kern w:val="0"/>
                <w:szCs w:val="21"/>
                <w:lang w:bidi="ar"/>
              </w:rPr>
            </w:pPr>
            <w:r>
              <w:rPr>
                <w:rFonts w:hint="eastAsia" w:ascii="宋体" w:hAnsi="宋体" w:cs="宋体"/>
                <w:kern w:val="0"/>
                <w:lang w:val="en-US" w:eastAsia="zh-CN"/>
              </w:rPr>
              <w:t>智能化</w:t>
            </w:r>
            <w:r>
              <w:rPr>
                <w:rFonts w:hint="eastAsia" w:ascii="宋体" w:hAnsi="宋体" w:cs="宋体"/>
                <w:kern w:val="0"/>
              </w:rPr>
              <w:t>专业设计负责人</w:t>
            </w:r>
          </w:p>
        </w:tc>
        <w:tc>
          <w:tcPr>
            <w:tcW w:w="1418" w:type="dxa"/>
            <w:shd w:val="clear" w:color="auto" w:fill="auto"/>
            <w:vAlign w:val="center"/>
          </w:tcPr>
          <w:p w14:paraId="0C998AB9">
            <w:pPr>
              <w:widowControl/>
              <w:adjustRightInd w:val="0"/>
              <w:snapToGrid w:val="0"/>
              <w:spacing w:line="360" w:lineRule="auto"/>
              <w:ind w:firstLine="420" w:firstLineChars="200"/>
              <w:rPr>
                <w:rFonts w:hint="default" w:ascii="宋体" w:hAnsi="宋体" w:eastAsia="宋体" w:cs="宋体"/>
                <w:kern w:val="0"/>
                <w:lang w:val="en-US" w:eastAsia="zh-CN"/>
              </w:rPr>
            </w:pPr>
            <w:r>
              <w:rPr>
                <w:rFonts w:hint="eastAsia" w:ascii="宋体" w:hAnsi="宋体" w:cs="宋体"/>
                <w:kern w:val="0"/>
                <w:lang w:val="en-US" w:eastAsia="zh-CN"/>
              </w:rPr>
              <w:t>何洋</w:t>
            </w:r>
          </w:p>
        </w:tc>
        <w:tc>
          <w:tcPr>
            <w:tcW w:w="1135" w:type="dxa"/>
            <w:shd w:val="clear" w:color="auto" w:fill="auto"/>
            <w:vAlign w:val="center"/>
          </w:tcPr>
          <w:p w14:paraId="0E18E1CC">
            <w:pPr>
              <w:widowControl/>
              <w:adjustRightInd w:val="0"/>
              <w:snapToGrid w:val="0"/>
              <w:spacing w:line="360" w:lineRule="auto"/>
              <w:rPr>
                <w:rFonts w:ascii="宋体" w:hAnsi="宋体" w:cs="宋体"/>
                <w:kern w:val="0"/>
              </w:rPr>
            </w:pPr>
            <w:r>
              <w:rPr>
                <w:rFonts w:hint="eastAsia" w:ascii="宋体" w:hAnsi="宋体" w:cs="宋体"/>
                <w:kern w:val="0"/>
                <w:lang w:val="en-US" w:eastAsia="zh-CN"/>
              </w:rPr>
              <w:t>智能化</w:t>
            </w:r>
            <w:r>
              <w:rPr>
                <w:rFonts w:hint="eastAsia" w:ascii="宋体" w:hAnsi="宋体" w:cs="宋体"/>
                <w:kern w:val="0"/>
              </w:rPr>
              <w:t>专业设计负责人</w:t>
            </w:r>
          </w:p>
        </w:tc>
        <w:tc>
          <w:tcPr>
            <w:tcW w:w="1135" w:type="dxa"/>
            <w:shd w:val="clear" w:color="auto" w:fill="auto"/>
            <w:vAlign w:val="center"/>
          </w:tcPr>
          <w:p w14:paraId="75FE8959">
            <w:pPr>
              <w:widowControl/>
              <w:adjustRightInd w:val="0"/>
              <w:snapToGrid w:val="0"/>
              <w:spacing w:line="360" w:lineRule="auto"/>
              <w:rPr>
                <w:rFonts w:ascii="宋体" w:hAnsi="宋体" w:cs="宋体"/>
                <w:kern w:val="0"/>
              </w:rPr>
            </w:pPr>
            <w:r>
              <w:rPr>
                <w:rFonts w:hint="eastAsia" w:ascii="宋体" w:hAnsi="宋体" w:cs="宋体"/>
                <w:kern w:val="0"/>
                <w:lang w:eastAsia="zh-CN"/>
              </w:rPr>
              <w:t>高级工程师</w:t>
            </w:r>
          </w:p>
        </w:tc>
        <w:tc>
          <w:tcPr>
            <w:tcW w:w="3896" w:type="dxa"/>
            <w:shd w:val="clear" w:color="auto" w:fill="auto"/>
            <w:vAlign w:val="center"/>
          </w:tcPr>
          <w:p w14:paraId="68FE1D71">
            <w:pPr>
              <w:widowControl/>
              <w:adjustRightInd w:val="0"/>
              <w:snapToGrid w:val="0"/>
              <w:spacing w:line="360" w:lineRule="auto"/>
              <w:ind w:firstLine="420" w:firstLineChars="200"/>
              <w:rPr>
                <w:rFonts w:ascii="宋体" w:hAnsi="宋体" w:cs="宋体"/>
                <w:kern w:val="0"/>
              </w:rPr>
            </w:pPr>
          </w:p>
        </w:tc>
      </w:tr>
      <w:tr w14:paraId="205DD0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1505" w:type="dxa"/>
            <w:vMerge w:val="restart"/>
            <w:shd w:val="clear" w:color="auto" w:fill="auto"/>
            <w:vAlign w:val="center"/>
          </w:tcPr>
          <w:p w14:paraId="5F33556A">
            <w:pPr>
              <w:widowControl/>
              <w:adjustRightInd w:val="0"/>
              <w:snapToGrid w:val="0"/>
              <w:spacing w:line="360" w:lineRule="auto"/>
              <w:jc w:val="center"/>
              <w:rPr>
                <w:rFonts w:ascii="宋体" w:hAnsi="宋体" w:cs="宋体"/>
                <w:kern w:val="0"/>
              </w:rPr>
            </w:pPr>
            <w:r>
              <w:rPr>
                <w:rFonts w:hint="eastAsia" w:ascii="宋体" w:hAnsi="宋体" w:cs="宋体"/>
                <w:kern w:val="0"/>
                <w:szCs w:val="21"/>
                <w:lang w:bidi="ar"/>
              </w:rPr>
              <w:t>其他人员</w:t>
            </w:r>
          </w:p>
        </w:tc>
        <w:tc>
          <w:tcPr>
            <w:tcW w:w="1418" w:type="dxa"/>
            <w:shd w:val="clear" w:color="auto" w:fill="auto"/>
            <w:vAlign w:val="center"/>
          </w:tcPr>
          <w:p w14:paraId="1DBAB510">
            <w:pPr>
              <w:widowControl/>
              <w:adjustRightInd w:val="0"/>
              <w:snapToGrid w:val="0"/>
              <w:spacing w:line="360" w:lineRule="auto"/>
              <w:ind w:firstLine="420" w:firstLineChars="200"/>
              <w:rPr>
                <w:rFonts w:ascii="宋体" w:hAnsi="宋体" w:cs="宋体"/>
                <w:kern w:val="0"/>
              </w:rPr>
            </w:pPr>
          </w:p>
        </w:tc>
        <w:tc>
          <w:tcPr>
            <w:tcW w:w="1135" w:type="dxa"/>
            <w:shd w:val="clear" w:color="auto" w:fill="auto"/>
            <w:vAlign w:val="center"/>
          </w:tcPr>
          <w:p w14:paraId="245CCEF6">
            <w:pPr>
              <w:widowControl/>
              <w:adjustRightInd w:val="0"/>
              <w:snapToGrid w:val="0"/>
              <w:spacing w:line="360" w:lineRule="auto"/>
              <w:ind w:firstLine="420" w:firstLineChars="200"/>
              <w:rPr>
                <w:rFonts w:ascii="宋体" w:hAnsi="宋体" w:cs="宋体"/>
                <w:kern w:val="0"/>
              </w:rPr>
            </w:pPr>
          </w:p>
        </w:tc>
        <w:tc>
          <w:tcPr>
            <w:tcW w:w="1135" w:type="dxa"/>
            <w:shd w:val="clear" w:color="auto" w:fill="auto"/>
            <w:vAlign w:val="center"/>
          </w:tcPr>
          <w:p w14:paraId="4EABE33A">
            <w:pPr>
              <w:widowControl/>
              <w:adjustRightInd w:val="0"/>
              <w:snapToGrid w:val="0"/>
              <w:spacing w:line="360" w:lineRule="auto"/>
              <w:ind w:firstLine="420" w:firstLineChars="200"/>
              <w:rPr>
                <w:rFonts w:ascii="宋体" w:hAnsi="宋体" w:cs="宋体"/>
                <w:kern w:val="0"/>
              </w:rPr>
            </w:pPr>
          </w:p>
        </w:tc>
        <w:tc>
          <w:tcPr>
            <w:tcW w:w="3896" w:type="dxa"/>
            <w:shd w:val="clear" w:color="auto" w:fill="auto"/>
            <w:vAlign w:val="center"/>
          </w:tcPr>
          <w:p w14:paraId="0FAD3F04">
            <w:pPr>
              <w:widowControl/>
              <w:adjustRightInd w:val="0"/>
              <w:snapToGrid w:val="0"/>
              <w:spacing w:line="360" w:lineRule="auto"/>
              <w:ind w:firstLine="420" w:firstLineChars="200"/>
              <w:rPr>
                <w:rFonts w:ascii="宋体" w:hAnsi="宋体" w:cs="宋体"/>
                <w:kern w:val="0"/>
              </w:rPr>
            </w:pPr>
          </w:p>
        </w:tc>
      </w:tr>
      <w:tr w14:paraId="18F397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1505" w:type="dxa"/>
            <w:vMerge w:val="continue"/>
            <w:shd w:val="clear" w:color="auto" w:fill="auto"/>
            <w:vAlign w:val="center"/>
          </w:tcPr>
          <w:p w14:paraId="757C59E9">
            <w:pPr>
              <w:rPr>
                <w:sz w:val="20"/>
                <w:szCs w:val="20"/>
              </w:rPr>
            </w:pPr>
          </w:p>
        </w:tc>
        <w:tc>
          <w:tcPr>
            <w:tcW w:w="1418" w:type="dxa"/>
            <w:shd w:val="clear" w:color="auto" w:fill="auto"/>
            <w:vAlign w:val="center"/>
          </w:tcPr>
          <w:p w14:paraId="75366D56">
            <w:pPr>
              <w:widowControl/>
              <w:adjustRightInd w:val="0"/>
              <w:snapToGrid w:val="0"/>
              <w:spacing w:line="360" w:lineRule="auto"/>
              <w:ind w:firstLine="420" w:firstLineChars="200"/>
              <w:rPr>
                <w:rFonts w:ascii="宋体" w:hAnsi="宋体" w:cs="宋体"/>
                <w:kern w:val="0"/>
              </w:rPr>
            </w:pPr>
          </w:p>
        </w:tc>
        <w:tc>
          <w:tcPr>
            <w:tcW w:w="1135" w:type="dxa"/>
            <w:shd w:val="clear" w:color="auto" w:fill="auto"/>
            <w:vAlign w:val="center"/>
          </w:tcPr>
          <w:p w14:paraId="7BD0D1BE">
            <w:pPr>
              <w:widowControl/>
              <w:adjustRightInd w:val="0"/>
              <w:snapToGrid w:val="0"/>
              <w:spacing w:line="360" w:lineRule="auto"/>
              <w:ind w:firstLine="420" w:firstLineChars="200"/>
              <w:rPr>
                <w:rFonts w:ascii="宋体" w:hAnsi="宋体" w:cs="宋体"/>
                <w:kern w:val="0"/>
              </w:rPr>
            </w:pPr>
          </w:p>
        </w:tc>
        <w:tc>
          <w:tcPr>
            <w:tcW w:w="1135" w:type="dxa"/>
            <w:shd w:val="clear" w:color="auto" w:fill="auto"/>
            <w:vAlign w:val="center"/>
          </w:tcPr>
          <w:p w14:paraId="2DA89459">
            <w:pPr>
              <w:widowControl/>
              <w:adjustRightInd w:val="0"/>
              <w:snapToGrid w:val="0"/>
              <w:spacing w:line="360" w:lineRule="auto"/>
              <w:ind w:firstLine="420" w:firstLineChars="200"/>
              <w:rPr>
                <w:rFonts w:ascii="宋体" w:hAnsi="宋体" w:cs="宋体"/>
                <w:kern w:val="0"/>
              </w:rPr>
            </w:pPr>
          </w:p>
        </w:tc>
        <w:tc>
          <w:tcPr>
            <w:tcW w:w="3896" w:type="dxa"/>
            <w:shd w:val="clear" w:color="auto" w:fill="auto"/>
            <w:vAlign w:val="center"/>
          </w:tcPr>
          <w:p w14:paraId="68C8A260">
            <w:pPr>
              <w:widowControl/>
              <w:adjustRightInd w:val="0"/>
              <w:snapToGrid w:val="0"/>
              <w:spacing w:line="360" w:lineRule="auto"/>
              <w:ind w:firstLine="420" w:firstLineChars="200"/>
              <w:rPr>
                <w:rFonts w:ascii="宋体" w:hAnsi="宋体" w:cs="宋体"/>
                <w:kern w:val="0"/>
              </w:rPr>
            </w:pPr>
          </w:p>
        </w:tc>
      </w:tr>
    </w:tbl>
    <w:p w14:paraId="4091E666">
      <w:pPr>
        <w:widowControl/>
        <w:adjustRightInd w:val="0"/>
        <w:snapToGrid w:val="0"/>
        <w:spacing w:after="156" w:afterLines="50" w:line="360" w:lineRule="auto"/>
        <w:ind w:firstLine="420" w:firstLineChars="200"/>
        <w:rPr>
          <w:rFonts w:ascii="宋体" w:hAnsi="宋体" w:cs="宋体"/>
          <w:kern w:val="0"/>
        </w:rPr>
      </w:pPr>
      <w:r>
        <w:rPr>
          <w:rFonts w:hint="eastAsia" w:ascii="宋体" w:hAnsi="宋体"/>
          <w:szCs w:val="21"/>
          <w:lang w:bidi="ar"/>
        </w:rPr>
        <w:br w:type="page"/>
      </w:r>
    </w:p>
    <w:p w14:paraId="2F1724D4">
      <w:pPr>
        <w:widowControl/>
        <w:jc w:val="left"/>
        <w:rPr>
          <w:rFonts w:ascii="宋体" w:hAnsi="宋体" w:cs="宋体"/>
          <w:kern w:val="0"/>
        </w:rPr>
      </w:pPr>
      <w:bookmarkStart w:id="1840" w:name="_Toc20171898"/>
      <w:bookmarkEnd w:id="1840"/>
    </w:p>
    <w:p w14:paraId="3FC9EB04">
      <w:pPr>
        <w:keepNext/>
        <w:keepLines/>
        <w:widowControl/>
        <w:wordWrap w:val="0"/>
        <w:topLinePunct/>
        <w:adjustRightInd w:val="0"/>
        <w:snapToGrid w:val="0"/>
        <w:spacing w:after="156" w:afterLines="50" w:line="360" w:lineRule="auto"/>
        <w:jc w:val="center"/>
        <w:outlineLvl w:val="1"/>
        <w:rPr>
          <w:rFonts w:ascii="宋体" w:hAnsi="宋体" w:cs="宋体"/>
          <w:b/>
          <w:kern w:val="0"/>
        </w:rPr>
      </w:pPr>
      <w:bookmarkStart w:id="1841" w:name="_Toc7823"/>
      <w:bookmarkStart w:id="1842" w:name="_Toc12735"/>
      <w:r>
        <w:rPr>
          <w:rFonts w:hint="eastAsia" w:ascii="宋体" w:hAnsi="宋体" w:cs="宋体"/>
          <w:b/>
          <w:kern w:val="0"/>
          <w:szCs w:val="21"/>
          <w:lang w:bidi="ar"/>
        </w:rPr>
        <w:t>附件</w:t>
      </w:r>
      <w:r>
        <w:rPr>
          <w:rFonts w:ascii="宋体" w:hAnsi="宋体" w:cs="宋体"/>
          <w:b/>
          <w:kern w:val="0"/>
          <w:szCs w:val="21"/>
          <w:lang w:bidi="ar"/>
        </w:rPr>
        <w:t>6</w:t>
      </w:r>
      <w:r>
        <w:rPr>
          <w:rFonts w:hint="eastAsia" w:ascii="宋体" w:hAnsi="宋体" w:cs="宋体"/>
          <w:b/>
          <w:kern w:val="0"/>
          <w:szCs w:val="21"/>
          <w:lang w:bidi="ar"/>
        </w:rPr>
        <w:t xml:space="preserve">  价格指数权重表</w:t>
      </w:r>
      <w:bookmarkEnd w:id="1841"/>
      <w:bookmarkEnd w:id="1842"/>
    </w:p>
    <w:tbl>
      <w:tblPr>
        <w:tblStyle w:val="19"/>
        <w:tblW w:w="84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
        <w:gridCol w:w="584"/>
        <w:gridCol w:w="876"/>
        <w:gridCol w:w="1215"/>
        <w:gridCol w:w="1080"/>
        <w:gridCol w:w="1215"/>
        <w:gridCol w:w="1230"/>
        <w:gridCol w:w="1380"/>
      </w:tblGrid>
      <w:tr w14:paraId="7C13F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jc w:val="center"/>
        </w:trPr>
        <w:tc>
          <w:tcPr>
            <w:tcW w:w="829" w:type="dxa"/>
            <w:vMerge w:val="restart"/>
            <w:tcBorders>
              <w:top w:val="single" w:color="auto" w:sz="4" w:space="0"/>
              <w:left w:val="single" w:color="auto" w:sz="4" w:space="0"/>
              <w:bottom w:val="single" w:color="auto" w:sz="4" w:space="0"/>
              <w:right w:val="single" w:color="auto" w:sz="4" w:space="0"/>
            </w:tcBorders>
            <w:shd w:val="clear" w:color="auto" w:fill="auto"/>
          </w:tcPr>
          <w:p w14:paraId="583B0D46">
            <w:pPr>
              <w:widowControl/>
              <w:adjustRightInd w:val="0"/>
              <w:snapToGrid w:val="0"/>
              <w:spacing w:after="156" w:afterLines="50" w:line="360" w:lineRule="auto"/>
              <w:rPr>
                <w:rFonts w:ascii="宋体" w:hAnsi="宋体" w:cs="宋体"/>
                <w:kern w:val="0"/>
              </w:rPr>
            </w:pPr>
            <w:r>
              <w:rPr>
                <w:rFonts w:hint="eastAsia" w:ascii="宋体" w:hAnsi="宋体" w:cs="宋体"/>
                <w:kern w:val="0"/>
                <w:szCs w:val="21"/>
                <w:lang w:bidi="ar"/>
              </w:rPr>
              <w:t>序号</w:t>
            </w:r>
          </w:p>
        </w:tc>
        <w:tc>
          <w:tcPr>
            <w:tcW w:w="1460" w:type="dxa"/>
            <w:gridSpan w:val="2"/>
            <w:vMerge w:val="restart"/>
            <w:tcBorders>
              <w:top w:val="single" w:color="auto" w:sz="4" w:space="0"/>
              <w:left w:val="nil"/>
              <w:bottom w:val="single" w:color="auto" w:sz="4" w:space="0"/>
              <w:right w:val="single" w:color="auto" w:sz="4" w:space="0"/>
            </w:tcBorders>
            <w:shd w:val="clear" w:color="auto" w:fill="auto"/>
          </w:tcPr>
          <w:p w14:paraId="46CA7B1E">
            <w:pPr>
              <w:widowControl/>
              <w:adjustRightInd w:val="0"/>
              <w:snapToGrid w:val="0"/>
              <w:spacing w:after="156" w:afterLines="50" w:line="360" w:lineRule="auto"/>
              <w:rPr>
                <w:rFonts w:ascii="宋体" w:hAnsi="宋体" w:cs="宋体"/>
                <w:kern w:val="0"/>
              </w:rPr>
            </w:pPr>
            <w:r>
              <w:rPr>
                <w:rFonts w:hint="eastAsia" w:ascii="宋体" w:hAnsi="宋体" w:cs="宋体"/>
                <w:kern w:val="0"/>
                <w:szCs w:val="21"/>
                <w:lang w:bidi="ar"/>
              </w:rPr>
              <w:t>名称</w:t>
            </w:r>
          </w:p>
        </w:tc>
        <w:tc>
          <w:tcPr>
            <w:tcW w:w="2295" w:type="dxa"/>
            <w:gridSpan w:val="2"/>
            <w:tcBorders>
              <w:top w:val="single" w:color="auto" w:sz="4" w:space="0"/>
              <w:left w:val="nil"/>
              <w:bottom w:val="single" w:color="auto" w:sz="4" w:space="0"/>
              <w:right w:val="single" w:color="auto" w:sz="4" w:space="0"/>
            </w:tcBorders>
            <w:shd w:val="clear" w:color="auto" w:fill="auto"/>
          </w:tcPr>
          <w:p w14:paraId="6265C411">
            <w:pPr>
              <w:widowControl/>
              <w:adjustRightInd w:val="0"/>
              <w:snapToGrid w:val="0"/>
              <w:spacing w:after="156" w:afterLines="50" w:line="360" w:lineRule="auto"/>
              <w:rPr>
                <w:rFonts w:ascii="宋体" w:hAnsi="宋体" w:cs="宋体"/>
                <w:kern w:val="0"/>
              </w:rPr>
            </w:pPr>
            <w:r>
              <w:rPr>
                <w:rFonts w:hint="eastAsia" w:ascii="宋体" w:hAnsi="宋体" w:cs="宋体"/>
                <w:kern w:val="0"/>
                <w:szCs w:val="21"/>
                <w:lang w:bidi="ar"/>
              </w:rPr>
              <w:t>变更权重B</w:t>
            </w:r>
          </w:p>
        </w:tc>
        <w:tc>
          <w:tcPr>
            <w:tcW w:w="2445" w:type="dxa"/>
            <w:gridSpan w:val="2"/>
            <w:tcBorders>
              <w:top w:val="single" w:color="auto" w:sz="4" w:space="0"/>
              <w:left w:val="nil"/>
              <w:bottom w:val="single" w:color="auto" w:sz="4" w:space="0"/>
              <w:right w:val="single" w:color="auto" w:sz="4" w:space="0"/>
            </w:tcBorders>
            <w:shd w:val="clear" w:color="auto" w:fill="auto"/>
          </w:tcPr>
          <w:p w14:paraId="6AFD6ABC">
            <w:pPr>
              <w:widowControl/>
              <w:adjustRightInd w:val="0"/>
              <w:snapToGrid w:val="0"/>
              <w:spacing w:after="156" w:afterLines="50" w:line="360" w:lineRule="auto"/>
              <w:rPr>
                <w:rFonts w:ascii="宋体" w:hAnsi="宋体" w:cs="宋体"/>
                <w:kern w:val="0"/>
              </w:rPr>
            </w:pPr>
            <w:r>
              <w:rPr>
                <w:rFonts w:hint="eastAsia" w:ascii="宋体" w:hAnsi="宋体" w:cs="宋体"/>
                <w:kern w:val="0"/>
                <w:szCs w:val="21"/>
                <w:lang w:bidi="ar"/>
              </w:rPr>
              <w:t>基本价格指数F0</w:t>
            </w:r>
          </w:p>
        </w:tc>
        <w:tc>
          <w:tcPr>
            <w:tcW w:w="1380" w:type="dxa"/>
            <w:tcBorders>
              <w:top w:val="single" w:color="auto" w:sz="4" w:space="0"/>
              <w:left w:val="nil"/>
              <w:bottom w:val="single" w:color="auto" w:sz="4" w:space="0"/>
              <w:right w:val="single" w:color="auto" w:sz="4" w:space="0"/>
            </w:tcBorders>
            <w:shd w:val="clear" w:color="auto" w:fill="auto"/>
          </w:tcPr>
          <w:p w14:paraId="7068F126">
            <w:pPr>
              <w:widowControl/>
              <w:adjustRightInd w:val="0"/>
              <w:snapToGrid w:val="0"/>
              <w:spacing w:after="156" w:afterLines="50" w:line="360" w:lineRule="auto"/>
              <w:rPr>
                <w:rFonts w:ascii="宋体" w:hAnsi="宋体" w:cs="宋体"/>
                <w:kern w:val="0"/>
              </w:rPr>
            </w:pPr>
            <w:r>
              <w:rPr>
                <w:rFonts w:hint="eastAsia" w:ascii="宋体" w:hAnsi="宋体" w:cs="宋体"/>
                <w:kern w:val="0"/>
                <w:szCs w:val="21"/>
                <w:lang w:bidi="ar"/>
              </w:rPr>
              <w:t>备注</w:t>
            </w:r>
          </w:p>
        </w:tc>
      </w:tr>
      <w:tr w14:paraId="1EAC1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3" w:hRule="atLeast"/>
          <w:jc w:val="center"/>
        </w:trPr>
        <w:tc>
          <w:tcPr>
            <w:tcW w:w="829" w:type="dxa"/>
            <w:vMerge w:val="continue"/>
            <w:tcBorders>
              <w:top w:val="single" w:color="auto" w:sz="4" w:space="0"/>
              <w:left w:val="single" w:color="auto" w:sz="4" w:space="0"/>
              <w:bottom w:val="single" w:color="auto" w:sz="4" w:space="0"/>
              <w:right w:val="single" w:color="auto" w:sz="4" w:space="0"/>
            </w:tcBorders>
            <w:shd w:val="clear" w:color="auto" w:fill="auto"/>
          </w:tcPr>
          <w:p w14:paraId="20BF9E52">
            <w:pPr>
              <w:rPr>
                <w:rFonts w:ascii="Calibri" w:hAnsi="Calibri"/>
                <w:sz w:val="20"/>
                <w:szCs w:val="20"/>
              </w:rPr>
            </w:pPr>
          </w:p>
        </w:tc>
        <w:tc>
          <w:tcPr>
            <w:tcW w:w="1460" w:type="dxa"/>
            <w:gridSpan w:val="2"/>
            <w:vMerge w:val="continue"/>
            <w:tcBorders>
              <w:top w:val="single" w:color="auto" w:sz="4" w:space="0"/>
              <w:left w:val="nil"/>
              <w:bottom w:val="single" w:color="auto" w:sz="4" w:space="0"/>
              <w:right w:val="single" w:color="auto" w:sz="4" w:space="0"/>
            </w:tcBorders>
            <w:shd w:val="clear" w:color="auto" w:fill="auto"/>
          </w:tcPr>
          <w:p w14:paraId="0A1B2DCD">
            <w:pPr>
              <w:rPr>
                <w:rFonts w:ascii="Calibri" w:hAnsi="Calibri"/>
                <w:sz w:val="20"/>
                <w:szCs w:val="20"/>
              </w:rPr>
            </w:pPr>
          </w:p>
        </w:tc>
        <w:tc>
          <w:tcPr>
            <w:tcW w:w="1215" w:type="dxa"/>
            <w:tcBorders>
              <w:top w:val="single" w:color="auto" w:sz="4" w:space="0"/>
              <w:left w:val="nil"/>
              <w:bottom w:val="single" w:color="auto" w:sz="4" w:space="0"/>
              <w:right w:val="single" w:color="auto" w:sz="4" w:space="0"/>
            </w:tcBorders>
            <w:shd w:val="clear" w:color="auto" w:fill="auto"/>
          </w:tcPr>
          <w:p w14:paraId="6345AAA1">
            <w:pPr>
              <w:widowControl/>
              <w:adjustRightInd w:val="0"/>
              <w:snapToGrid w:val="0"/>
              <w:spacing w:after="156" w:afterLines="50" w:line="360" w:lineRule="auto"/>
              <w:rPr>
                <w:rFonts w:ascii="宋体" w:hAnsi="宋体" w:cs="宋体"/>
                <w:kern w:val="0"/>
              </w:rPr>
            </w:pPr>
            <w:r>
              <w:rPr>
                <w:rFonts w:hint="eastAsia" w:ascii="宋体" w:hAnsi="宋体" w:cs="宋体"/>
                <w:kern w:val="0"/>
                <w:szCs w:val="21"/>
                <w:lang w:bidi="ar"/>
              </w:rPr>
              <w:t>代号</w:t>
            </w:r>
          </w:p>
        </w:tc>
        <w:tc>
          <w:tcPr>
            <w:tcW w:w="1080" w:type="dxa"/>
            <w:tcBorders>
              <w:top w:val="single" w:color="auto" w:sz="4" w:space="0"/>
              <w:left w:val="nil"/>
              <w:bottom w:val="single" w:color="auto" w:sz="4" w:space="0"/>
              <w:right w:val="single" w:color="auto" w:sz="4" w:space="0"/>
            </w:tcBorders>
            <w:shd w:val="clear" w:color="auto" w:fill="auto"/>
          </w:tcPr>
          <w:p w14:paraId="01D833AE">
            <w:pPr>
              <w:widowControl/>
              <w:adjustRightInd w:val="0"/>
              <w:snapToGrid w:val="0"/>
              <w:spacing w:after="156" w:afterLines="50" w:line="360" w:lineRule="auto"/>
              <w:rPr>
                <w:rFonts w:ascii="宋体" w:hAnsi="宋体" w:cs="宋体"/>
                <w:kern w:val="0"/>
              </w:rPr>
            </w:pPr>
            <w:r>
              <w:rPr>
                <w:rFonts w:hint="eastAsia" w:ascii="宋体" w:hAnsi="宋体" w:cs="宋体"/>
                <w:kern w:val="0"/>
                <w:szCs w:val="21"/>
                <w:lang w:bidi="ar"/>
              </w:rPr>
              <w:t>权重</w:t>
            </w:r>
          </w:p>
        </w:tc>
        <w:tc>
          <w:tcPr>
            <w:tcW w:w="1215" w:type="dxa"/>
            <w:tcBorders>
              <w:top w:val="single" w:color="auto" w:sz="4" w:space="0"/>
              <w:left w:val="nil"/>
              <w:bottom w:val="single" w:color="auto" w:sz="4" w:space="0"/>
              <w:right w:val="single" w:color="auto" w:sz="4" w:space="0"/>
            </w:tcBorders>
            <w:shd w:val="clear" w:color="auto" w:fill="auto"/>
          </w:tcPr>
          <w:p w14:paraId="7BEA7B70">
            <w:pPr>
              <w:widowControl/>
              <w:adjustRightInd w:val="0"/>
              <w:snapToGrid w:val="0"/>
              <w:spacing w:after="156" w:afterLines="50" w:line="360" w:lineRule="auto"/>
              <w:rPr>
                <w:rFonts w:ascii="宋体" w:hAnsi="宋体" w:cs="宋体"/>
                <w:kern w:val="0"/>
              </w:rPr>
            </w:pPr>
            <w:r>
              <w:rPr>
                <w:rFonts w:hint="eastAsia" w:ascii="宋体" w:hAnsi="宋体" w:cs="宋体"/>
                <w:kern w:val="0"/>
                <w:szCs w:val="21"/>
                <w:lang w:bidi="ar"/>
              </w:rPr>
              <w:t>代号</w:t>
            </w:r>
          </w:p>
        </w:tc>
        <w:tc>
          <w:tcPr>
            <w:tcW w:w="1230" w:type="dxa"/>
            <w:tcBorders>
              <w:top w:val="single" w:color="auto" w:sz="4" w:space="0"/>
              <w:left w:val="nil"/>
              <w:bottom w:val="single" w:color="auto" w:sz="4" w:space="0"/>
              <w:right w:val="single" w:color="auto" w:sz="4" w:space="0"/>
            </w:tcBorders>
            <w:shd w:val="clear" w:color="auto" w:fill="auto"/>
          </w:tcPr>
          <w:p w14:paraId="67441CCB">
            <w:pPr>
              <w:widowControl/>
              <w:adjustRightInd w:val="0"/>
              <w:snapToGrid w:val="0"/>
              <w:spacing w:after="156" w:afterLines="50" w:line="360" w:lineRule="auto"/>
              <w:rPr>
                <w:rFonts w:ascii="宋体" w:hAnsi="宋体" w:cs="宋体"/>
                <w:kern w:val="0"/>
              </w:rPr>
            </w:pPr>
            <w:r>
              <w:rPr>
                <w:rFonts w:hint="eastAsia" w:ascii="宋体" w:hAnsi="宋体" w:cs="宋体"/>
                <w:kern w:val="0"/>
                <w:szCs w:val="21"/>
                <w:lang w:bidi="ar"/>
              </w:rPr>
              <w:t>指数</w:t>
            </w:r>
          </w:p>
        </w:tc>
        <w:tc>
          <w:tcPr>
            <w:tcW w:w="1380" w:type="dxa"/>
            <w:tcBorders>
              <w:top w:val="single" w:color="auto" w:sz="4" w:space="0"/>
              <w:left w:val="nil"/>
              <w:bottom w:val="single" w:color="auto" w:sz="4" w:space="0"/>
              <w:right w:val="single" w:color="auto" w:sz="4" w:space="0"/>
            </w:tcBorders>
            <w:shd w:val="clear" w:color="auto" w:fill="auto"/>
          </w:tcPr>
          <w:p w14:paraId="18547836">
            <w:pPr>
              <w:widowControl/>
              <w:adjustRightInd w:val="0"/>
              <w:snapToGrid w:val="0"/>
              <w:spacing w:after="156" w:afterLines="50" w:line="360" w:lineRule="auto"/>
              <w:rPr>
                <w:rFonts w:ascii="宋体" w:hAnsi="宋体" w:cs="宋体"/>
                <w:kern w:val="0"/>
              </w:rPr>
            </w:pPr>
          </w:p>
        </w:tc>
      </w:tr>
      <w:tr w14:paraId="0EAE2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9" w:type="dxa"/>
            <w:tcBorders>
              <w:top w:val="single" w:color="auto" w:sz="4" w:space="0"/>
              <w:left w:val="single" w:color="auto" w:sz="4" w:space="0"/>
              <w:bottom w:val="single" w:color="auto" w:sz="4" w:space="0"/>
              <w:right w:val="single" w:color="auto" w:sz="4" w:space="0"/>
            </w:tcBorders>
            <w:shd w:val="clear" w:color="auto" w:fill="auto"/>
          </w:tcPr>
          <w:p w14:paraId="63775C47">
            <w:pPr>
              <w:widowControl/>
              <w:adjustRightInd w:val="0"/>
              <w:snapToGrid w:val="0"/>
              <w:spacing w:after="156" w:afterLines="50" w:line="360" w:lineRule="auto"/>
              <w:rPr>
                <w:rFonts w:ascii="宋体" w:hAnsi="宋体" w:cs="宋体"/>
                <w:kern w:val="0"/>
              </w:rPr>
            </w:pPr>
          </w:p>
        </w:tc>
        <w:tc>
          <w:tcPr>
            <w:tcW w:w="584" w:type="dxa"/>
            <w:vMerge w:val="restart"/>
            <w:tcBorders>
              <w:top w:val="nil"/>
              <w:left w:val="nil"/>
              <w:bottom w:val="single" w:color="auto" w:sz="4" w:space="0"/>
              <w:right w:val="single" w:color="auto" w:sz="4" w:space="0"/>
            </w:tcBorders>
            <w:shd w:val="clear" w:color="auto" w:fill="auto"/>
          </w:tcPr>
          <w:p w14:paraId="5441BE66">
            <w:pPr>
              <w:widowControl/>
              <w:adjustRightInd w:val="0"/>
              <w:snapToGrid w:val="0"/>
              <w:spacing w:after="156" w:afterLines="50" w:line="360" w:lineRule="auto"/>
              <w:rPr>
                <w:rFonts w:ascii="宋体" w:hAnsi="宋体" w:cs="宋体"/>
                <w:kern w:val="0"/>
              </w:rPr>
            </w:pPr>
            <w:r>
              <w:rPr>
                <w:rFonts w:hint="eastAsia" w:ascii="宋体" w:hAnsi="宋体" w:cs="宋体"/>
                <w:kern w:val="0"/>
                <w:szCs w:val="21"/>
                <w:lang w:bidi="ar"/>
              </w:rPr>
              <w:t>变</w:t>
            </w:r>
          </w:p>
          <w:p w14:paraId="77A99CAE">
            <w:pPr>
              <w:widowControl/>
              <w:adjustRightInd w:val="0"/>
              <w:snapToGrid w:val="0"/>
              <w:spacing w:after="156" w:afterLines="50" w:line="360" w:lineRule="auto"/>
              <w:rPr>
                <w:rFonts w:ascii="宋体" w:hAnsi="宋体" w:cs="宋体"/>
                <w:kern w:val="0"/>
              </w:rPr>
            </w:pPr>
            <w:r>
              <w:rPr>
                <w:rFonts w:hint="eastAsia" w:ascii="宋体" w:hAnsi="宋体" w:cs="宋体"/>
                <w:kern w:val="0"/>
                <w:szCs w:val="21"/>
                <w:lang w:bidi="ar"/>
              </w:rPr>
              <w:t>值</w:t>
            </w:r>
          </w:p>
          <w:p w14:paraId="7216151F">
            <w:pPr>
              <w:widowControl/>
              <w:adjustRightInd w:val="0"/>
              <w:snapToGrid w:val="0"/>
              <w:spacing w:after="156" w:afterLines="50" w:line="360" w:lineRule="auto"/>
              <w:rPr>
                <w:rFonts w:ascii="宋体" w:hAnsi="宋体" w:cs="宋体"/>
                <w:kern w:val="0"/>
              </w:rPr>
            </w:pPr>
            <w:r>
              <w:rPr>
                <w:rFonts w:hint="eastAsia" w:ascii="宋体" w:hAnsi="宋体" w:cs="宋体"/>
                <w:kern w:val="0"/>
                <w:szCs w:val="21"/>
                <w:lang w:bidi="ar"/>
              </w:rPr>
              <w:t>部</w:t>
            </w:r>
          </w:p>
          <w:p w14:paraId="4FFF6F5B">
            <w:pPr>
              <w:widowControl/>
              <w:adjustRightInd w:val="0"/>
              <w:snapToGrid w:val="0"/>
              <w:spacing w:after="156" w:afterLines="50" w:line="360" w:lineRule="auto"/>
              <w:rPr>
                <w:rFonts w:ascii="宋体" w:hAnsi="宋体" w:cs="宋体"/>
                <w:kern w:val="0"/>
              </w:rPr>
            </w:pPr>
            <w:r>
              <w:rPr>
                <w:rFonts w:hint="eastAsia" w:ascii="宋体" w:hAnsi="宋体" w:cs="宋体"/>
                <w:kern w:val="0"/>
                <w:szCs w:val="21"/>
                <w:lang w:bidi="ar"/>
              </w:rPr>
              <w:t>分</w:t>
            </w:r>
          </w:p>
        </w:tc>
        <w:tc>
          <w:tcPr>
            <w:tcW w:w="876" w:type="dxa"/>
            <w:tcBorders>
              <w:top w:val="single" w:color="auto" w:sz="4" w:space="0"/>
              <w:left w:val="nil"/>
              <w:bottom w:val="single" w:color="auto" w:sz="4" w:space="0"/>
              <w:right w:val="single" w:color="auto" w:sz="4" w:space="0"/>
            </w:tcBorders>
            <w:shd w:val="clear" w:color="auto" w:fill="auto"/>
          </w:tcPr>
          <w:p w14:paraId="3025B126">
            <w:pPr>
              <w:widowControl/>
              <w:adjustRightInd w:val="0"/>
              <w:snapToGrid w:val="0"/>
              <w:spacing w:after="156" w:afterLines="50" w:line="360" w:lineRule="auto"/>
              <w:rPr>
                <w:rFonts w:ascii="宋体" w:hAnsi="宋体" w:cs="宋体"/>
                <w:kern w:val="0"/>
              </w:rPr>
            </w:pPr>
          </w:p>
        </w:tc>
        <w:tc>
          <w:tcPr>
            <w:tcW w:w="1215" w:type="dxa"/>
            <w:tcBorders>
              <w:top w:val="single" w:color="auto" w:sz="4" w:space="0"/>
              <w:left w:val="nil"/>
              <w:bottom w:val="single" w:color="auto" w:sz="4" w:space="0"/>
              <w:right w:val="single" w:color="auto" w:sz="4" w:space="0"/>
            </w:tcBorders>
            <w:shd w:val="clear" w:color="auto" w:fill="auto"/>
          </w:tcPr>
          <w:p w14:paraId="7901EDE9">
            <w:pPr>
              <w:widowControl/>
              <w:adjustRightInd w:val="0"/>
              <w:snapToGrid w:val="0"/>
              <w:spacing w:after="156" w:afterLines="50" w:line="360" w:lineRule="auto"/>
              <w:rPr>
                <w:rFonts w:ascii="宋体" w:hAnsi="宋体" w:cs="宋体"/>
                <w:kern w:val="0"/>
              </w:rPr>
            </w:pPr>
            <w:r>
              <w:rPr>
                <w:rFonts w:hint="eastAsia" w:ascii="宋体" w:hAnsi="宋体" w:cs="宋体"/>
                <w:kern w:val="0"/>
                <w:szCs w:val="21"/>
                <w:lang w:bidi="ar"/>
              </w:rPr>
              <w:t>B1</w:t>
            </w:r>
          </w:p>
        </w:tc>
        <w:tc>
          <w:tcPr>
            <w:tcW w:w="1080" w:type="dxa"/>
            <w:tcBorders>
              <w:top w:val="single" w:color="auto" w:sz="4" w:space="0"/>
              <w:left w:val="nil"/>
              <w:bottom w:val="single" w:color="auto" w:sz="4" w:space="0"/>
              <w:right w:val="single" w:color="auto" w:sz="4" w:space="0"/>
            </w:tcBorders>
            <w:shd w:val="clear" w:color="auto" w:fill="auto"/>
          </w:tcPr>
          <w:p w14:paraId="04E5F74B">
            <w:pPr>
              <w:widowControl/>
              <w:adjustRightInd w:val="0"/>
              <w:snapToGrid w:val="0"/>
              <w:spacing w:after="156" w:afterLines="50" w:line="360" w:lineRule="auto"/>
              <w:rPr>
                <w:rFonts w:ascii="宋体" w:hAnsi="宋体" w:cs="宋体"/>
                <w:kern w:val="0"/>
              </w:rPr>
            </w:pPr>
          </w:p>
        </w:tc>
        <w:tc>
          <w:tcPr>
            <w:tcW w:w="1215" w:type="dxa"/>
            <w:tcBorders>
              <w:top w:val="single" w:color="auto" w:sz="4" w:space="0"/>
              <w:left w:val="nil"/>
              <w:bottom w:val="single" w:color="auto" w:sz="4" w:space="0"/>
              <w:right w:val="single" w:color="auto" w:sz="4" w:space="0"/>
            </w:tcBorders>
            <w:shd w:val="clear" w:color="auto" w:fill="auto"/>
          </w:tcPr>
          <w:p w14:paraId="092635FC">
            <w:pPr>
              <w:widowControl/>
              <w:adjustRightInd w:val="0"/>
              <w:snapToGrid w:val="0"/>
              <w:spacing w:after="156" w:afterLines="50" w:line="360" w:lineRule="auto"/>
              <w:rPr>
                <w:rFonts w:ascii="宋体" w:hAnsi="宋体" w:cs="宋体"/>
                <w:kern w:val="0"/>
              </w:rPr>
            </w:pPr>
            <w:r>
              <w:rPr>
                <w:rFonts w:hint="eastAsia" w:ascii="宋体" w:hAnsi="宋体" w:cs="宋体"/>
                <w:kern w:val="0"/>
                <w:szCs w:val="21"/>
                <w:lang w:bidi="ar"/>
              </w:rPr>
              <w:t>F01</w:t>
            </w:r>
          </w:p>
        </w:tc>
        <w:tc>
          <w:tcPr>
            <w:tcW w:w="1230" w:type="dxa"/>
            <w:tcBorders>
              <w:top w:val="single" w:color="auto" w:sz="4" w:space="0"/>
              <w:left w:val="nil"/>
              <w:bottom w:val="single" w:color="auto" w:sz="4" w:space="0"/>
              <w:right w:val="single" w:color="auto" w:sz="4" w:space="0"/>
            </w:tcBorders>
            <w:shd w:val="clear" w:color="auto" w:fill="auto"/>
          </w:tcPr>
          <w:p w14:paraId="088C1A44">
            <w:pPr>
              <w:widowControl/>
              <w:adjustRightInd w:val="0"/>
              <w:snapToGrid w:val="0"/>
              <w:spacing w:after="156" w:afterLines="50" w:line="360" w:lineRule="auto"/>
              <w:rPr>
                <w:rFonts w:ascii="宋体" w:hAnsi="宋体" w:cs="宋体"/>
                <w:kern w:val="0"/>
              </w:rPr>
            </w:pPr>
          </w:p>
        </w:tc>
        <w:tc>
          <w:tcPr>
            <w:tcW w:w="1380" w:type="dxa"/>
            <w:tcBorders>
              <w:top w:val="single" w:color="auto" w:sz="4" w:space="0"/>
              <w:left w:val="nil"/>
              <w:bottom w:val="single" w:color="auto" w:sz="4" w:space="0"/>
              <w:right w:val="single" w:color="auto" w:sz="4" w:space="0"/>
            </w:tcBorders>
            <w:shd w:val="clear" w:color="auto" w:fill="auto"/>
          </w:tcPr>
          <w:p w14:paraId="58D74710">
            <w:pPr>
              <w:widowControl/>
              <w:adjustRightInd w:val="0"/>
              <w:snapToGrid w:val="0"/>
              <w:spacing w:after="156" w:afterLines="50" w:line="360" w:lineRule="auto"/>
              <w:rPr>
                <w:rFonts w:ascii="宋体" w:hAnsi="宋体" w:cs="宋体"/>
                <w:kern w:val="0"/>
              </w:rPr>
            </w:pPr>
          </w:p>
        </w:tc>
      </w:tr>
      <w:tr w14:paraId="2C9C3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9" w:type="dxa"/>
            <w:tcBorders>
              <w:top w:val="single" w:color="auto" w:sz="4" w:space="0"/>
              <w:left w:val="single" w:color="auto" w:sz="4" w:space="0"/>
              <w:bottom w:val="single" w:color="auto" w:sz="4" w:space="0"/>
              <w:right w:val="single" w:color="auto" w:sz="4" w:space="0"/>
            </w:tcBorders>
            <w:shd w:val="clear" w:color="auto" w:fill="auto"/>
          </w:tcPr>
          <w:p w14:paraId="72C79D30">
            <w:pPr>
              <w:widowControl/>
              <w:adjustRightInd w:val="0"/>
              <w:snapToGrid w:val="0"/>
              <w:spacing w:after="156" w:afterLines="50" w:line="360" w:lineRule="auto"/>
              <w:rPr>
                <w:rFonts w:ascii="宋体" w:hAnsi="宋体" w:cs="宋体"/>
                <w:kern w:val="0"/>
              </w:rPr>
            </w:pPr>
          </w:p>
        </w:tc>
        <w:tc>
          <w:tcPr>
            <w:tcW w:w="584" w:type="dxa"/>
            <w:vMerge w:val="continue"/>
            <w:tcBorders>
              <w:top w:val="nil"/>
              <w:left w:val="nil"/>
              <w:bottom w:val="single" w:color="auto" w:sz="4" w:space="0"/>
              <w:right w:val="single" w:color="auto" w:sz="4" w:space="0"/>
            </w:tcBorders>
            <w:shd w:val="clear" w:color="auto" w:fill="auto"/>
          </w:tcPr>
          <w:p w14:paraId="4636A9EE">
            <w:pPr>
              <w:rPr>
                <w:rFonts w:ascii="Calibri" w:hAnsi="Calibri"/>
                <w:sz w:val="20"/>
                <w:szCs w:val="20"/>
              </w:rPr>
            </w:pPr>
          </w:p>
        </w:tc>
        <w:tc>
          <w:tcPr>
            <w:tcW w:w="876" w:type="dxa"/>
            <w:tcBorders>
              <w:top w:val="single" w:color="auto" w:sz="4" w:space="0"/>
              <w:left w:val="nil"/>
              <w:bottom w:val="single" w:color="auto" w:sz="4" w:space="0"/>
              <w:right w:val="single" w:color="auto" w:sz="4" w:space="0"/>
            </w:tcBorders>
            <w:shd w:val="clear" w:color="auto" w:fill="auto"/>
          </w:tcPr>
          <w:p w14:paraId="71971D42">
            <w:pPr>
              <w:widowControl/>
              <w:adjustRightInd w:val="0"/>
              <w:snapToGrid w:val="0"/>
              <w:spacing w:after="156" w:afterLines="50" w:line="360" w:lineRule="auto"/>
              <w:rPr>
                <w:rFonts w:ascii="宋体" w:hAnsi="宋体" w:cs="宋体"/>
                <w:kern w:val="0"/>
              </w:rPr>
            </w:pPr>
          </w:p>
        </w:tc>
        <w:tc>
          <w:tcPr>
            <w:tcW w:w="1215" w:type="dxa"/>
            <w:tcBorders>
              <w:top w:val="single" w:color="auto" w:sz="4" w:space="0"/>
              <w:left w:val="nil"/>
              <w:bottom w:val="single" w:color="auto" w:sz="4" w:space="0"/>
              <w:right w:val="single" w:color="auto" w:sz="4" w:space="0"/>
            </w:tcBorders>
            <w:shd w:val="clear" w:color="auto" w:fill="auto"/>
          </w:tcPr>
          <w:p w14:paraId="29BED11A">
            <w:pPr>
              <w:widowControl/>
              <w:adjustRightInd w:val="0"/>
              <w:snapToGrid w:val="0"/>
              <w:spacing w:after="156" w:afterLines="50" w:line="360" w:lineRule="auto"/>
              <w:rPr>
                <w:rFonts w:ascii="宋体" w:hAnsi="宋体" w:cs="宋体"/>
                <w:kern w:val="0"/>
              </w:rPr>
            </w:pPr>
            <w:r>
              <w:rPr>
                <w:rFonts w:hint="eastAsia" w:ascii="宋体" w:hAnsi="宋体" w:cs="宋体"/>
                <w:kern w:val="0"/>
                <w:szCs w:val="21"/>
                <w:lang w:bidi="ar"/>
              </w:rPr>
              <w:t>B2</w:t>
            </w:r>
          </w:p>
        </w:tc>
        <w:tc>
          <w:tcPr>
            <w:tcW w:w="1080" w:type="dxa"/>
            <w:tcBorders>
              <w:top w:val="single" w:color="auto" w:sz="4" w:space="0"/>
              <w:left w:val="nil"/>
              <w:bottom w:val="single" w:color="auto" w:sz="4" w:space="0"/>
              <w:right w:val="single" w:color="auto" w:sz="4" w:space="0"/>
            </w:tcBorders>
            <w:shd w:val="clear" w:color="auto" w:fill="auto"/>
          </w:tcPr>
          <w:p w14:paraId="6A908104">
            <w:pPr>
              <w:widowControl/>
              <w:adjustRightInd w:val="0"/>
              <w:snapToGrid w:val="0"/>
              <w:spacing w:after="156" w:afterLines="50" w:line="360" w:lineRule="auto"/>
              <w:rPr>
                <w:rFonts w:ascii="宋体" w:hAnsi="宋体" w:cs="宋体"/>
                <w:kern w:val="0"/>
              </w:rPr>
            </w:pPr>
          </w:p>
        </w:tc>
        <w:tc>
          <w:tcPr>
            <w:tcW w:w="1215" w:type="dxa"/>
            <w:tcBorders>
              <w:top w:val="single" w:color="auto" w:sz="4" w:space="0"/>
              <w:left w:val="nil"/>
              <w:bottom w:val="single" w:color="auto" w:sz="4" w:space="0"/>
              <w:right w:val="single" w:color="auto" w:sz="4" w:space="0"/>
            </w:tcBorders>
            <w:shd w:val="clear" w:color="auto" w:fill="auto"/>
          </w:tcPr>
          <w:p w14:paraId="10E6B11C">
            <w:pPr>
              <w:widowControl/>
              <w:adjustRightInd w:val="0"/>
              <w:snapToGrid w:val="0"/>
              <w:spacing w:after="156" w:afterLines="50" w:line="360" w:lineRule="auto"/>
              <w:rPr>
                <w:rFonts w:ascii="宋体" w:hAnsi="宋体" w:cs="宋体"/>
                <w:kern w:val="0"/>
              </w:rPr>
            </w:pPr>
            <w:r>
              <w:rPr>
                <w:rFonts w:hint="eastAsia" w:ascii="宋体" w:hAnsi="宋体" w:cs="宋体"/>
                <w:kern w:val="0"/>
                <w:szCs w:val="21"/>
                <w:lang w:bidi="ar"/>
              </w:rPr>
              <w:t>F02</w:t>
            </w:r>
          </w:p>
        </w:tc>
        <w:tc>
          <w:tcPr>
            <w:tcW w:w="1230" w:type="dxa"/>
            <w:tcBorders>
              <w:top w:val="single" w:color="auto" w:sz="4" w:space="0"/>
              <w:left w:val="nil"/>
              <w:bottom w:val="single" w:color="auto" w:sz="4" w:space="0"/>
              <w:right w:val="single" w:color="auto" w:sz="4" w:space="0"/>
            </w:tcBorders>
            <w:shd w:val="clear" w:color="auto" w:fill="auto"/>
          </w:tcPr>
          <w:p w14:paraId="38E0FD67">
            <w:pPr>
              <w:widowControl/>
              <w:adjustRightInd w:val="0"/>
              <w:snapToGrid w:val="0"/>
              <w:spacing w:after="156" w:afterLines="50" w:line="360" w:lineRule="auto"/>
              <w:rPr>
                <w:rFonts w:ascii="宋体" w:hAnsi="宋体" w:cs="宋体"/>
                <w:kern w:val="0"/>
              </w:rPr>
            </w:pPr>
          </w:p>
        </w:tc>
        <w:tc>
          <w:tcPr>
            <w:tcW w:w="1380" w:type="dxa"/>
            <w:tcBorders>
              <w:top w:val="single" w:color="auto" w:sz="4" w:space="0"/>
              <w:left w:val="nil"/>
              <w:bottom w:val="single" w:color="auto" w:sz="4" w:space="0"/>
              <w:right w:val="single" w:color="auto" w:sz="4" w:space="0"/>
            </w:tcBorders>
            <w:shd w:val="clear" w:color="auto" w:fill="auto"/>
          </w:tcPr>
          <w:p w14:paraId="27163A69">
            <w:pPr>
              <w:widowControl/>
              <w:adjustRightInd w:val="0"/>
              <w:snapToGrid w:val="0"/>
              <w:spacing w:after="156" w:afterLines="50" w:line="360" w:lineRule="auto"/>
              <w:rPr>
                <w:rFonts w:ascii="宋体" w:hAnsi="宋体" w:cs="宋体"/>
                <w:kern w:val="0"/>
              </w:rPr>
            </w:pPr>
          </w:p>
        </w:tc>
      </w:tr>
      <w:tr w14:paraId="106C1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9" w:type="dxa"/>
            <w:tcBorders>
              <w:top w:val="single" w:color="auto" w:sz="4" w:space="0"/>
              <w:left w:val="single" w:color="auto" w:sz="4" w:space="0"/>
              <w:bottom w:val="single" w:color="auto" w:sz="4" w:space="0"/>
              <w:right w:val="single" w:color="auto" w:sz="4" w:space="0"/>
            </w:tcBorders>
            <w:shd w:val="clear" w:color="auto" w:fill="auto"/>
          </w:tcPr>
          <w:p w14:paraId="33BE9D2C">
            <w:pPr>
              <w:widowControl/>
              <w:adjustRightInd w:val="0"/>
              <w:snapToGrid w:val="0"/>
              <w:spacing w:after="156" w:afterLines="50" w:line="360" w:lineRule="auto"/>
              <w:rPr>
                <w:rFonts w:ascii="宋体" w:hAnsi="宋体" w:cs="宋体"/>
                <w:kern w:val="0"/>
              </w:rPr>
            </w:pPr>
          </w:p>
        </w:tc>
        <w:tc>
          <w:tcPr>
            <w:tcW w:w="584" w:type="dxa"/>
            <w:vMerge w:val="continue"/>
            <w:tcBorders>
              <w:top w:val="nil"/>
              <w:left w:val="nil"/>
              <w:bottom w:val="single" w:color="auto" w:sz="4" w:space="0"/>
              <w:right w:val="single" w:color="auto" w:sz="4" w:space="0"/>
            </w:tcBorders>
            <w:shd w:val="clear" w:color="auto" w:fill="auto"/>
          </w:tcPr>
          <w:p w14:paraId="2B1D4D92">
            <w:pPr>
              <w:rPr>
                <w:rFonts w:ascii="Calibri" w:hAnsi="Calibri"/>
                <w:sz w:val="20"/>
                <w:szCs w:val="20"/>
              </w:rPr>
            </w:pPr>
          </w:p>
        </w:tc>
        <w:tc>
          <w:tcPr>
            <w:tcW w:w="876" w:type="dxa"/>
            <w:tcBorders>
              <w:top w:val="single" w:color="auto" w:sz="4" w:space="0"/>
              <w:left w:val="nil"/>
              <w:bottom w:val="single" w:color="auto" w:sz="4" w:space="0"/>
              <w:right w:val="single" w:color="auto" w:sz="4" w:space="0"/>
            </w:tcBorders>
            <w:shd w:val="clear" w:color="auto" w:fill="auto"/>
          </w:tcPr>
          <w:p w14:paraId="6F8B0E27">
            <w:pPr>
              <w:widowControl/>
              <w:adjustRightInd w:val="0"/>
              <w:snapToGrid w:val="0"/>
              <w:spacing w:after="156" w:afterLines="50" w:line="360" w:lineRule="auto"/>
              <w:rPr>
                <w:rFonts w:ascii="宋体" w:hAnsi="宋体" w:cs="宋体"/>
                <w:kern w:val="0"/>
              </w:rPr>
            </w:pPr>
          </w:p>
        </w:tc>
        <w:tc>
          <w:tcPr>
            <w:tcW w:w="1215" w:type="dxa"/>
            <w:tcBorders>
              <w:top w:val="single" w:color="auto" w:sz="4" w:space="0"/>
              <w:left w:val="nil"/>
              <w:bottom w:val="single" w:color="auto" w:sz="4" w:space="0"/>
              <w:right w:val="single" w:color="auto" w:sz="4" w:space="0"/>
            </w:tcBorders>
            <w:shd w:val="clear" w:color="auto" w:fill="auto"/>
          </w:tcPr>
          <w:p w14:paraId="4FA02C9E">
            <w:pPr>
              <w:widowControl/>
              <w:adjustRightInd w:val="0"/>
              <w:snapToGrid w:val="0"/>
              <w:spacing w:after="156" w:afterLines="50" w:line="360" w:lineRule="auto"/>
              <w:rPr>
                <w:rFonts w:ascii="宋体" w:hAnsi="宋体" w:cs="宋体"/>
                <w:kern w:val="0"/>
              </w:rPr>
            </w:pPr>
            <w:r>
              <w:rPr>
                <w:rFonts w:hint="eastAsia" w:ascii="宋体" w:hAnsi="宋体" w:cs="宋体"/>
                <w:kern w:val="0"/>
                <w:szCs w:val="21"/>
                <w:lang w:bidi="ar"/>
              </w:rPr>
              <w:t>B3</w:t>
            </w:r>
          </w:p>
        </w:tc>
        <w:tc>
          <w:tcPr>
            <w:tcW w:w="1080" w:type="dxa"/>
            <w:tcBorders>
              <w:top w:val="single" w:color="auto" w:sz="4" w:space="0"/>
              <w:left w:val="nil"/>
              <w:bottom w:val="single" w:color="auto" w:sz="4" w:space="0"/>
              <w:right w:val="single" w:color="auto" w:sz="4" w:space="0"/>
            </w:tcBorders>
            <w:shd w:val="clear" w:color="auto" w:fill="auto"/>
          </w:tcPr>
          <w:p w14:paraId="48DFCF8C">
            <w:pPr>
              <w:widowControl/>
              <w:adjustRightInd w:val="0"/>
              <w:snapToGrid w:val="0"/>
              <w:spacing w:after="156" w:afterLines="50" w:line="360" w:lineRule="auto"/>
              <w:rPr>
                <w:rFonts w:ascii="宋体" w:hAnsi="宋体" w:cs="宋体"/>
                <w:kern w:val="0"/>
              </w:rPr>
            </w:pPr>
          </w:p>
        </w:tc>
        <w:tc>
          <w:tcPr>
            <w:tcW w:w="1215" w:type="dxa"/>
            <w:tcBorders>
              <w:top w:val="single" w:color="auto" w:sz="4" w:space="0"/>
              <w:left w:val="nil"/>
              <w:bottom w:val="single" w:color="auto" w:sz="4" w:space="0"/>
              <w:right w:val="single" w:color="auto" w:sz="4" w:space="0"/>
            </w:tcBorders>
            <w:shd w:val="clear" w:color="auto" w:fill="auto"/>
          </w:tcPr>
          <w:p w14:paraId="24AF0CF6">
            <w:pPr>
              <w:widowControl/>
              <w:adjustRightInd w:val="0"/>
              <w:snapToGrid w:val="0"/>
              <w:spacing w:after="156" w:afterLines="50" w:line="360" w:lineRule="auto"/>
              <w:rPr>
                <w:rFonts w:ascii="宋体" w:hAnsi="宋体" w:cs="宋体"/>
                <w:kern w:val="0"/>
              </w:rPr>
            </w:pPr>
            <w:r>
              <w:rPr>
                <w:rFonts w:hint="eastAsia" w:ascii="宋体" w:hAnsi="宋体" w:cs="宋体"/>
                <w:kern w:val="0"/>
                <w:szCs w:val="21"/>
                <w:lang w:bidi="ar"/>
              </w:rPr>
              <w:t>F03</w:t>
            </w:r>
          </w:p>
        </w:tc>
        <w:tc>
          <w:tcPr>
            <w:tcW w:w="1230" w:type="dxa"/>
            <w:tcBorders>
              <w:top w:val="single" w:color="auto" w:sz="4" w:space="0"/>
              <w:left w:val="nil"/>
              <w:bottom w:val="single" w:color="auto" w:sz="4" w:space="0"/>
              <w:right w:val="single" w:color="auto" w:sz="4" w:space="0"/>
            </w:tcBorders>
            <w:shd w:val="clear" w:color="auto" w:fill="auto"/>
          </w:tcPr>
          <w:p w14:paraId="6BE39E84">
            <w:pPr>
              <w:widowControl/>
              <w:adjustRightInd w:val="0"/>
              <w:snapToGrid w:val="0"/>
              <w:spacing w:after="156" w:afterLines="50" w:line="360" w:lineRule="auto"/>
              <w:rPr>
                <w:rFonts w:ascii="宋体" w:hAnsi="宋体" w:cs="宋体"/>
                <w:kern w:val="0"/>
              </w:rPr>
            </w:pPr>
          </w:p>
        </w:tc>
        <w:tc>
          <w:tcPr>
            <w:tcW w:w="1380" w:type="dxa"/>
            <w:tcBorders>
              <w:top w:val="single" w:color="auto" w:sz="4" w:space="0"/>
              <w:left w:val="nil"/>
              <w:bottom w:val="single" w:color="auto" w:sz="4" w:space="0"/>
              <w:right w:val="single" w:color="auto" w:sz="4" w:space="0"/>
            </w:tcBorders>
            <w:shd w:val="clear" w:color="auto" w:fill="auto"/>
          </w:tcPr>
          <w:p w14:paraId="3981B63B">
            <w:pPr>
              <w:widowControl/>
              <w:adjustRightInd w:val="0"/>
              <w:snapToGrid w:val="0"/>
              <w:spacing w:after="156" w:afterLines="50" w:line="360" w:lineRule="auto"/>
              <w:rPr>
                <w:rFonts w:ascii="宋体" w:hAnsi="宋体" w:cs="宋体"/>
                <w:kern w:val="0"/>
              </w:rPr>
            </w:pPr>
          </w:p>
        </w:tc>
      </w:tr>
      <w:tr w14:paraId="46250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9" w:type="dxa"/>
            <w:tcBorders>
              <w:top w:val="single" w:color="auto" w:sz="4" w:space="0"/>
              <w:left w:val="single" w:color="auto" w:sz="4" w:space="0"/>
              <w:bottom w:val="single" w:color="auto" w:sz="4" w:space="0"/>
              <w:right w:val="single" w:color="auto" w:sz="4" w:space="0"/>
            </w:tcBorders>
            <w:shd w:val="clear" w:color="auto" w:fill="auto"/>
          </w:tcPr>
          <w:p w14:paraId="0C9923B1">
            <w:pPr>
              <w:widowControl/>
              <w:adjustRightInd w:val="0"/>
              <w:snapToGrid w:val="0"/>
              <w:spacing w:after="156" w:afterLines="50" w:line="360" w:lineRule="auto"/>
              <w:rPr>
                <w:rFonts w:ascii="宋体" w:hAnsi="宋体" w:cs="宋体"/>
                <w:kern w:val="0"/>
              </w:rPr>
            </w:pPr>
          </w:p>
        </w:tc>
        <w:tc>
          <w:tcPr>
            <w:tcW w:w="584" w:type="dxa"/>
            <w:vMerge w:val="continue"/>
            <w:tcBorders>
              <w:top w:val="nil"/>
              <w:left w:val="nil"/>
              <w:bottom w:val="single" w:color="auto" w:sz="4" w:space="0"/>
              <w:right w:val="single" w:color="auto" w:sz="4" w:space="0"/>
            </w:tcBorders>
            <w:shd w:val="clear" w:color="auto" w:fill="auto"/>
          </w:tcPr>
          <w:p w14:paraId="6357FA78">
            <w:pPr>
              <w:rPr>
                <w:rFonts w:ascii="Calibri" w:hAnsi="Calibri"/>
                <w:sz w:val="20"/>
                <w:szCs w:val="20"/>
              </w:rPr>
            </w:pPr>
          </w:p>
        </w:tc>
        <w:tc>
          <w:tcPr>
            <w:tcW w:w="876" w:type="dxa"/>
            <w:tcBorders>
              <w:top w:val="single" w:color="auto" w:sz="4" w:space="0"/>
              <w:left w:val="nil"/>
              <w:bottom w:val="single" w:color="auto" w:sz="4" w:space="0"/>
              <w:right w:val="single" w:color="auto" w:sz="4" w:space="0"/>
            </w:tcBorders>
            <w:shd w:val="clear" w:color="auto" w:fill="auto"/>
          </w:tcPr>
          <w:p w14:paraId="021EDDD7">
            <w:pPr>
              <w:widowControl/>
              <w:adjustRightInd w:val="0"/>
              <w:snapToGrid w:val="0"/>
              <w:spacing w:after="156" w:afterLines="50" w:line="360" w:lineRule="auto"/>
              <w:rPr>
                <w:rFonts w:ascii="宋体" w:hAnsi="宋体" w:cs="宋体"/>
                <w:kern w:val="0"/>
              </w:rPr>
            </w:pPr>
          </w:p>
        </w:tc>
        <w:tc>
          <w:tcPr>
            <w:tcW w:w="1215" w:type="dxa"/>
            <w:tcBorders>
              <w:top w:val="single" w:color="auto" w:sz="4" w:space="0"/>
              <w:left w:val="nil"/>
              <w:bottom w:val="single" w:color="auto" w:sz="4" w:space="0"/>
              <w:right w:val="single" w:color="auto" w:sz="4" w:space="0"/>
            </w:tcBorders>
            <w:shd w:val="clear" w:color="auto" w:fill="auto"/>
          </w:tcPr>
          <w:p w14:paraId="6637A42C">
            <w:pPr>
              <w:widowControl/>
              <w:adjustRightInd w:val="0"/>
              <w:snapToGrid w:val="0"/>
              <w:spacing w:after="156" w:afterLines="50" w:line="360" w:lineRule="auto"/>
              <w:rPr>
                <w:rFonts w:ascii="宋体" w:hAnsi="宋体" w:cs="宋体"/>
                <w:kern w:val="0"/>
              </w:rPr>
            </w:pPr>
            <w:r>
              <w:rPr>
                <w:rFonts w:hint="eastAsia" w:ascii="宋体" w:hAnsi="宋体" w:cs="宋体"/>
                <w:kern w:val="0"/>
                <w:szCs w:val="21"/>
                <w:lang w:bidi="ar"/>
              </w:rPr>
              <w:t>B4</w:t>
            </w:r>
          </w:p>
        </w:tc>
        <w:tc>
          <w:tcPr>
            <w:tcW w:w="1080" w:type="dxa"/>
            <w:tcBorders>
              <w:top w:val="single" w:color="auto" w:sz="4" w:space="0"/>
              <w:left w:val="nil"/>
              <w:bottom w:val="single" w:color="auto" w:sz="4" w:space="0"/>
              <w:right w:val="single" w:color="auto" w:sz="4" w:space="0"/>
            </w:tcBorders>
            <w:shd w:val="clear" w:color="auto" w:fill="auto"/>
          </w:tcPr>
          <w:p w14:paraId="05C64F0E">
            <w:pPr>
              <w:widowControl/>
              <w:adjustRightInd w:val="0"/>
              <w:snapToGrid w:val="0"/>
              <w:spacing w:after="156" w:afterLines="50" w:line="360" w:lineRule="auto"/>
              <w:rPr>
                <w:rFonts w:ascii="宋体" w:hAnsi="宋体" w:cs="宋体"/>
                <w:kern w:val="0"/>
              </w:rPr>
            </w:pPr>
          </w:p>
        </w:tc>
        <w:tc>
          <w:tcPr>
            <w:tcW w:w="1215" w:type="dxa"/>
            <w:tcBorders>
              <w:top w:val="single" w:color="auto" w:sz="4" w:space="0"/>
              <w:left w:val="nil"/>
              <w:bottom w:val="single" w:color="auto" w:sz="4" w:space="0"/>
              <w:right w:val="single" w:color="auto" w:sz="4" w:space="0"/>
            </w:tcBorders>
            <w:shd w:val="clear" w:color="auto" w:fill="auto"/>
          </w:tcPr>
          <w:p w14:paraId="49B0C873">
            <w:pPr>
              <w:widowControl/>
              <w:adjustRightInd w:val="0"/>
              <w:snapToGrid w:val="0"/>
              <w:spacing w:after="156" w:afterLines="50" w:line="360" w:lineRule="auto"/>
              <w:rPr>
                <w:rFonts w:ascii="宋体" w:hAnsi="宋体" w:cs="宋体"/>
                <w:kern w:val="0"/>
              </w:rPr>
            </w:pPr>
            <w:r>
              <w:rPr>
                <w:rFonts w:hint="eastAsia" w:ascii="宋体" w:hAnsi="宋体" w:cs="宋体"/>
                <w:kern w:val="0"/>
                <w:szCs w:val="21"/>
                <w:lang w:bidi="ar"/>
              </w:rPr>
              <w:t>F04</w:t>
            </w:r>
          </w:p>
        </w:tc>
        <w:tc>
          <w:tcPr>
            <w:tcW w:w="1230" w:type="dxa"/>
            <w:tcBorders>
              <w:top w:val="single" w:color="auto" w:sz="4" w:space="0"/>
              <w:left w:val="nil"/>
              <w:bottom w:val="single" w:color="auto" w:sz="4" w:space="0"/>
              <w:right w:val="single" w:color="auto" w:sz="4" w:space="0"/>
            </w:tcBorders>
            <w:shd w:val="clear" w:color="auto" w:fill="auto"/>
          </w:tcPr>
          <w:p w14:paraId="4D25C783">
            <w:pPr>
              <w:widowControl/>
              <w:adjustRightInd w:val="0"/>
              <w:snapToGrid w:val="0"/>
              <w:spacing w:after="156" w:afterLines="50" w:line="360" w:lineRule="auto"/>
              <w:rPr>
                <w:rFonts w:ascii="宋体" w:hAnsi="宋体" w:cs="宋体"/>
                <w:kern w:val="0"/>
              </w:rPr>
            </w:pPr>
          </w:p>
        </w:tc>
        <w:tc>
          <w:tcPr>
            <w:tcW w:w="1380" w:type="dxa"/>
            <w:tcBorders>
              <w:top w:val="single" w:color="auto" w:sz="4" w:space="0"/>
              <w:left w:val="nil"/>
              <w:bottom w:val="single" w:color="auto" w:sz="4" w:space="0"/>
              <w:right w:val="single" w:color="auto" w:sz="4" w:space="0"/>
            </w:tcBorders>
            <w:shd w:val="clear" w:color="auto" w:fill="auto"/>
          </w:tcPr>
          <w:p w14:paraId="71ABD579">
            <w:pPr>
              <w:widowControl/>
              <w:adjustRightInd w:val="0"/>
              <w:snapToGrid w:val="0"/>
              <w:spacing w:after="156" w:afterLines="50" w:line="360" w:lineRule="auto"/>
              <w:rPr>
                <w:rFonts w:ascii="宋体" w:hAnsi="宋体" w:cs="宋体"/>
                <w:kern w:val="0"/>
              </w:rPr>
            </w:pPr>
          </w:p>
        </w:tc>
      </w:tr>
      <w:tr w14:paraId="23DC8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9" w:type="dxa"/>
            <w:tcBorders>
              <w:top w:val="single" w:color="auto" w:sz="4" w:space="0"/>
              <w:left w:val="single" w:color="auto" w:sz="4" w:space="0"/>
              <w:bottom w:val="single" w:color="auto" w:sz="4" w:space="0"/>
              <w:right w:val="single" w:color="auto" w:sz="4" w:space="0"/>
            </w:tcBorders>
            <w:shd w:val="clear" w:color="auto" w:fill="auto"/>
          </w:tcPr>
          <w:p w14:paraId="1000194C">
            <w:pPr>
              <w:widowControl/>
              <w:adjustRightInd w:val="0"/>
              <w:snapToGrid w:val="0"/>
              <w:spacing w:after="156" w:afterLines="50" w:line="360" w:lineRule="auto"/>
              <w:rPr>
                <w:rFonts w:ascii="宋体" w:hAnsi="宋体" w:cs="宋体"/>
                <w:kern w:val="0"/>
              </w:rPr>
            </w:pPr>
          </w:p>
        </w:tc>
        <w:tc>
          <w:tcPr>
            <w:tcW w:w="584" w:type="dxa"/>
            <w:vMerge w:val="continue"/>
            <w:tcBorders>
              <w:top w:val="nil"/>
              <w:left w:val="nil"/>
              <w:bottom w:val="single" w:color="auto" w:sz="4" w:space="0"/>
              <w:right w:val="single" w:color="auto" w:sz="4" w:space="0"/>
            </w:tcBorders>
            <w:shd w:val="clear" w:color="auto" w:fill="auto"/>
          </w:tcPr>
          <w:p w14:paraId="26161D4C">
            <w:pPr>
              <w:rPr>
                <w:rFonts w:ascii="Calibri" w:hAnsi="Calibri"/>
                <w:sz w:val="20"/>
                <w:szCs w:val="20"/>
              </w:rPr>
            </w:pPr>
          </w:p>
        </w:tc>
        <w:tc>
          <w:tcPr>
            <w:tcW w:w="876" w:type="dxa"/>
            <w:tcBorders>
              <w:top w:val="single" w:color="auto" w:sz="4" w:space="0"/>
              <w:left w:val="nil"/>
              <w:bottom w:val="single" w:color="auto" w:sz="4" w:space="0"/>
              <w:right w:val="single" w:color="auto" w:sz="4" w:space="0"/>
            </w:tcBorders>
            <w:shd w:val="clear" w:color="auto" w:fill="auto"/>
          </w:tcPr>
          <w:p w14:paraId="650CE256">
            <w:pPr>
              <w:widowControl/>
              <w:adjustRightInd w:val="0"/>
              <w:snapToGrid w:val="0"/>
              <w:spacing w:after="156" w:afterLines="50" w:line="360" w:lineRule="auto"/>
              <w:rPr>
                <w:rFonts w:ascii="宋体" w:hAnsi="宋体" w:cs="宋体"/>
                <w:kern w:val="0"/>
              </w:rPr>
            </w:pPr>
          </w:p>
        </w:tc>
        <w:tc>
          <w:tcPr>
            <w:tcW w:w="1215" w:type="dxa"/>
            <w:tcBorders>
              <w:top w:val="single" w:color="auto" w:sz="4" w:space="0"/>
              <w:left w:val="nil"/>
              <w:bottom w:val="single" w:color="auto" w:sz="4" w:space="0"/>
              <w:right w:val="single" w:color="auto" w:sz="4" w:space="0"/>
            </w:tcBorders>
            <w:shd w:val="clear" w:color="auto" w:fill="auto"/>
          </w:tcPr>
          <w:p w14:paraId="21626BC7">
            <w:pPr>
              <w:widowControl/>
              <w:adjustRightInd w:val="0"/>
              <w:snapToGrid w:val="0"/>
              <w:spacing w:after="156" w:afterLines="50" w:line="360" w:lineRule="auto"/>
              <w:rPr>
                <w:rFonts w:ascii="宋体" w:hAnsi="宋体" w:cs="宋体"/>
                <w:kern w:val="0"/>
              </w:rPr>
            </w:pPr>
          </w:p>
        </w:tc>
        <w:tc>
          <w:tcPr>
            <w:tcW w:w="1080" w:type="dxa"/>
            <w:tcBorders>
              <w:top w:val="single" w:color="auto" w:sz="4" w:space="0"/>
              <w:left w:val="nil"/>
              <w:bottom w:val="single" w:color="auto" w:sz="4" w:space="0"/>
              <w:right w:val="single" w:color="auto" w:sz="4" w:space="0"/>
            </w:tcBorders>
            <w:shd w:val="clear" w:color="auto" w:fill="auto"/>
          </w:tcPr>
          <w:p w14:paraId="4EF0A3EE">
            <w:pPr>
              <w:widowControl/>
              <w:adjustRightInd w:val="0"/>
              <w:snapToGrid w:val="0"/>
              <w:spacing w:after="156" w:afterLines="50" w:line="360" w:lineRule="auto"/>
              <w:rPr>
                <w:rFonts w:ascii="宋体" w:hAnsi="宋体" w:cs="宋体"/>
                <w:kern w:val="0"/>
              </w:rPr>
            </w:pPr>
          </w:p>
        </w:tc>
        <w:tc>
          <w:tcPr>
            <w:tcW w:w="1215" w:type="dxa"/>
            <w:tcBorders>
              <w:top w:val="single" w:color="auto" w:sz="4" w:space="0"/>
              <w:left w:val="nil"/>
              <w:bottom w:val="single" w:color="auto" w:sz="4" w:space="0"/>
              <w:right w:val="single" w:color="auto" w:sz="4" w:space="0"/>
            </w:tcBorders>
            <w:shd w:val="clear" w:color="auto" w:fill="auto"/>
          </w:tcPr>
          <w:p w14:paraId="373F7C78">
            <w:pPr>
              <w:widowControl/>
              <w:adjustRightInd w:val="0"/>
              <w:snapToGrid w:val="0"/>
              <w:spacing w:after="156" w:afterLines="50" w:line="360" w:lineRule="auto"/>
              <w:rPr>
                <w:rFonts w:ascii="宋体" w:hAnsi="宋体" w:cs="宋体"/>
                <w:kern w:val="0"/>
              </w:rPr>
            </w:pPr>
          </w:p>
        </w:tc>
        <w:tc>
          <w:tcPr>
            <w:tcW w:w="1230" w:type="dxa"/>
            <w:tcBorders>
              <w:top w:val="single" w:color="auto" w:sz="4" w:space="0"/>
              <w:left w:val="nil"/>
              <w:bottom w:val="single" w:color="auto" w:sz="4" w:space="0"/>
              <w:right w:val="single" w:color="auto" w:sz="4" w:space="0"/>
            </w:tcBorders>
            <w:shd w:val="clear" w:color="auto" w:fill="auto"/>
          </w:tcPr>
          <w:p w14:paraId="7260A0EC">
            <w:pPr>
              <w:widowControl/>
              <w:adjustRightInd w:val="0"/>
              <w:snapToGrid w:val="0"/>
              <w:spacing w:after="156" w:afterLines="50" w:line="360" w:lineRule="auto"/>
              <w:rPr>
                <w:rFonts w:ascii="宋体" w:hAnsi="宋体" w:cs="宋体"/>
                <w:kern w:val="0"/>
              </w:rPr>
            </w:pPr>
          </w:p>
        </w:tc>
        <w:tc>
          <w:tcPr>
            <w:tcW w:w="1380" w:type="dxa"/>
            <w:tcBorders>
              <w:top w:val="single" w:color="auto" w:sz="4" w:space="0"/>
              <w:left w:val="nil"/>
              <w:bottom w:val="single" w:color="auto" w:sz="4" w:space="0"/>
              <w:right w:val="single" w:color="auto" w:sz="4" w:space="0"/>
            </w:tcBorders>
            <w:shd w:val="clear" w:color="auto" w:fill="auto"/>
          </w:tcPr>
          <w:p w14:paraId="4E8406CA">
            <w:pPr>
              <w:widowControl/>
              <w:adjustRightInd w:val="0"/>
              <w:snapToGrid w:val="0"/>
              <w:spacing w:after="156" w:afterLines="50" w:line="360" w:lineRule="auto"/>
              <w:rPr>
                <w:rFonts w:ascii="宋体" w:hAnsi="宋体" w:cs="宋体"/>
                <w:kern w:val="0"/>
              </w:rPr>
            </w:pPr>
          </w:p>
        </w:tc>
      </w:tr>
      <w:tr w14:paraId="1D4F8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9" w:type="dxa"/>
            <w:tcBorders>
              <w:top w:val="single" w:color="auto" w:sz="4" w:space="0"/>
              <w:left w:val="single" w:color="auto" w:sz="4" w:space="0"/>
              <w:bottom w:val="single" w:color="auto" w:sz="4" w:space="0"/>
              <w:right w:val="single" w:color="auto" w:sz="4" w:space="0"/>
            </w:tcBorders>
            <w:shd w:val="clear" w:color="auto" w:fill="auto"/>
          </w:tcPr>
          <w:p w14:paraId="59E96D6A">
            <w:pPr>
              <w:widowControl/>
              <w:adjustRightInd w:val="0"/>
              <w:snapToGrid w:val="0"/>
              <w:spacing w:after="156" w:afterLines="50" w:line="360" w:lineRule="auto"/>
              <w:rPr>
                <w:rFonts w:ascii="宋体" w:hAnsi="宋体" w:cs="宋体"/>
                <w:kern w:val="0"/>
              </w:rPr>
            </w:pPr>
          </w:p>
        </w:tc>
        <w:tc>
          <w:tcPr>
            <w:tcW w:w="584" w:type="dxa"/>
            <w:vMerge w:val="continue"/>
            <w:tcBorders>
              <w:top w:val="nil"/>
              <w:left w:val="nil"/>
              <w:bottom w:val="single" w:color="auto" w:sz="4" w:space="0"/>
              <w:right w:val="single" w:color="auto" w:sz="4" w:space="0"/>
            </w:tcBorders>
            <w:shd w:val="clear" w:color="auto" w:fill="auto"/>
          </w:tcPr>
          <w:p w14:paraId="44ABF63C">
            <w:pPr>
              <w:rPr>
                <w:rFonts w:ascii="Calibri" w:hAnsi="Calibri"/>
                <w:sz w:val="20"/>
                <w:szCs w:val="20"/>
              </w:rPr>
            </w:pPr>
          </w:p>
        </w:tc>
        <w:tc>
          <w:tcPr>
            <w:tcW w:w="876" w:type="dxa"/>
            <w:tcBorders>
              <w:top w:val="single" w:color="auto" w:sz="4" w:space="0"/>
              <w:left w:val="nil"/>
              <w:bottom w:val="single" w:color="auto" w:sz="4" w:space="0"/>
              <w:right w:val="single" w:color="auto" w:sz="4" w:space="0"/>
            </w:tcBorders>
            <w:shd w:val="clear" w:color="auto" w:fill="auto"/>
          </w:tcPr>
          <w:p w14:paraId="7C906531">
            <w:pPr>
              <w:widowControl/>
              <w:adjustRightInd w:val="0"/>
              <w:snapToGrid w:val="0"/>
              <w:spacing w:after="156" w:afterLines="50" w:line="360" w:lineRule="auto"/>
              <w:rPr>
                <w:rFonts w:ascii="宋体" w:hAnsi="宋体" w:cs="宋体"/>
                <w:kern w:val="0"/>
              </w:rPr>
            </w:pPr>
          </w:p>
        </w:tc>
        <w:tc>
          <w:tcPr>
            <w:tcW w:w="1215" w:type="dxa"/>
            <w:tcBorders>
              <w:top w:val="single" w:color="auto" w:sz="4" w:space="0"/>
              <w:left w:val="nil"/>
              <w:bottom w:val="single" w:color="auto" w:sz="4" w:space="0"/>
              <w:right w:val="single" w:color="auto" w:sz="4" w:space="0"/>
            </w:tcBorders>
            <w:shd w:val="clear" w:color="auto" w:fill="auto"/>
          </w:tcPr>
          <w:p w14:paraId="30CB334F">
            <w:pPr>
              <w:widowControl/>
              <w:adjustRightInd w:val="0"/>
              <w:snapToGrid w:val="0"/>
              <w:spacing w:after="156" w:afterLines="50" w:line="360" w:lineRule="auto"/>
              <w:rPr>
                <w:rFonts w:ascii="宋体" w:hAnsi="宋体" w:cs="宋体"/>
                <w:kern w:val="0"/>
              </w:rPr>
            </w:pPr>
          </w:p>
        </w:tc>
        <w:tc>
          <w:tcPr>
            <w:tcW w:w="1080" w:type="dxa"/>
            <w:tcBorders>
              <w:top w:val="single" w:color="auto" w:sz="4" w:space="0"/>
              <w:left w:val="nil"/>
              <w:bottom w:val="single" w:color="auto" w:sz="4" w:space="0"/>
              <w:right w:val="single" w:color="auto" w:sz="4" w:space="0"/>
            </w:tcBorders>
            <w:shd w:val="clear" w:color="auto" w:fill="auto"/>
          </w:tcPr>
          <w:p w14:paraId="13C85359">
            <w:pPr>
              <w:widowControl/>
              <w:adjustRightInd w:val="0"/>
              <w:snapToGrid w:val="0"/>
              <w:spacing w:after="156" w:afterLines="50" w:line="360" w:lineRule="auto"/>
              <w:rPr>
                <w:rFonts w:ascii="宋体" w:hAnsi="宋体" w:cs="宋体"/>
                <w:kern w:val="0"/>
              </w:rPr>
            </w:pPr>
          </w:p>
        </w:tc>
        <w:tc>
          <w:tcPr>
            <w:tcW w:w="1215" w:type="dxa"/>
            <w:tcBorders>
              <w:top w:val="single" w:color="auto" w:sz="4" w:space="0"/>
              <w:left w:val="nil"/>
              <w:bottom w:val="single" w:color="auto" w:sz="4" w:space="0"/>
              <w:right w:val="single" w:color="auto" w:sz="4" w:space="0"/>
            </w:tcBorders>
            <w:shd w:val="clear" w:color="auto" w:fill="auto"/>
          </w:tcPr>
          <w:p w14:paraId="69F3445D">
            <w:pPr>
              <w:widowControl/>
              <w:adjustRightInd w:val="0"/>
              <w:snapToGrid w:val="0"/>
              <w:spacing w:after="156" w:afterLines="50" w:line="360" w:lineRule="auto"/>
              <w:rPr>
                <w:rFonts w:ascii="宋体" w:hAnsi="宋体" w:cs="宋体"/>
                <w:kern w:val="0"/>
              </w:rPr>
            </w:pPr>
          </w:p>
        </w:tc>
        <w:tc>
          <w:tcPr>
            <w:tcW w:w="1230" w:type="dxa"/>
            <w:tcBorders>
              <w:top w:val="single" w:color="auto" w:sz="4" w:space="0"/>
              <w:left w:val="nil"/>
              <w:bottom w:val="single" w:color="auto" w:sz="4" w:space="0"/>
              <w:right w:val="single" w:color="auto" w:sz="4" w:space="0"/>
            </w:tcBorders>
            <w:shd w:val="clear" w:color="auto" w:fill="auto"/>
          </w:tcPr>
          <w:p w14:paraId="4F710ED3">
            <w:pPr>
              <w:widowControl/>
              <w:adjustRightInd w:val="0"/>
              <w:snapToGrid w:val="0"/>
              <w:spacing w:after="156" w:afterLines="50" w:line="360" w:lineRule="auto"/>
              <w:rPr>
                <w:rFonts w:ascii="宋体" w:hAnsi="宋体" w:cs="宋体"/>
                <w:kern w:val="0"/>
              </w:rPr>
            </w:pPr>
          </w:p>
        </w:tc>
        <w:tc>
          <w:tcPr>
            <w:tcW w:w="1380" w:type="dxa"/>
            <w:tcBorders>
              <w:top w:val="single" w:color="auto" w:sz="4" w:space="0"/>
              <w:left w:val="nil"/>
              <w:bottom w:val="single" w:color="auto" w:sz="4" w:space="0"/>
              <w:right w:val="single" w:color="auto" w:sz="4" w:space="0"/>
            </w:tcBorders>
            <w:shd w:val="clear" w:color="auto" w:fill="auto"/>
          </w:tcPr>
          <w:p w14:paraId="27CD3380">
            <w:pPr>
              <w:widowControl/>
              <w:adjustRightInd w:val="0"/>
              <w:snapToGrid w:val="0"/>
              <w:spacing w:after="156" w:afterLines="50" w:line="360" w:lineRule="auto"/>
              <w:rPr>
                <w:rFonts w:ascii="宋体" w:hAnsi="宋体" w:cs="宋体"/>
                <w:kern w:val="0"/>
              </w:rPr>
            </w:pPr>
          </w:p>
        </w:tc>
      </w:tr>
      <w:tr w14:paraId="4F127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9" w:type="dxa"/>
            <w:gridSpan w:val="3"/>
            <w:tcBorders>
              <w:top w:val="single" w:color="auto" w:sz="4" w:space="0"/>
              <w:left w:val="single" w:color="auto" w:sz="4" w:space="0"/>
              <w:bottom w:val="single" w:color="auto" w:sz="4" w:space="0"/>
              <w:right w:val="single" w:color="auto" w:sz="4" w:space="0"/>
            </w:tcBorders>
            <w:shd w:val="clear" w:color="auto" w:fill="auto"/>
          </w:tcPr>
          <w:p w14:paraId="3603A18A">
            <w:pPr>
              <w:widowControl/>
              <w:adjustRightInd w:val="0"/>
              <w:snapToGrid w:val="0"/>
              <w:spacing w:after="156" w:afterLines="50" w:line="360" w:lineRule="auto"/>
              <w:rPr>
                <w:rFonts w:ascii="宋体" w:hAnsi="宋体" w:cs="宋体"/>
                <w:kern w:val="0"/>
              </w:rPr>
            </w:pPr>
            <w:r>
              <w:rPr>
                <w:rFonts w:hint="eastAsia" w:ascii="宋体" w:hAnsi="宋体" w:cs="宋体"/>
                <w:kern w:val="0"/>
                <w:szCs w:val="21"/>
                <w:lang w:bidi="ar"/>
              </w:rPr>
              <w:t>定值部分权重A</w:t>
            </w:r>
          </w:p>
        </w:tc>
        <w:tc>
          <w:tcPr>
            <w:tcW w:w="1215" w:type="dxa"/>
            <w:tcBorders>
              <w:top w:val="single" w:color="auto" w:sz="4" w:space="0"/>
              <w:left w:val="nil"/>
              <w:bottom w:val="single" w:color="auto" w:sz="4" w:space="0"/>
              <w:right w:val="single" w:color="auto" w:sz="4" w:space="0"/>
            </w:tcBorders>
            <w:shd w:val="clear" w:color="auto" w:fill="auto"/>
          </w:tcPr>
          <w:p w14:paraId="2C5A41FF">
            <w:pPr>
              <w:widowControl/>
              <w:adjustRightInd w:val="0"/>
              <w:snapToGrid w:val="0"/>
              <w:spacing w:after="156" w:afterLines="50" w:line="360" w:lineRule="auto"/>
              <w:rPr>
                <w:rFonts w:ascii="宋体" w:hAnsi="宋体" w:cs="宋体"/>
                <w:kern w:val="0"/>
              </w:rPr>
            </w:pPr>
          </w:p>
        </w:tc>
        <w:tc>
          <w:tcPr>
            <w:tcW w:w="1080" w:type="dxa"/>
            <w:tcBorders>
              <w:top w:val="single" w:color="auto" w:sz="4" w:space="0"/>
              <w:left w:val="nil"/>
              <w:bottom w:val="single" w:color="auto" w:sz="4" w:space="0"/>
              <w:right w:val="single" w:color="auto" w:sz="4" w:space="0"/>
            </w:tcBorders>
            <w:shd w:val="clear" w:color="auto" w:fill="auto"/>
          </w:tcPr>
          <w:p w14:paraId="6C5F7E18">
            <w:pPr>
              <w:widowControl/>
              <w:adjustRightInd w:val="0"/>
              <w:snapToGrid w:val="0"/>
              <w:spacing w:after="156" w:afterLines="50" w:line="360" w:lineRule="auto"/>
              <w:rPr>
                <w:rFonts w:ascii="宋体" w:hAnsi="宋体" w:cs="宋体"/>
                <w:kern w:val="0"/>
              </w:rPr>
            </w:pPr>
          </w:p>
        </w:tc>
        <w:tc>
          <w:tcPr>
            <w:tcW w:w="1215" w:type="dxa"/>
            <w:tcBorders>
              <w:top w:val="single" w:color="auto" w:sz="4" w:space="0"/>
              <w:left w:val="nil"/>
              <w:bottom w:val="single" w:color="auto" w:sz="4" w:space="0"/>
              <w:right w:val="single" w:color="auto" w:sz="4" w:space="0"/>
            </w:tcBorders>
            <w:shd w:val="clear" w:color="auto" w:fill="auto"/>
          </w:tcPr>
          <w:p w14:paraId="76B8925E">
            <w:pPr>
              <w:widowControl/>
              <w:adjustRightInd w:val="0"/>
              <w:snapToGrid w:val="0"/>
              <w:spacing w:after="156" w:afterLines="50" w:line="360" w:lineRule="auto"/>
              <w:rPr>
                <w:rFonts w:ascii="宋体" w:hAnsi="宋体" w:cs="宋体"/>
                <w:kern w:val="0"/>
              </w:rPr>
            </w:pPr>
          </w:p>
        </w:tc>
        <w:tc>
          <w:tcPr>
            <w:tcW w:w="1230" w:type="dxa"/>
            <w:tcBorders>
              <w:top w:val="single" w:color="auto" w:sz="4" w:space="0"/>
              <w:left w:val="nil"/>
              <w:bottom w:val="single" w:color="auto" w:sz="4" w:space="0"/>
              <w:right w:val="single" w:color="auto" w:sz="4" w:space="0"/>
            </w:tcBorders>
            <w:shd w:val="clear" w:color="auto" w:fill="auto"/>
          </w:tcPr>
          <w:p w14:paraId="18B699C5">
            <w:pPr>
              <w:widowControl/>
              <w:adjustRightInd w:val="0"/>
              <w:snapToGrid w:val="0"/>
              <w:spacing w:after="156" w:afterLines="50" w:line="360" w:lineRule="auto"/>
              <w:rPr>
                <w:rFonts w:ascii="宋体" w:hAnsi="宋体" w:cs="宋体"/>
                <w:kern w:val="0"/>
              </w:rPr>
            </w:pPr>
          </w:p>
        </w:tc>
        <w:tc>
          <w:tcPr>
            <w:tcW w:w="1380" w:type="dxa"/>
            <w:tcBorders>
              <w:top w:val="single" w:color="auto" w:sz="4" w:space="0"/>
              <w:left w:val="nil"/>
              <w:bottom w:val="single" w:color="auto" w:sz="4" w:space="0"/>
              <w:right w:val="single" w:color="auto" w:sz="4" w:space="0"/>
            </w:tcBorders>
            <w:shd w:val="clear" w:color="auto" w:fill="auto"/>
          </w:tcPr>
          <w:p w14:paraId="273BCF61">
            <w:pPr>
              <w:widowControl/>
              <w:adjustRightInd w:val="0"/>
              <w:snapToGrid w:val="0"/>
              <w:spacing w:after="156" w:afterLines="50" w:line="360" w:lineRule="auto"/>
              <w:rPr>
                <w:rFonts w:ascii="宋体" w:hAnsi="宋体" w:cs="宋体"/>
                <w:kern w:val="0"/>
              </w:rPr>
            </w:pPr>
          </w:p>
        </w:tc>
      </w:tr>
      <w:tr w14:paraId="01844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9" w:type="dxa"/>
            <w:gridSpan w:val="3"/>
            <w:tcBorders>
              <w:top w:val="single" w:color="auto" w:sz="4" w:space="0"/>
              <w:left w:val="single" w:color="auto" w:sz="4" w:space="0"/>
              <w:bottom w:val="single" w:color="auto" w:sz="4" w:space="0"/>
              <w:right w:val="single" w:color="auto" w:sz="4" w:space="0"/>
            </w:tcBorders>
            <w:shd w:val="clear" w:color="auto" w:fill="auto"/>
          </w:tcPr>
          <w:p w14:paraId="1CEB9FD0">
            <w:pPr>
              <w:widowControl/>
              <w:adjustRightInd w:val="0"/>
              <w:snapToGrid w:val="0"/>
              <w:spacing w:after="156" w:afterLines="50" w:line="360" w:lineRule="auto"/>
              <w:rPr>
                <w:rFonts w:ascii="宋体" w:hAnsi="宋体" w:cs="宋体"/>
                <w:kern w:val="0"/>
              </w:rPr>
            </w:pPr>
            <w:r>
              <w:rPr>
                <w:rFonts w:hint="eastAsia" w:ascii="宋体" w:hAnsi="宋体" w:cs="宋体"/>
                <w:kern w:val="0"/>
                <w:szCs w:val="21"/>
                <w:lang w:bidi="ar"/>
              </w:rPr>
              <w:t>合计</w:t>
            </w:r>
          </w:p>
        </w:tc>
        <w:tc>
          <w:tcPr>
            <w:tcW w:w="2295" w:type="dxa"/>
            <w:gridSpan w:val="2"/>
            <w:tcBorders>
              <w:top w:val="single" w:color="auto" w:sz="4" w:space="0"/>
              <w:left w:val="nil"/>
              <w:bottom w:val="single" w:color="auto" w:sz="4" w:space="0"/>
              <w:right w:val="single" w:color="auto" w:sz="4" w:space="0"/>
            </w:tcBorders>
            <w:shd w:val="clear" w:color="auto" w:fill="auto"/>
          </w:tcPr>
          <w:p w14:paraId="48C9B0CE">
            <w:pPr>
              <w:widowControl/>
              <w:adjustRightInd w:val="0"/>
              <w:snapToGrid w:val="0"/>
              <w:spacing w:after="156" w:afterLines="50" w:line="360" w:lineRule="auto"/>
              <w:rPr>
                <w:rFonts w:ascii="宋体" w:hAnsi="宋体" w:cs="宋体"/>
                <w:kern w:val="0"/>
              </w:rPr>
            </w:pPr>
          </w:p>
        </w:tc>
        <w:tc>
          <w:tcPr>
            <w:tcW w:w="2445" w:type="dxa"/>
            <w:gridSpan w:val="2"/>
            <w:tcBorders>
              <w:top w:val="single" w:color="auto" w:sz="4" w:space="0"/>
              <w:left w:val="nil"/>
              <w:bottom w:val="single" w:color="auto" w:sz="4" w:space="0"/>
              <w:right w:val="single" w:color="auto" w:sz="4" w:space="0"/>
            </w:tcBorders>
            <w:shd w:val="clear" w:color="auto" w:fill="auto"/>
          </w:tcPr>
          <w:p w14:paraId="0A66AE7D">
            <w:pPr>
              <w:widowControl/>
              <w:adjustRightInd w:val="0"/>
              <w:snapToGrid w:val="0"/>
              <w:spacing w:after="156" w:afterLines="50" w:line="360" w:lineRule="auto"/>
              <w:rPr>
                <w:rFonts w:ascii="宋体" w:hAnsi="宋体" w:cs="宋体"/>
                <w:kern w:val="0"/>
              </w:rPr>
            </w:pPr>
          </w:p>
        </w:tc>
        <w:tc>
          <w:tcPr>
            <w:tcW w:w="1380" w:type="dxa"/>
            <w:tcBorders>
              <w:top w:val="single" w:color="auto" w:sz="4" w:space="0"/>
              <w:left w:val="nil"/>
              <w:bottom w:val="single" w:color="auto" w:sz="4" w:space="0"/>
              <w:right w:val="single" w:color="auto" w:sz="4" w:space="0"/>
            </w:tcBorders>
            <w:shd w:val="clear" w:color="auto" w:fill="auto"/>
          </w:tcPr>
          <w:p w14:paraId="47BFA42B">
            <w:pPr>
              <w:widowControl/>
              <w:adjustRightInd w:val="0"/>
              <w:snapToGrid w:val="0"/>
              <w:spacing w:after="156" w:afterLines="50" w:line="360" w:lineRule="auto"/>
              <w:rPr>
                <w:rFonts w:ascii="宋体" w:hAnsi="宋体" w:cs="宋体"/>
                <w:kern w:val="0"/>
              </w:rPr>
            </w:pPr>
          </w:p>
        </w:tc>
      </w:tr>
    </w:tbl>
    <w:p w14:paraId="7E63B909">
      <w:pPr>
        <w:widowControl/>
        <w:adjustRightInd w:val="0"/>
        <w:snapToGrid w:val="0"/>
        <w:spacing w:after="156" w:afterLines="50" w:line="360" w:lineRule="auto"/>
        <w:ind w:firstLine="420" w:firstLineChars="200"/>
        <w:rPr>
          <w:rFonts w:ascii="宋体" w:hAnsi="宋体" w:cs="宋体"/>
          <w:kern w:val="0"/>
        </w:rPr>
      </w:pPr>
      <w:r>
        <w:rPr>
          <w:rFonts w:hint="eastAsia" w:ascii="宋体" w:hAnsi="宋体" w:cs="宋体"/>
          <w:kern w:val="0"/>
          <w:szCs w:val="21"/>
          <w:lang w:bidi="ar"/>
        </w:rPr>
        <w:t xml:space="preserve"> </w:t>
      </w:r>
    </w:p>
    <w:p w14:paraId="077FB4F8">
      <w:pPr>
        <w:widowControl/>
        <w:jc w:val="left"/>
        <w:rPr>
          <w:rFonts w:ascii="宋体" w:hAnsi="宋体" w:cs="宋体"/>
          <w:kern w:val="0"/>
        </w:rPr>
      </w:pPr>
      <w:r>
        <w:rPr>
          <w:rFonts w:hint="eastAsia" w:ascii="宋体" w:hAnsi="宋体"/>
          <w:szCs w:val="21"/>
          <w:lang w:bidi="ar"/>
        </w:rPr>
        <w:br w:type="page"/>
      </w:r>
    </w:p>
    <w:p w14:paraId="25827971">
      <w:pPr>
        <w:keepNext/>
        <w:keepLines/>
        <w:widowControl/>
        <w:wordWrap w:val="0"/>
        <w:topLinePunct/>
        <w:adjustRightInd w:val="0"/>
        <w:snapToGrid w:val="0"/>
        <w:spacing w:after="156" w:afterLines="50" w:line="360" w:lineRule="auto"/>
        <w:jc w:val="center"/>
        <w:outlineLvl w:val="1"/>
        <w:rPr>
          <w:rFonts w:ascii="宋体" w:hAnsi="宋体" w:cs="宋体"/>
          <w:b/>
          <w:kern w:val="0"/>
        </w:rPr>
      </w:pPr>
      <w:bookmarkStart w:id="1843" w:name="_Toc2876"/>
      <w:bookmarkStart w:id="1844" w:name="_Toc2398"/>
      <w:r>
        <w:rPr>
          <w:rFonts w:hint="eastAsia" w:ascii="宋体" w:hAnsi="宋体" w:cs="宋体"/>
          <w:b/>
          <w:kern w:val="0"/>
          <w:szCs w:val="21"/>
          <w:lang w:bidi="ar"/>
        </w:rPr>
        <w:t>附件</w:t>
      </w:r>
      <w:r>
        <w:rPr>
          <w:rFonts w:ascii="宋体" w:hAnsi="宋体" w:cs="宋体"/>
          <w:b/>
          <w:kern w:val="0"/>
          <w:szCs w:val="21"/>
          <w:lang w:bidi="ar"/>
        </w:rPr>
        <w:t>7</w:t>
      </w:r>
      <w:r>
        <w:rPr>
          <w:rFonts w:hint="eastAsia" w:ascii="宋体" w:hAnsi="宋体" w:cs="宋体"/>
          <w:b/>
          <w:kern w:val="0"/>
          <w:szCs w:val="21"/>
          <w:lang w:bidi="ar"/>
        </w:rPr>
        <w:t>：专业工程暂估价表</w:t>
      </w:r>
      <w:bookmarkEnd w:id="1843"/>
      <w:bookmarkEnd w:id="1844"/>
    </w:p>
    <w:p w14:paraId="2E34D73A">
      <w:pPr>
        <w:widowControl/>
        <w:jc w:val="center"/>
        <w:rPr>
          <w:rFonts w:ascii="宋体" w:hAnsi="宋体" w:cs="宋体"/>
          <w:kern w:val="0"/>
        </w:rPr>
      </w:pPr>
      <w:r>
        <w:rPr>
          <w:rFonts w:hint="eastAsia" w:ascii="宋体" w:hAnsi="宋体" w:cs="宋体"/>
          <w:kern w:val="0"/>
          <w:szCs w:val="21"/>
          <w:lang w:bidi="ar"/>
        </w:rPr>
        <w:t xml:space="preserve"> </w:t>
      </w:r>
    </w:p>
    <w:p w14:paraId="2C592BA3">
      <w:pPr>
        <w:widowControl/>
        <w:jc w:val="left"/>
        <w:rPr>
          <w:rFonts w:ascii="宋体" w:hAnsi="宋体" w:cs="宋体"/>
          <w:kern w:val="0"/>
        </w:rPr>
      </w:pPr>
      <w:r>
        <w:rPr>
          <w:rFonts w:hint="eastAsia" w:ascii="宋体" w:hAnsi="宋体" w:cs="宋体"/>
          <w:kern w:val="0"/>
          <w:szCs w:val="21"/>
          <w:lang w:bidi="ar"/>
        </w:rPr>
        <w:t xml:space="preserve"> </w:t>
      </w:r>
    </w:p>
    <w:tbl>
      <w:tblPr>
        <w:tblStyle w:val="19"/>
        <w:tblW w:w="9529"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879"/>
        <w:gridCol w:w="1984"/>
        <w:gridCol w:w="5106"/>
        <w:gridCol w:w="1560"/>
      </w:tblGrid>
      <w:tr w14:paraId="1946A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79" w:type="dxa"/>
            <w:tcBorders>
              <w:top w:val="single" w:color="auto" w:sz="4" w:space="0"/>
              <w:left w:val="single" w:color="auto" w:sz="4" w:space="0"/>
              <w:bottom w:val="single" w:color="auto" w:sz="4" w:space="0"/>
              <w:right w:val="single" w:color="auto" w:sz="4" w:space="0"/>
            </w:tcBorders>
            <w:shd w:val="clear" w:color="auto" w:fill="auto"/>
          </w:tcPr>
          <w:p w14:paraId="5C6DADB6">
            <w:pPr>
              <w:widowControl/>
              <w:jc w:val="left"/>
              <w:rPr>
                <w:rFonts w:ascii="宋体" w:hAnsi="宋体" w:cs="宋体"/>
                <w:kern w:val="0"/>
              </w:rPr>
            </w:pPr>
            <w:r>
              <w:rPr>
                <w:rFonts w:hint="eastAsia" w:ascii="宋体" w:hAnsi="宋体" w:cs="宋体"/>
                <w:kern w:val="0"/>
                <w:szCs w:val="21"/>
                <w:lang w:bidi="ar"/>
              </w:rPr>
              <w:t>序号</w:t>
            </w:r>
          </w:p>
        </w:tc>
        <w:tc>
          <w:tcPr>
            <w:tcW w:w="1984" w:type="dxa"/>
            <w:tcBorders>
              <w:top w:val="single" w:color="auto" w:sz="4" w:space="0"/>
              <w:left w:val="nil"/>
              <w:bottom w:val="single" w:color="auto" w:sz="4" w:space="0"/>
              <w:right w:val="single" w:color="auto" w:sz="4" w:space="0"/>
            </w:tcBorders>
            <w:shd w:val="clear" w:color="auto" w:fill="auto"/>
          </w:tcPr>
          <w:p w14:paraId="3B37E3EB">
            <w:pPr>
              <w:widowControl/>
              <w:jc w:val="left"/>
              <w:rPr>
                <w:rFonts w:ascii="宋体" w:hAnsi="宋体" w:cs="宋体"/>
                <w:kern w:val="0"/>
              </w:rPr>
            </w:pPr>
            <w:r>
              <w:rPr>
                <w:rFonts w:hint="eastAsia" w:ascii="宋体" w:hAnsi="宋体" w:cs="宋体"/>
                <w:kern w:val="0"/>
                <w:szCs w:val="21"/>
                <w:lang w:bidi="ar"/>
              </w:rPr>
              <w:t>专业工程名称</w:t>
            </w:r>
          </w:p>
        </w:tc>
        <w:tc>
          <w:tcPr>
            <w:tcW w:w="5106" w:type="dxa"/>
            <w:tcBorders>
              <w:top w:val="single" w:color="auto" w:sz="4" w:space="0"/>
              <w:left w:val="nil"/>
              <w:bottom w:val="single" w:color="auto" w:sz="4" w:space="0"/>
              <w:right w:val="single" w:color="auto" w:sz="4" w:space="0"/>
            </w:tcBorders>
            <w:shd w:val="clear" w:color="auto" w:fill="auto"/>
          </w:tcPr>
          <w:p w14:paraId="495B13CA">
            <w:pPr>
              <w:widowControl/>
              <w:jc w:val="left"/>
              <w:rPr>
                <w:rFonts w:ascii="宋体" w:hAnsi="宋体" w:cs="宋体"/>
                <w:kern w:val="0"/>
              </w:rPr>
            </w:pPr>
            <w:r>
              <w:rPr>
                <w:rFonts w:hint="eastAsia" w:ascii="宋体" w:hAnsi="宋体" w:cs="宋体"/>
                <w:kern w:val="0"/>
                <w:szCs w:val="21"/>
                <w:lang w:bidi="ar"/>
              </w:rPr>
              <w:t>工程内容</w:t>
            </w:r>
          </w:p>
        </w:tc>
        <w:tc>
          <w:tcPr>
            <w:tcW w:w="1560" w:type="dxa"/>
            <w:tcBorders>
              <w:top w:val="single" w:color="auto" w:sz="4" w:space="0"/>
              <w:left w:val="nil"/>
              <w:bottom w:val="single" w:color="auto" w:sz="4" w:space="0"/>
              <w:right w:val="single" w:color="auto" w:sz="4" w:space="0"/>
            </w:tcBorders>
            <w:shd w:val="clear" w:color="auto" w:fill="auto"/>
          </w:tcPr>
          <w:p w14:paraId="3C1A8401">
            <w:pPr>
              <w:widowControl/>
              <w:jc w:val="left"/>
              <w:rPr>
                <w:rFonts w:ascii="宋体" w:hAnsi="宋体" w:cs="宋体"/>
                <w:kern w:val="0"/>
              </w:rPr>
            </w:pPr>
            <w:r>
              <w:rPr>
                <w:rFonts w:hint="eastAsia" w:ascii="宋体" w:hAnsi="宋体" w:cs="宋体"/>
                <w:kern w:val="0"/>
                <w:szCs w:val="21"/>
                <w:lang w:bidi="ar"/>
              </w:rPr>
              <w:t>金额</w:t>
            </w:r>
          </w:p>
        </w:tc>
      </w:tr>
      <w:tr w14:paraId="6DA1A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79" w:type="dxa"/>
            <w:tcBorders>
              <w:top w:val="single" w:color="auto" w:sz="4" w:space="0"/>
              <w:left w:val="single" w:color="auto" w:sz="4" w:space="0"/>
              <w:bottom w:val="single" w:color="auto" w:sz="4" w:space="0"/>
              <w:right w:val="single" w:color="auto" w:sz="4" w:space="0"/>
            </w:tcBorders>
            <w:shd w:val="clear" w:color="auto" w:fill="auto"/>
          </w:tcPr>
          <w:p w14:paraId="31C0D126">
            <w:pPr>
              <w:widowControl/>
              <w:jc w:val="left"/>
              <w:rPr>
                <w:rFonts w:ascii="宋体" w:hAnsi="宋体" w:cs="宋体"/>
                <w:kern w:val="0"/>
              </w:rPr>
            </w:pPr>
          </w:p>
        </w:tc>
        <w:tc>
          <w:tcPr>
            <w:tcW w:w="1984" w:type="dxa"/>
            <w:tcBorders>
              <w:top w:val="single" w:color="auto" w:sz="4" w:space="0"/>
              <w:left w:val="nil"/>
              <w:bottom w:val="single" w:color="auto" w:sz="4" w:space="0"/>
              <w:right w:val="single" w:color="auto" w:sz="4" w:space="0"/>
            </w:tcBorders>
            <w:shd w:val="clear" w:color="auto" w:fill="auto"/>
          </w:tcPr>
          <w:p w14:paraId="75225666">
            <w:pPr>
              <w:widowControl/>
              <w:jc w:val="left"/>
              <w:rPr>
                <w:rFonts w:ascii="宋体" w:hAnsi="宋体" w:cs="宋体"/>
                <w:kern w:val="0"/>
              </w:rPr>
            </w:pPr>
          </w:p>
        </w:tc>
        <w:tc>
          <w:tcPr>
            <w:tcW w:w="5106" w:type="dxa"/>
            <w:tcBorders>
              <w:top w:val="single" w:color="auto" w:sz="4" w:space="0"/>
              <w:left w:val="nil"/>
              <w:bottom w:val="single" w:color="auto" w:sz="4" w:space="0"/>
              <w:right w:val="single" w:color="auto" w:sz="4" w:space="0"/>
            </w:tcBorders>
            <w:shd w:val="clear" w:color="auto" w:fill="auto"/>
          </w:tcPr>
          <w:p w14:paraId="3D3C5243">
            <w:pPr>
              <w:widowControl/>
              <w:jc w:val="left"/>
              <w:rPr>
                <w:rFonts w:ascii="宋体" w:hAnsi="宋体" w:cs="宋体"/>
                <w:kern w:val="0"/>
              </w:rPr>
            </w:pPr>
          </w:p>
        </w:tc>
        <w:tc>
          <w:tcPr>
            <w:tcW w:w="1560" w:type="dxa"/>
            <w:tcBorders>
              <w:top w:val="single" w:color="auto" w:sz="4" w:space="0"/>
              <w:left w:val="nil"/>
              <w:bottom w:val="single" w:color="auto" w:sz="4" w:space="0"/>
              <w:right w:val="single" w:color="auto" w:sz="4" w:space="0"/>
            </w:tcBorders>
            <w:shd w:val="clear" w:color="auto" w:fill="auto"/>
          </w:tcPr>
          <w:p w14:paraId="07A1A263">
            <w:pPr>
              <w:widowControl/>
              <w:jc w:val="left"/>
              <w:rPr>
                <w:rFonts w:ascii="宋体" w:hAnsi="宋体" w:cs="宋体"/>
                <w:kern w:val="0"/>
              </w:rPr>
            </w:pPr>
          </w:p>
        </w:tc>
      </w:tr>
      <w:tr w14:paraId="1A671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79" w:type="dxa"/>
            <w:tcBorders>
              <w:top w:val="single" w:color="auto" w:sz="4" w:space="0"/>
              <w:left w:val="single" w:color="auto" w:sz="4" w:space="0"/>
              <w:bottom w:val="single" w:color="auto" w:sz="4" w:space="0"/>
              <w:right w:val="single" w:color="auto" w:sz="4" w:space="0"/>
            </w:tcBorders>
            <w:shd w:val="clear" w:color="auto" w:fill="auto"/>
          </w:tcPr>
          <w:p w14:paraId="2A61925B">
            <w:pPr>
              <w:widowControl/>
              <w:jc w:val="left"/>
              <w:rPr>
                <w:rFonts w:ascii="宋体" w:hAnsi="宋体" w:cs="宋体"/>
                <w:kern w:val="0"/>
              </w:rPr>
            </w:pPr>
          </w:p>
        </w:tc>
        <w:tc>
          <w:tcPr>
            <w:tcW w:w="1984" w:type="dxa"/>
            <w:tcBorders>
              <w:top w:val="single" w:color="auto" w:sz="4" w:space="0"/>
              <w:left w:val="nil"/>
              <w:bottom w:val="single" w:color="auto" w:sz="4" w:space="0"/>
              <w:right w:val="single" w:color="auto" w:sz="4" w:space="0"/>
            </w:tcBorders>
            <w:shd w:val="clear" w:color="auto" w:fill="auto"/>
          </w:tcPr>
          <w:p w14:paraId="4719EF83">
            <w:pPr>
              <w:widowControl/>
              <w:jc w:val="left"/>
              <w:rPr>
                <w:rFonts w:ascii="宋体" w:hAnsi="宋体" w:cs="宋体"/>
                <w:kern w:val="0"/>
              </w:rPr>
            </w:pPr>
          </w:p>
        </w:tc>
        <w:tc>
          <w:tcPr>
            <w:tcW w:w="5106" w:type="dxa"/>
            <w:tcBorders>
              <w:top w:val="single" w:color="auto" w:sz="4" w:space="0"/>
              <w:left w:val="nil"/>
              <w:bottom w:val="single" w:color="auto" w:sz="4" w:space="0"/>
              <w:right w:val="single" w:color="auto" w:sz="4" w:space="0"/>
            </w:tcBorders>
            <w:shd w:val="clear" w:color="auto" w:fill="auto"/>
          </w:tcPr>
          <w:p w14:paraId="0706F8CB">
            <w:pPr>
              <w:widowControl/>
              <w:jc w:val="left"/>
              <w:rPr>
                <w:rFonts w:ascii="宋体" w:hAnsi="宋体" w:cs="宋体"/>
                <w:kern w:val="0"/>
              </w:rPr>
            </w:pPr>
          </w:p>
        </w:tc>
        <w:tc>
          <w:tcPr>
            <w:tcW w:w="1560" w:type="dxa"/>
            <w:tcBorders>
              <w:top w:val="single" w:color="auto" w:sz="4" w:space="0"/>
              <w:left w:val="nil"/>
              <w:bottom w:val="single" w:color="auto" w:sz="4" w:space="0"/>
              <w:right w:val="single" w:color="auto" w:sz="4" w:space="0"/>
            </w:tcBorders>
            <w:shd w:val="clear" w:color="auto" w:fill="auto"/>
          </w:tcPr>
          <w:p w14:paraId="68C3B1EB">
            <w:pPr>
              <w:widowControl/>
              <w:jc w:val="left"/>
              <w:rPr>
                <w:rFonts w:ascii="宋体" w:hAnsi="宋体" w:cs="宋体"/>
                <w:kern w:val="0"/>
              </w:rPr>
            </w:pPr>
          </w:p>
        </w:tc>
      </w:tr>
      <w:tr w14:paraId="49F86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79" w:type="dxa"/>
            <w:tcBorders>
              <w:top w:val="single" w:color="auto" w:sz="4" w:space="0"/>
              <w:left w:val="single" w:color="auto" w:sz="4" w:space="0"/>
              <w:bottom w:val="single" w:color="auto" w:sz="4" w:space="0"/>
              <w:right w:val="single" w:color="auto" w:sz="4" w:space="0"/>
            </w:tcBorders>
            <w:shd w:val="clear" w:color="auto" w:fill="auto"/>
          </w:tcPr>
          <w:p w14:paraId="0AD9B39E">
            <w:pPr>
              <w:widowControl/>
              <w:jc w:val="left"/>
              <w:rPr>
                <w:rFonts w:ascii="宋体" w:hAnsi="宋体" w:cs="宋体"/>
                <w:kern w:val="0"/>
              </w:rPr>
            </w:pPr>
          </w:p>
        </w:tc>
        <w:tc>
          <w:tcPr>
            <w:tcW w:w="1984" w:type="dxa"/>
            <w:tcBorders>
              <w:top w:val="single" w:color="auto" w:sz="4" w:space="0"/>
              <w:left w:val="nil"/>
              <w:bottom w:val="single" w:color="auto" w:sz="4" w:space="0"/>
              <w:right w:val="single" w:color="auto" w:sz="4" w:space="0"/>
            </w:tcBorders>
            <w:shd w:val="clear" w:color="auto" w:fill="auto"/>
          </w:tcPr>
          <w:p w14:paraId="4C96D146">
            <w:pPr>
              <w:widowControl/>
              <w:jc w:val="left"/>
              <w:rPr>
                <w:rFonts w:ascii="宋体" w:hAnsi="宋体" w:cs="宋体"/>
                <w:kern w:val="0"/>
              </w:rPr>
            </w:pPr>
          </w:p>
        </w:tc>
        <w:tc>
          <w:tcPr>
            <w:tcW w:w="5106" w:type="dxa"/>
            <w:tcBorders>
              <w:top w:val="single" w:color="auto" w:sz="4" w:space="0"/>
              <w:left w:val="nil"/>
              <w:bottom w:val="single" w:color="auto" w:sz="4" w:space="0"/>
              <w:right w:val="single" w:color="auto" w:sz="4" w:space="0"/>
            </w:tcBorders>
            <w:shd w:val="clear" w:color="auto" w:fill="auto"/>
          </w:tcPr>
          <w:p w14:paraId="193541FB">
            <w:pPr>
              <w:widowControl/>
              <w:jc w:val="left"/>
              <w:rPr>
                <w:rFonts w:ascii="宋体" w:hAnsi="宋体" w:cs="宋体"/>
                <w:kern w:val="0"/>
              </w:rPr>
            </w:pPr>
          </w:p>
        </w:tc>
        <w:tc>
          <w:tcPr>
            <w:tcW w:w="1560" w:type="dxa"/>
            <w:tcBorders>
              <w:top w:val="single" w:color="auto" w:sz="4" w:space="0"/>
              <w:left w:val="nil"/>
              <w:bottom w:val="single" w:color="auto" w:sz="4" w:space="0"/>
              <w:right w:val="single" w:color="auto" w:sz="4" w:space="0"/>
            </w:tcBorders>
            <w:shd w:val="clear" w:color="auto" w:fill="auto"/>
          </w:tcPr>
          <w:p w14:paraId="2BC0C34B">
            <w:pPr>
              <w:widowControl/>
              <w:jc w:val="left"/>
              <w:rPr>
                <w:rFonts w:ascii="宋体" w:hAnsi="宋体" w:cs="宋体"/>
                <w:kern w:val="0"/>
              </w:rPr>
            </w:pPr>
          </w:p>
        </w:tc>
      </w:tr>
      <w:tr w14:paraId="73648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79" w:type="dxa"/>
            <w:tcBorders>
              <w:top w:val="single" w:color="auto" w:sz="4" w:space="0"/>
              <w:left w:val="single" w:color="auto" w:sz="4" w:space="0"/>
              <w:bottom w:val="single" w:color="auto" w:sz="4" w:space="0"/>
              <w:right w:val="single" w:color="auto" w:sz="4" w:space="0"/>
            </w:tcBorders>
            <w:shd w:val="clear" w:color="auto" w:fill="auto"/>
          </w:tcPr>
          <w:p w14:paraId="70A06C2C">
            <w:pPr>
              <w:widowControl/>
              <w:jc w:val="left"/>
              <w:rPr>
                <w:rFonts w:ascii="宋体" w:hAnsi="宋体" w:cs="宋体"/>
                <w:kern w:val="0"/>
              </w:rPr>
            </w:pPr>
          </w:p>
        </w:tc>
        <w:tc>
          <w:tcPr>
            <w:tcW w:w="1984" w:type="dxa"/>
            <w:tcBorders>
              <w:top w:val="single" w:color="auto" w:sz="4" w:space="0"/>
              <w:left w:val="nil"/>
              <w:bottom w:val="single" w:color="auto" w:sz="4" w:space="0"/>
              <w:right w:val="single" w:color="auto" w:sz="4" w:space="0"/>
            </w:tcBorders>
            <w:shd w:val="clear" w:color="auto" w:fill="auto"/>
          </w:tcPr>
          <w:p w14:paraId="67E4211D">
            <w:pPr>
              <w:widowControl/>
              <w:jc w:val="left"/>
              <w:rPr>
                <w:rFonts w:ascii="宋体" w:hAnsi="宋体" w:cs="宋体"/>
                <w:kern w:val="0"/>
              </w:rPr>
            </w:pPr>
          </w:p>
        </w:tc>
        <w:tc>
          <w:tcPr>
            <w:tcW w:w="5106" w:type="dxa"/>
            <w:tcBorders>
              <w:top w:val="single" w:color="auto" w:sz="4" w:space="0"/>
              <w:left w:val="nil"/>
              <w:bottom w:val="single" w:color="auto" w:sz="4" w:space="0"/>
              <w:right w:val="single" w:color="auto" w:sz="4" w:space="0"/>
            </w:tcBorders>
            <w:shd w:val="clear" w:color="auto" w:fill="auto"/>
          </w:tcPr>
          <w:p w14:paraId="706A47CA">
            <w:pPr>
              <w:widowControl/>
              <w:jc w:val="left"/>
              <w:rPr>
                <w:rFonts w:ascii="宋体" w:hAnsi="宋体" w:cs="宋体"/>
                <w:kern w:val="0"/>
              </w:rPr>
            </w:pPr>
          </w:p>
        </w:tc>
        <w:tc>
          <w:tcPr>
            <w:tcW w:w="1560" w:type="dxa"/>
            <w:tcBorders>
              <w:top w:val="single" w:color="auto" w:sz="4" w:space="0"/>
              <w:left w:val="nil"/>
              <w:bottom w:val="single" w:color="auto" w:sz="4" w:space="0"/>
              <w:right w:val="single" w:color="auto" w:sz="4" w:space="0"/>
            </w:tcBorders>
            <w:shd w:val="clear" w:color="auto" w:fill="auto"/>
          </w:tcPr>
          <w:p w14:paraId="60DC2C16">
            <w:pPr>
              <w:widowControl/>
              <w:jc w:val="left"/>
              <w:rPr>
                <w:rFonts w:ascii="宋体" w:hAnsi="宋体" w:cs="宋体"/>
                <w:kern w:val="0"/>
              </w:rPr>
            </w:pPr>
          </w:p>
        </w:tc>
      </w:tr>
      <w:tr w14:paraId="5E7A3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79" w:type="dxa"/>
            <w:tcBorders>
              <w:top w:val="single" w:color="auto" w:sz="4" w:space="0"/>
              <w:left w:val="single" w:color="auto" w:sz="4" w:space="0"/>
              <w:bottom w:val="single" w:color="auto" w:sz="4" w:space="0"/>
              <w:right w:val="single" w:color="auto" w:sz="4" w:space="0"/>
            </w:tcBorders>
            <w:shd w:val="clear" w:color="auto" w:fill="auto"/>
          </w:tcPr>
          <w:p w14:paraId="2C0EE353">
            <w:pPr>
              <w:widowControl/>
              <w:jc w:val="left"/>
              <w:rPr>
                <w:rFonts w:ascii="宋体" w:hAnsi="宋体" w:cs="宋体"/>
                <w:kern w:val="0"/>
              </w:rPr>
            </w:pPr>
          </w:p>
        </w:tc>
        <w:tc>
          <w:tcPr>
            <w:tcW w:w="1984" w:type="dxa"/>
            <w:tcBorders>
              <w:top w:val="single" w:color="auto" w:sz="4" w:space="0"/>
              <w:left w:val="nil"/>
              <w:bottom w:val="single" w:color="auto" w:sz="4" w:space="0"/>
              <w:right w:val="single" w:color="auto" w:sz="4" w:space="0"/>
            </w:tcBorders>
            <w:shd w:val="clear" w:color="auto" w:fill="auto"/>
          </w:tcPr>
          <w:p w14:paraId="356E960C">
            <w:pPr>
              <w:widowControl/>
              <w:jc w:val="left"/>
              <w:rPr>
                <w:rFonts w:ascii="宋体" w:hAnsi="宋体" w:cs="宋体"/>
                <w:kern w:val="0"/>
              </w:rPr>
            </w:pPr>
          </w:p>
        </w:tc>
        <w:tc>
          <w:tcPr>
            <w:tcW w:w="5106" w:type="dxa"/>
            <w:tcBorders>
              <w:top w:val="single" w:color="auto" w:sz="4" w:space="0"/>
              <w:left w:val="nil"/>
              <w:bottom w:val="single" w:color="auto" w:sz="4" w:space="0"/>
              <w:right w:val="single" w:color="auto" w:sz="4" w:space="0"/>
            </w:tcBorders>
            <w:shd w:val="clear" w:color="auto" w:fill="auto"/>
          </w:tcPr>
          <w:p w14:paraId="1EEB253F">
            <w:pPr>
              <w:widowControl/>
              <w:jc w:val="left"/>
              <w:rPr>
                <w:rFonts w:ascii="宋体" w:hAnsi="宋体" w:cs="宋体"/>
                <w:kern w:val="0"/>
              </w:rPr>
            </w:pPr>
          </w:p>
        </w:tc>
        <w:tc>
          <w:tcPr>
            <w:tcW w:w="1560" w:type="dxa"/>
            <w:tcBorders>
              <w:top w:val="single" w:color="auto" w:sz="4" w:space="0"/>
              <w:left w:val="nil"/>
              <w:bottom w:val="single" w:color="auto" w:sz="4" w:space="0"/>
              <w:right w:val="single" w:color="auto" w:sz="4" w:space="0"/>
            </w:tcBorders>
            <w:shd w:val="clear" w:color="auto" w:fill="auto"/>
          </w:tcPr>
          <w:p w14:paraId="5D484E3E">
            <w:pPr>
              <w:widowControl/>
              <w:jc w:val="left"/>
              <w:rPr>
                <w:rFonts w:ascii="宋体" w:hAnsi="宋体" w:cs="宋体"/>
                <w:kern w:val="0"/>
              </w:rPr>
            </w:pPr>
          </w:p>
        </w:tc>
      </w:tr>
      <w:tr w14:paraId="2F174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79" w:type="dxa"/>
            <w:tcBorders>
              <w:top w:val="single" w:color="auto" w:sz="4" w:space="0"/>
              <w:left w:val="single" w:color="auto" w:sz="4" w:space="0"/>
              <w:bottom w:val="single" w:color="auto" w:sz="4" w:space="0"/>
              <w:right w:val="single" w:color="auto" w:sz="4" w:space="0"/>
            </w:tcBorders>
            <w:shd w:val="clear" w:color="auto" w:fill="auto"/>
          </w:tcPr>
          <w:p w14:paraId="27EBD5C7">
            <w:pPr>
              <w:widowControl/>
              <w:jc w:val="left"/>
              <w:rPr>
                <w:rFonts w:ascii="宋体" w:hAnsi="宋体" w:cs="宋体"/>
                <w:kern w:val="0"/>
              </w:rPr>
            </w:pPr>
          </w:p>
        </w:tc>
        <w:tc>
          <w:tcPr>
            <w:tcW w:w="1984" w:type="dxa"/>
            <w:tcBorders>
              <w:top w:val="single" w:color="auto" w:sz="4" w:space="0"/>
              <w:left w:val="nil"/>
              <w:bottom w:val="single" w:color="auto" w:sz="4" w:space="0"/>
              <w:right w:val="single" w:color="auto" w:sz="4" w:space="0"/>
            </w:tcBorders>
            <w:shd w:val="clear" w:color="auto" w:fill="auto"/>
          </w:tcPr>
          <w:p w14:paraId="3B2CDA57">
            <w:pPr>
              <w:widowControl/>
              <w:jc w:val="left"/>
              <w:rPr>
                <w:rFonts w:ascii="宋体" w:hAnsi="宋体" w:cs="宋体"/>
                <w:kern w:val="0"/>
              </w:rPr>
            </w:pPr>
          </w:p>
        </w:tc>
        <w:tc>
          <w:tcPr>
            <w:tcW w:w="5106" w:type="dxa"/>
            <w:tcBorders>
              <w:top w:val="single" w:color="auto" w:sz="4" w:space="0"/>
              <w:left w:val="nil"/>
              <w:bottom w:val="single" w:color="auto" w:sz="4" w:space="0"/>
              <w:right w:val="single" w:color="auto" w:sz="4" w:space="0"/>
            </w:tcBorders>
            <w:shd w:val="clear" w:color="auto" w:fill="auto"/>
          </w:tcPr>
          <w:p w14:paraId="1401E256">
            <w:pPr>
              <w:widowControl/>
              <w:jc w:val="left"/>
              <w:rPr>
                <w:rFonts w:ascii="宋体" w:hAnsi="宋体" w:cs="宋体"/>
                <w:kern w:val="0"/>
              </w:rPr>
            </w:pPr>
          </w:p>
        </w:tc>
        <w:tc>
          <w:tcPr>
            <w:tcW w:w="1560" w:type="dxa"/>
            <w:tcBorders>
              <w:top w:val="single" w:color="auto" w:sz="4" w:space="0"/>
              <w:left w:val="nil"/>
              <w:bottom w:val="single" w:color="auto" w:sz="4" w:space="0"/>
              <w:right w:val="single" w:color="auto" w:sz="4" w:space="0"/>
            </w:tcBorders>
            <w:shd w:val="clear" w:color="auto" w:fill="auto"/>
          </w:tcPr>
          <w:p w14:paraId="018A596E">
            <w:pPr>
              <w:widowControl/>
              <w:jc w:val="left"/>
              <w:rPr>
                <w:rFonts w:ascii="宋体" w:hAnsi="宋体" w:cs="宋体"/>
                <w:kern w:val="0"/>
              </w:rPr>
            </w:pPr>
          </w:p>
        </w:tc>
      </w:tr>
      <w:tr w14:paraId="7F164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79" w:type="dxa"/>
            <w:tcBorders>
              <w:top w:val="single" w:color="auto" w:sz="4" w:space="0"/>
              <w:left w:val="single" w:color="auto" w:sz="4" w:space="0"/>
              <w:bottom w:val="single" w:color="auto" w:sz="4" w:space="0"/>
              <w:right w:val="single" w:color="auto" w:sz="4" w:space="0"/>
            </w:tcBorders>
            <w:shd w:val="clear" w:color="auto" w:fill="auto"/>
          </w:tcPr>
          <w:p w14:paraId="103E7F6D">
            <w:pPr>
              <w:widowControl/>
              <w:jc w:val="left"/>
              <w:rPr>
                <w:rFonts w:ascii="宋体" w:hAnsi="宋体" w:cs="宋体"/>
                <w:kern w:val="0"/>
              </w:rPr>
            </w:pPr>
          </w:p>
        </w:tc>
        <w:tc>
          <w:tcPr>
            <w:tcW w:w="1984" w:type="dxa"/>
            <w:tcBorders>
              <w:top w:val="single" w:color="auto" w:sz="4" w:space="0"/>
              <w:left w:val="nil"/>
              <w:bottom w:val="single" w:color="auto" w:sz="4" w:space="0"/>
              <w:right w:val="single" w:color="auto" w:sz="4" w:space="0"/>
            </w:tcBorders>
            <w:shd w:val="clear" w:color="auto" w:fill="auto"/>
          </w:tcPr>
          <w:p w14:paraId="75092379">
            <w:pPr>
              <w:widowControl/>
              <w:jc w:val="left"/>
              <w:rPr>
                <w:rFonts w:ascii="宋体" w:hAnsi="宋体" w:cs="宋体"/>
                <w:kern w:val="0"/>
              </w:rPr>
            </w:pPr>
          </w:p>
        </w:tc>
        <w:tc>
          <w:tcPr>
            <w:tcW w:w="5106" w:type="dxa"/>
            <w:tcBorders>
              <w:top w:val="single" w:color="auto" w:sz="4" w:space="0"/>
              <w:left w:val="nil"/>
              <w:bottom w:val="single" w:color="auto" w:sz="4" w:space="0"/>
              <w:right w:val="single" w:color="auto" w:sz="4" w:space="0"/>
            </w:tcBorders>
            <w:shd w:val="clear" w:color="auto" w:fill="auto"/>
          </w:tcPr>
          <w:p w14:paraId="130AA205">
            <w:pPr>
              <w:widowControl/>
              <w:jc w:val="left"/>
              <w:rPr>
                <w:rFonts w:ascii="宋体" w:hAnsi="宋体" w:cs="宋体"/>
                <w:kern w:val="0"/>
              </w:rPr>
            </w:pPr>
          </w:p>
        </w:tc>
        <w:tc>
          <w:tcPr>
            <w:tcW w:w="1560" w:type="dxa"/>
            <w:tcBorders>
              <w:top w:val="single" w:color="auto" w:sz="4" w:space="0"/>
              <w:left w:val="nil"/>
              <w:bottom w:val="single" w:color="auto" w:sz="4" w:space="0"/>
              <w:right w:val="single" w:color="auto" w:sz="4" w:space="0"/>
            </w:tcBorders>
            <w:shd w:val="clear" w:color="auto" w:fill="auto"/>
          </w:tcPr>
          <w:p w14:paraId="1A3061A6">
            <w:pPr>
              <w:widowControl/>
              <w:jc w:val="left"/>
              <w:rPr>
                <w:rFonts w:ascii="宋体" w:hAnsi="宋体" w:cs="宋体"/>
                <w:kern w:val="0"/>
              </w:rPr>
            </w:pPr>
          </w:p>
        </w:tc>
      </w:tr>
      <w:tr w14:paraId="7C3B4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79" w:type="dxa"/>
            <w:tcBorders>
              <w:top w:val="single" w:color="auto" w:sz="4" w:space="0"/>
              <w:left w:val="single" w:color="auto" w:sz="4" w:space="0"/>
              <w:bottom w:val="single" w:color="auto" w:sz="4" w:space="0"/>
              <w:right w:val="single" w:color="auto" w:sz="4" w:space="0"/>
            </w:tcBorders>
            <w:shd w:val="clear" w:color="auto" w:fill="auto"/>
          </w:tcPr>
          <w:p w14:paraId="7B9E8D5E">
            <w:pPr>
              <w:widowControl/>
              <w:jc w:val="left"/>
              <w:rPr>
                <w:rFonts w:ascii="宋体" w:hAnsi="宋体" w:cs="宋体"/>
                <w:kern w:val="0"/>
              </w:rPr>
            </w:pPr>
          </w:p>
        </w:tc>
        <w:tc>
          <w:tcPr>
            <w:tcW w:w="1984" w:type="dxa"/>
            <w:tcBorders>
              <w:top w:val="single" w:color="auto" w:sz="4" w:space="0"/>
              <w:left w:val="nil"/>
              <w:bottom w:val="single" w:color="auto" w:sz="4" w:space="0"/>
              <w:right w:val="single" w:color="auto" w:sz="4" w:space="0"/>
            </w:tcBorders>
            <w:shd w:val="clear" w:color="auto" w:fill="auto"/>
          </w:tcPr>
          <w:p w14:paraId="440E0867">
            <w:pPr>
              <w:widowControl/>
              <w:jc w:val="left"/>
              <w:rPr>
                <w:rFonts w:ascii="宋体" w:hAnsi="宋体" w:cs="宋体"/>
                <w:kern w:val="0"/>
              </w:rPr>
            </w:pPr>
          </w:p>
        </w:tc>
        <w:tc>
          <w:tcPr>
            <w:tcW w:w="5106" w:type="dxa"/>
            <w:tcBorders>
              <w:top w:val="single" w:color="auto" w:sz="4" w:space="0"/>
              <w:left w:val="nil"/>
              <w:bottom w:val="single" w:color="auto" w:sz="4" w:space="0"/>
              <w:right w:val="single" w:color="auto" w:sz="4" w:space="0"/>
            </w:tcBorders>
            <w:shd w:val="clear" w:color="auto" w:fill="auto"/>
          </w:tcPr>
          <w:p w14:paraId="4FDD5419">
            <w:pPr>
              <w:widowControl/>
              <w:jc w:val="left"/>
              <w:rPr>
                <w:rFonts w:ascii="宋体" w:hAnsi="宋体" w:cs="宋体"/>
                <w:kern w:val="0"/>
              </w:rPr>
            </w:pPr>
          </w:p>
        </w:tc>
        <w:tc>
          <w:tcPr>
            <w:tcW w:w="1560" w:type="dxa"/>
            <w:tcBorders>
              <w:top w:val="single" w:color="auto" w:sz="4" w:space="0"/>
              <w:left w:val="nil"/>
              <w:bottom w:val="single" w:color="auto" w:sz="4" w:space="0"/>
              <w:right w:val="single" w:color="auto" w:sz="4" w:space="0"/>
            </w:tcBorders>
            <w:shd w:val="clear" w:color="auto" w:fill="auto"/>
          </w:tcPr>
          <w:p w14:paraId="5D52FBC1">
            <w:pPr>
              <w:widowControl/>
              <w:jc w:val="left"/>
              <w:rPr>
                <w:rFonts w:ascii="宋体" w:hAnsi="宋体" w:cs="宋体"/>
                <w:kern w:val="0"/>
              </w:rPr>
            </w:pPr>
          </w:p>
        </w:tc>
      </w:tr>
      <w:tr w14:paraId="3BA11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79" w:type="dxa"/>
            <w:tcBorders>
              <w:top w:val="single" w:color="auto" w:sz="4" w:space="0"/>
              <w:left w:val="single" w:color="auto" w:sz="4" w:space="0"/>
              <w:bottom w:val="single" w:color="auto" w:sz="4" w:space="0"/>
              <w:right w:val="single" w:color="auto" w:sz="4" w:space="0"/>
            </w:tcBorders>
            <w:shd w:val="clear" w:color="auto" w:fill="auto"/>
          </w:tcPr>
          <w:p w14:paraId="51F036B0">
            <w:pPr>
              <w:widowControl/>
              <w:jc w:val="left"/>
              <w:rPr>
                <w:rFonts w:ascii="宋体" w:hAnsi="宋体" w:cs="宋体"/>
                <w:kern w:val="0"/>
              </w:rPr>
            </w:pPr>
          </w:p>
        </w:tc>
        <w:tc>
          <w:tcPr>
            <w:tcW w:w="1984" w:type="dxa"/>
            <w:tcBorders>
              <w:top w:val="single" w:color="auto" w:sz="4" w:space="0"/>
              <w:left w:val="nil"/>
              <w:bottom w:val="single" w:color="auto" w:sz="4" w:space="0"/>
              <w:right w:val="single" w:color="auto" w:sz="4" w:space="0"/>
            </w:tcBorders>
            <w:shd w:val="clear" w:color="auto" w:fill="auto"/>
          </w:tcPr>
          <w:p w14:paraId="690511F1">
            <w:pPr>
              <w:widowControl/>
              <w:jc w:val="left"/>
              <w:rPr>
                <w:rFonts w:ascii="宋体" w:hAnsi="宋体" w:cs="宋体"/>
                <w:kern w:val="0"/>
              </w:rPr>
            </w:pPr>
          </w:p>
        </w:tc>
        <w:tc>
          <w:tcPr>
            <w:tcW w:w="5106" w:type="dxa"/>
            <w:tcBorders>
              <w:top w:val="single" w:color="auto" w:sz="4" w:space="0"/>
              <w:left w:val="nil"/>
              <w:bottom w:val="single" w:color="auto" w:sz="4" w:space="0"/>
              <w:right w:val="single" w:color="auto" w:sz="4" w:space="0"/>
            </w:tcBorders>
            <w:shd w:val="clear" w:color="auto" w:fill="auto"/>
          </w:tcPr>
          <w:p w14:paraId="0A8AF506">
            <w:pPr>
              <w:widowControl/>
              <w:jc w:val="left"/>
              <w:rPr>
                <w:rFonts w:ascii="宋体" w:hAnsi="宋体" w:cs="宋体"/>
                <w:kern w:val="0"/>
              </w:rPr>
            </w:pPr>
          </w:p>
        </w:tc>
        <w:tc>
          <w:tcPr>
            <w:tcW w:w="1560" w:type="dxa"/>
            <w:tcBorders>
              <w:top w:val="single" w:color="auto" w:sz="4" w:space="0"/>
              <w:left w:val="nil"/>
              <w:bottom w:val="single" w:color="auto" w:sz="4" w:space="0"/>
              <w:right w:val="single" w:color="auto" w:sz="4" w:space="0"/>
            </w:tcBorders>
            <w:shd w:val="clear" w:color="auto" w:fill="auto"/>
          </w:tcPr>
          <w:p w14:paraId="208FA620">
            <w:pPr>
              <w:widowControl/>
              <w:jc w:val="left"/>
              <w:rPr>
                <w:rFonts w:ascii="宋体" w:hAnsi="宋体" w:cs="宋体"/>
                <w:kern w:val="0"/>
              </w:rPr>
            </w:pPr>
          </w:p>
        </w:tc>
      </w:tr>
      <w:tr w14:paraId="47D98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79" w:type="dxa"/>
            <w:tcBorders>
              <w:top w:val="single" w:color="auto" w:sz="4" w:space="0"/>
              <w:left w:val="single" w:color="auto" w:sz="4" w:space="0"/>
              <w:bottom w:val="single" w:color="auto" w:sz="4" w:space="0"/>
              <w:right w:val="single" w:color="auto" w:sz="4" w:space="0"/>
            </w:tcBorders>
            <w:shd w:val="clear" w:color="auto" w:fill="auto"/>
          </w:tcPr>
          <w:p w14:paraId="778A736D">
            <w:pPr>
              <w:widowControl/>
              <w:jc w:val="left"/>
              <w:rPr>
                <w:rFonts w:ascii="宋体" w:hAnsi="宋体" w:cs="宋体"/>
                <w:kern w:val="0"/>
              </w:rPr>
            </w:pPr>
          </w:p>
        </w:tc>
        <w:tc>
          <w:tcPr>
            <w:tcW w:w="1984" w:type="dxa"/>
            <w:tcBorders>
              <w:top w:val="single" w:color="auto" w:sz="4" w:space="0"/>
              <w:left w:val="nil"/>
              <w:bottom w:val="single" w:color="auto" w:sz="4" w:space="0"/>
              <w:right w:val="single" w:color="auto" w:sz="4" w:space="0"/>
            </w:tcBorders>
            <w:shd w:val="clear" w:color="auto" w:fill="auto"/>
          </w:tcPr>
          <w:p w14:paraId="266F4C02">
            <w:pPr>
              <w:widowControl/>
              <w:jc w:val="left"/>
              <w:rPr>
                <w:rFonts w:ascii="宋体" w:hAnsi="宋体" w:cs="宋体"/>
                <w:kern w:val="0"/>
              </w:rPr>
            </w:pPr>
          </w:p>
        </w:tc>
        <w:tc>
          <w:tcPr>
            <w:tcW w:w="5106" w:type="dxa"/>
            <w:tcBorders>
              <w:top w:val="single" w:color="auto" w:sz="4" w:space="0"/>
              <w:left w:val="nil"/>
              <w:bottom w:val="single" w:color="auto" w:sz="4" w:space="0"/>
              <w:right w:val="single" w:color="auto" w:sz="4" w:space="0"/>
            </w:tcBorders>
            <w:shd w:val="clear" w:color="auto" w:fill="auto"/>
          </w:tcPr>
          <w:p w14:paraId="19667ECB">
            <w:pPr>
              <w:widowControl/>
              <w:jc w:val="left"/>
              <w:rPr>
                <w:rFonts w:ascii="宋体" w:hAnsi="宋体" w:cs="宋体"/>
                <w:kern w:val="0"/>
              </w:rPr>
            </w:pPr>
          </w:p>
        </w:tc>
        <w:tc>
          <w:tcPr>
            <w:tcW w:w="1560" w:type="dxa"/>
            <w:tcBorders>
              <w:top w:val="single" w:color="auto" w:sz="4" w:space="0"/>
              <w:left w:val="nil"/>
              <w:bottom w:val="single" w:color="auto" w:sz="4" w:space="0"/>
              <w:right w:val="single" w:color="auto" w:sz="4" w:space="0"/>
            </w:tcBorders>
            <w:shd w:val="clear" w:color="auto" w:fill="auto"/>
          </w:tcPr>
          <w:p w14:paraId="3D4582A5">
            <w:pPr>
              <w:widowControl/>
              <w:jc w:val="left"/>
              <w:rPr>
                <w:rFonts w:ascii="宋体" w:hAnsi="宋体" w:cs="宋体"/>
                <w:kern w:val="0"/>
              </w:rPr>
            </w:pPr>
          </w:p>
        </w:tc>
      </w:tr>
      <w:tr w14:paraId="7813A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79" w:type="dxa"/>
            <w:tcBorders>
              <w:top w:val="single" w:color="auto" w:sz="4" w:space="0"/>
              <w:left w:val="single" w:color="auto" w:sz="4" w:space="0"/>
              <w:bottom w:val="single" w:color="auto" w:sz="4" w:space="0"/>
              <w:right w:val="single" w:color="auto" w:sz="4" w:space="0"/>
            </w:tcBorders>
            <w:shd w:val="clear" w:color="auto" w:fill="auto"/>
          </w:tcPr>
          <w:p w14:paraId="679752EC">
            <w:pPr>
              <w:widowControl/>
              <w:jc w:val="left"/>
              <w:rPr>
                <w:rFonts w:ascii="宋体" w:hAnsi="宋体" w:cs="宋体"/>
                <w:kern w:val="0"/>
              </w:rPr>
            </w:pPr>
          </w:p>
        </w:tc>
        <w:tc>
          <w:tcPr>
            <w:tcW w:w="1984" w:type="dxa"/>
            <w:tcBorders>
              <w:top w:val="single" w:color="auto" w:sz="4" w:space="0"/>
              <w:left w:val="nil"/>
              <w:bottom w:val="single" w:color="auto" w:sz="4" w:space="0"/>
              <w:right w:val="single" w:color="auto" w:sz="4" w:space="0"/>
            </w:tcBorders>
            <w:shd w:val="clear" w:color="auto" w:fill="auto"/>
          </w:tcPr>
          <w:p w14:paraId="0DE3125B">
            <w:pPr>
              <w:widowControl/>
              <w:jc w:val="left"/>
              <w:rPr>
                <w:rFonts w:ascii="宋体" w:hAnsi="宋体" w:cs="宋体"/>
                <w:kern w:val="0"/>
              </w:rPr>
            </w:pPr>
          </w:p>
        </w:tc>
        <w:tc>
          <w:tcPr>
            <w:tcW w:w="5106" w:type="dxa"/>
            <w:tcBorders>
              <w:top w:val="single" w:color="auto" w:sz="4" w:space="0"/>
              <w:left w:val="nil"/>
              <w:bottom w:val="single" w:color="auto" w:sz="4" w:space="0"/>
              <w:right w:val="single" w:color="auto" w:sz="4" w:space="0"/>
            </w:tcBorders>
            <w:shd w:val="clear" w:color="auto" w:fill="auto"/>
          </w:tcPr>
          <w:p w14:paraId="6079B8A7">
            <w:pPr>
              <w:widowControl/>
              <w:jc w:val="left"/>
              <w:rPr>
                <w:rFonts w:ascii="宋体" w:hAnsi="宋体" w:cs="宋体"/>
                <w:kern w:val="0"/>
              </w:rPr>
            </w:pPr>
          </w:p>
        </w:tc>
        <w:tc>
          <w:tcPr>
            <w:tcW w:w="1560" w:type="dxa"/>
            <w:tcBorders>
              <w:top w:val="single" w:color="auto" w:sz="4" w:space="0"/>
              <w:left w:val="nil"/>
              <w:bottom w:val="single" w:color="auto" w:sz="4" w:space="0"/>
              <w:right w:val="single" w:color="auto" w:sz="4" w:space="0"/>
            </w:tcBorders>
            <w:shd w:val="clear" w:color="auto" w:fill="auto"/>
          </w:tcPr>
          <w:p w14:paraId="19542CF9">
            <w:pPr>
              <w:widowControl/>
              <w:jc w:val="left"/>
              <w:rPr>
                <w:rFonts w:ascii="宋体" w:hAnsi="宋体" w:cs="宋体"/>
                <w:kern w:val="0"/>
              </w:rPr>
            </w:pPr>
          </w:p>
        </w:tc>
      </w:tr>
      <w:tr w14:paraId="1AA19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79" w:type="dxa"/>
            <w:tcBorders>
              <w:top w:val="single" w:color="auto" w:sz="4" w:space="0"/>
              <w:left w:val="single" w:color="auto" w:sz="4" w:space="0"/>
              <w:bottom w:val="single" w:color="auto" w:sz="4" w:space="0"/>
              <w:right w:val="single" w:color="auto" w:sz="4" w:space="0"/>
            </w:tcBorders>
            <w:shd w:val="clear" w:color="auto" w:fill="auto"/>
          </w:tcPr>
          <w:p w14:paraId="1F7585A9">
            <w:pPr>
              <w:widowControl/>
              <w:jc w:val="left"/>
              <w:rPr>
                <w:rFonts w:ascii="宋体" w:hAnsi="宋体" w:cs="宋体"/>
                <w:kern w:val="0"/>
              </w:rPr>
            </w:pPr>
          </w:p>
        </w:tc>
        <w:tc>
          <w:tcPr>
            <w:tcW w:w="1984" w:type="dxa"/>
            <w:tcBorders>
              <w:top w:val="single" w:color="auto" w:sz="4" w:space="0"/>
              <w:left w:val="nil"/>
              <w:bottom w:val="single" w:color="auto" w:sz="4" w:space="0"/>
              <w:right w:val="single" w:color="auto" w:sz="4" w:space="0"/>
            </w:tcBorders>
            <w:shd w:val="clear" w:color="auto" w:fill="auto"/>
          </w:tcPr>
          <w:p w14:paraId="6740C332">
            <w:pPr>
              <w:widowControl/>
              <w:jc w:val="left"/>
              <w:rPr>
                <w:rFonts w:ascii="宋体" w:hAnsi="宋体" w:cs="宋体"/>
                <w:kern w:val="0"/>
              </w:rPr>
            </w:pPr>
          </w:p>
        </w:tc>
        <w:tc>
          <w:tcPr>
            <w:tcW w:w="5106" w:type="dxa"/>
            <w:tcBorders>
              <w:top w:val="single" w:color="auto" w:sz="4" w:space="0"/>
              <w:left w:val="nil"/>
              <w:bottom w:val="single" w:color="auto" w:sz="4" w:space="0"/>
              <w:right w:val="single" w:color="auto" w:sz="4" w:space="0"/>
            </w:tcBorders>
            <w:shd w:val="clear" w:color="auto" w:fill="auto"/>
          </w:tcPr>
          <w:p w14:paraId="3E88EB18">
            <w:pPr>
              <w:widowControl/>
              <w:jc w:val="left"/>
              <w:rPr>
                <w:rFonts w:ascii="宋体" w:hAnsi="宋体" w:cs="宋体"/>
                <w:kern w:val="0"/>
              </w:rPr>
            </w:pPr>
          </w:p>
        </w:tc>
        <w:tc>
          <w:tcPr>
            <w:tcW w:w="1560" w:type="dxa"/>
            <w:tcBorders>
              <w:top w:val="single" w:color="auto" w:sz="4" w:space="0"/>
              <w:left w:val="nil"/>
              <w:bottom w:val="single" w:color="auto" w:sz="4" w:space="0"/>
              <w:right w:val="single" w:color="auto" w:sz="4" w:space="0"/>
            </w:tcBorders>
            <w:shd w:val="clear" w:color="auto" w:fill="auto"/>
          </w:tcPr>
          <w:p w14:paraId="2D323588">
            <w:pPr>
              <w:widowControl/>
              <w:jc w:val="left"/>
              <w:rPr>
                <w:rFonts w:ascii="宋体" w:hAnsi="宋体" w:cs="宋体"/>
                <w:kern w:val="0"/>
              </w:rPr>
            </w:pPr>
          </w:p>
        </w:tc>
      </w:tr>
      <w:tr w14:paraId="05E93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79" w:type="dxa"/>
            <w:tcBorders>
              <w:top w:val="single" w:color="auto" w:sz="4" w:space="0"/>
              <w:left w:val="single" w:color="auto" w:sz="4" w:space="0"/>
              <w:bottom w:val="single" w:color="auto" w:sz="4" w:space="0"/>
              <w:right w:val="single" w:color="auto" w:sz="4" w:space="0"/>
            </w:tcBorders>
            <w:shd w:val="clear" w:color="auto" w:fill="auto"/>
          </w:tcPr>
          <w:p w14:paraId="562CFEEF">
            <w:pPr>
              <w:widowControl/>
              <w:jc w:val="left"/>
              <w:rPr>
                <w:rFonts w:ascii="宋体" w:hAnsi="宋体" w:cs="宋体"/>
                <w:kern w:val="0"/>
              </w:rPr>
            </w:pPr>
          </w:p>
        </w:tc>
        <w:tc>
          <w:tcPr>
            <w:tcW w:w="1984" w:type="dxa"/>
            <w:tcBorders>
              <w:top w:val="single" w:color="auto" w:sz="4" w:space="0"/>
              <w:left w:val="nil"/>
              <w:bottom w:val="single" w:color="auto" w:sz="4" w:space="0"/>
              <w:right w:val="single" w:color="auto" w:sz="4" w:space="0"/>
            </w:tcBorders>
            <w:shd w:val="clear" w:color="auto" w:fill="auto"/>
          </w:tcPr>
          <w:p w14:paraId="2AAC5371">
            <w:pPr>
              <w:widowControl/>
              <w:jc w:val="left"/>
              <w:rPr>
                <w:rFonts w:ascii="宋体" w:hAnsi="宋体" w:cs="宋体"/>
                <w:kern w:val="0"/>
              </w:rPr>
            </w:pPr>
          </w:p>
        </w:tc>
        <w:tc>
          <w:tcPr>
            <w:tcW w:w="5106" w:type="dxa"/>
            <w:tcBorders>
              <w:top w:val="single" w:color="auto" w:sz="4" w:space="0"/>
              <w:left w:val="nil"/>
              <w:bottom w:val="single" w:color="auto" w:sz="4" w:space="0"/>
              <w:right w:val="single" w:color="auto" w:sz="4" w:space="0"/>
            </w:tcBorders>
            <w:shd w:val="clear" w:color="auto" w:fill="auto"/>
          </w:tcPr>
          <w:p w14:paraId="7362DF69">
            <w:pPr>
              <w:widowControl/>
              <w:jc w:val="left"/>
              <w:rPr>
                <w:rFonts w:ascii="宋体" w:hAnsi="宋体" w:cs="宋体"/>
                <w:kern w:val="0"/>
              </w:rPr>
            </w:pPr>
          </w:p>
        </w:tc>
        <w:tc>
          <w:tcPr>
            <w:tcW w:w="1560" w:type="dxa"/>
            <w:tcBorders>
              <w:top w:val="single" w:color="auto" w:sz="4" w:space="0"/>
              <w:left w:val="nil"/>
              <w:bottom w:val="single" w:color="auto" w:sz="4" w:space="0"/>
              <w:right w:val="single" w:color="auto" w:sz="4" w:space="0"/>
            </w:tcBorders>
            <w:shd w:val="clear" w:color="auto" w:fill="auto"/>
          </w:tcPr>
          <w:p w14:paraId="520B6B3A">
            <w:pPr>
              <w:widowControl/>
              <w:jc w:val="left"/>
              <w:rPr>
                <w:rFonts w:ascii="宋体" w:hAnsi="宋体" w:cs="宋体"/>
                <w:kern w:val="0"/>
              </w:rPr>
            </w:pPr>
          </w:p>
        </w:tc>
      </w:tr>
      <w:tr w14:paraId="1CEA1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79" w:type="dxa"/>
            <w:tcBorders>
              <w:top w:val="single" w:color="auto" w:sz="4" w:space="0"/>
              <w:left w:val="single" w:color="auto" w:sz="4" w:space="0"/>
              <w:bottom w:val="single" w:color="auto" w:sz="4" w:space="0"/>
              <w:right w:val="single" w:color="auto" w:sz="4" w:space="0"/>
            </w:tcBorders>
            <w:shd w:val="clear" w:color="auto" w:fill="auto"/>
          </w:tcPr>
          <w:p w14:paraId="43167E36">
            <w:pPr>
              <w:widowControl/>
              <w:jc w:val="left"/>
              <w:rPr>
                <w:rFonts w:ascii="宋体" w:hAnsi="宋体" w:cs="宋体"/>
                <w:kern w:val="0"/>
              </w:rPr>
            </w:pPr>
          </w:p>
        </w:tc>
        <w:tc>
          <w:tcPr>
            <w:tcW w:w="1984" w:type="dxa"/>
            <w:tcBorders>
              <w:top w:val="single" w:color="auto" w:sz="4" w:space="0"/>
              <w:left w:val="nil"/>
              <w:bottom w:val="single" w:color="auto" w:sz="4" w:space="0"/>
              <w:right w:val="single" w:color="auto" w:sz="4" w:space="0"/>
            </w:tcBorders>
            <w:shd w:val="clear" w:color="auto" w:fill="auto"/>
          </w:tcPr>
          <w:p w14:paraId="11D6516C">
            <w:pPr>
              <w:widowControl/>
              <w:jc w:val="left"/>
              <w:rPr>
                <w:rFonts w:ascii="宋体" w:hAnsi="宋体" w:cs="宋体"/>
                <w:kern w:val="0"/>
              </w:rPr>
            </w:pPr>
          </w:p>
        </w:tc>
        <w:tc>
          <w:tcPr>
            <w:tcW w:w="5106" w:type="dxa"/>
            <w:tcBorders>
              <w:top w:val="single" w:color="auto" w:sz="4" w:space="0"/>
              <w:left w:val="nil"/>
              <w:bottom w:val="single" w:color="auto" w:sz="4" w:space="0"/>
              <w:right w:val="single" w:color="auto" w:sz="4" w:space="0"/>
            </w:tcBorders>
            <w:shd w:val="clear" w:color="auto" w:fill="auto"/>
          </w:tcPr>
          <w:p w14:paraId="72AB0D05">
            <w:pPr>
              <w:widowControl/>
              <w:jc w:val="left"/>
              <w:rPr>
                <w:rFonts w:ascii="宋体" w:hAnsi="宋体" w:cs="宋体"/>
                <w:kern w:val="0"/>
              </w:rPr>
            </w:pPr>
          </w:p>
        </w:tc>
        <w:tc>
          <w:tcPr>
            <w:tcW w:w="1560" w:type="dxa"/>
            <w:tcBorders>
              <w:top w:val="single" w:color="auto" w:sz="4" w:space="0"/>
              <w:left w:val="nil"/>
              <w:bottom w:val="single" w:color="auto" w:sz="4" w:space="0"/>
              <w:right w:val="single" w:color="auto" w:sz="4" w:space="0"/>
            </w:tcBorders>
            <w:shd w:val="clear" w:color="auto" w:fill="auto"/>
          </w:tcPr>
          <w:p w14:paraId="5699DCAC">
            <w:pPr>
              <w:widowControl/>
              <w:jc w:val="left"/>
              <w:rPr>
                <w:rFonts w:ascii="宋体" w:hAnsi="宋体" w:cs="宋体"/>
                <w:kern w:val="0"/>
              </w:rPr>
            </w:pPr>
          </w:p>
        </w:tc>
      </w:tr>
      <w:tr w14:paraId="64154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79" w:type="dxa"/>
            <w:tcBorders>
              <w:top w:val="single" w:color="auto" w:sz="4" w:space="0"/>
              <w:left w:val="single" w:color="auto" w:sz="4" w:space="0"/>
              <w:bottom w:val="single" w:color="auto" w:sz="4" w:space="0"/>
              <w:right w:val="single" w:color="auto" w:sz="4" w:space="0"/>
            </w:tcBorders>
            <w:shd w:val="clear" w:color="auto" w:fill="auto"/>
          </w:tcPr>
          <w:p w14:paraId="3CB81F66">
            <w:pPr>
              <w:widowControl/>
              <w:jc w:val="left"/>
              <w:rPr>
                <w:rFonts w:ascii="宋体" w:hAnsi="宋体" w:cs="宋体"/>
                <w:kern w:val="0"/>
              </w:rPr>
            </w:pPr>
          </w:p>
        </w:tc>
        <w:tc>
          <w:tcPr>
            <w:tcW w:w="1984" w:type="dxa"/>
            <w:tcBorders>
              <w:top w:val="single" w:color="auto" w:sz="4" w:space="0"/>
              <w:left w:val="nil"/>
              <w:bottom w:val="single" w:color="auto" w:sz="4" w:space="0"/>
              <w:right w:val="single" w:color="auto" w:sz="4" w:space="0"/>
            </w:tcBorders>
            <w:shd w:val="clear" w:color="auto" w:fill="auto"/>
          </w:tcPr>
          <w:p w14:paraId="299F0F47">
            <w:pPr>
              <w:widowControl/>
              <w:jc w:val="left"/>
              <w:rPr>
                <w:rFonts w:ascii="宋体" w:hAnsi="宋体" w:cs="宋体"/>
                <w:kern w:val="0"/>
              </w:rPr>
            </w:pPr>
          </w:p>
        </w:tc>
        <w:tc>
          <w:tcPr>
            <w:tcW w:w="5106" w:type="dxa"/>
            <w:tcBorders>
              <w:top w:val="single" w:color="auto" w:sz="4" w:space="0"/>
              <w:left w:val="nil"/>
              <w:bottom w:val="single" w:color="auto" w:sz="4" w:space="0"/>
              <w:right w:val="single" w:color="auto" w:sz="4" w:space="0"/>
            </w:tcBorders>
            <w:shd w:val="clear" w:color="auto" w:fill="auto"/>
          </w:tcPr>
          <w:p w14:paraId="3556CA0A">
            <w:pPr>
              <w:widowControl/>
              <w:jc w:val="left"/>
              <w:rPr>
                <w:rFonts w:ascii="宋体" w:hAnsi="宋体" w:cs="宋体"/>
                <w:kern w:val="0"/>
              </w:rPr>
            </w:pPr>
          </w:p>
        </w:tc>
        <w:tc>
          <w:tcPr>
            <w:tcW w:w="1560" w:type="dxa"/>
            <w:tcBorders>
              <w:top w:val="single" w:color="auto" w:sz="4" w:space="0"/>
              <w:left w:val="nil"/>
              <w:bottom w:val="single" w:color="auto" w:sz="4" w:space="0"/>
              <w:right w:val="single" w:color="auto" w:sz="4" w:space="0"/>
            </w:tcBorders>
            <w:shd w:val="clear" w:color="auto" w:fill="auto"/>
          </w:tcPr>
          <w:p w14:paraId="410FFA7F">
            <w:pPr>
              <w:widowControl/>
              <w:jc w:val="left"/>
              <w:rPr>
                <w:rFonts w:ascii="宋体" w:hAnsi="宋体" w:cs="宋体"/>
                <w:kern w:val="0"/>
              </w:rPr>
            </w:pPr>
          </w:p>
        </w:tc>
      </w:tr>
      <w:tr w14:paraId="17B90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79" w:type="dxa"/>
            <w:tcBorders>
              <w:top w:val="single" w:color="auto" w:sz="4" w:space="0"/>
              <w:left w:val="single" w:color="auto" w:sz="4" w:space="0"/>
              <w:bottom w:val="single" w:color="auto" w:sz="4" w:space="0"/>
              <w:right w:val="single" w:color="auto" w:sz="4" w:space="0"/>
            </w:tcBorders>
            <w:shd w:val="clear" w:color="auto" w:fill="auto"/>
          </w:tcPr>
          <w:p w14:paraId="16F21BA4">
            <w:pPr>
              <w:widowControl/>
              <w:jc w:val="left"/>
              <w:rPr>
                <w:rFonts w:ascii="宋体" w:hAnsi="宋体" w:cs="宋体"/>
                <w:kern w:val="0"/>
              </w:rPr>
            </w:pPr>
          </w:p>
        </w:tc>
        <w:tc>
          <w:tcPr>
            <w:tcW w:w="1984" w:type="dxa"/>
            <w:tcBorders>
              <w:top w:val="single" w:color="auto" w:sz="4" w:space="0"/>
              <w:left w:val="nil"/>
              <w:bottom w:val="single" w:color="auto" w:sz="4" w:space="0"/>
              <w:right w:val="single" w:color="auto" w:sz="4" w:space="0"/>
            </w:tcBorders>
            <w:shd w:val="clear" w:color="auto" w:fill="auto"/>
          </w:tcPr>
          <w:p w14:paraId="1E68ECEE">
            <w:pPr>
              <w:widowControl/>
              <w:jc w:val="left"/>
              <w:rPr>
                <w:rFonts w:ascii="宋体" w:hAnsi="宋体" w:cs="宋体"/>
                <w:kern w:val="0"/>
              </w:rPr>
            </w:pPr>
          </w:p>
        </w:tc>
        <w:tc>
          <w:tcPr>
            <w:tcW w:w="5106" w:type="dxa"/>
            <w:tcBorders>
              <w:top w:val="single" w:color="auto" w:sz="4" w:space="0"/>
              <w:left w:val="nil"/>
              <w:bottom w:val="single" w:color="auto" w:sz="4" w:space="0"/>
              <w:right w:val="single" w:color="auto" w:sz="4" w:space="0"/>
            </w:tcBorders>
            <w:shd w:val="clear" w:color="auto" w:fill="auto"/>
          </w:tcPr>
          <w:p w14:paraId="04C1F5F4">
            <w:pPr>
              <w:widowControl/>
              <w:jc w:val="left"/>
              <w:rPr>
                <w:rFonts w:ascii="宋体" w:hAnsi="宋体" w:cs="宋体"/>
                <w:kern w:val="0"/>
              </w:rPr>
            </w:pPr>
          </w:p>
        </w:tc>
        <w:tc>
          <w:tcPr>
            <w:tcW w:w="1560" w:type="dxa"/>
            <w:tcBorders>
              <w:top w:val="single" w:color="auto" w:sz="4" w:space="0"/>
              <w:left w:val="nil"/>
              <w:bottom w:val="single" w:color="auto" w:sz="4" w:space="0"/>
              <w:right w:val="single" w:color="auto" w:sz="4" w:space="0"/>
            </w:tcBorders>
            <w:shd w:val="clear" w:color="auto" w:fill="auto"/>
          </w:tcPr>
          <w:p w14:paraId="6A24ED39">
            <w:pPr>
              <w:widowControl/>
              <w:jc w:val="left"/>
              <w:rPr>
                <w:rFonts w:ascii="宋体" w:hAnsi="宋体" w:cs="宋体"/>
                <w:kern w:val="0"/>
              </w:rPr>
            </w:pPr>
          </w:p>
        </w:tc>
      </w:tr>
      <w:tr w14:paraId="24A2C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79" w:type="dxa"/>
            <w:tcBorders>
              <w:top w:val="single" w:color="auto" w:sz="4" w:space="0"/>
              <w:left w:val="single" w:color="auto" w:sz="4" w:space="0"/>
              <w:bottom w:val="single" w:color="auto" w:sz="4" w:space="0"/>
              <w:right w:val="single" w:color="auto" w:sz="4" w:space="0"/>
            </w:tcBorders>
            <w:shd w:val="clear" w:color="auto" w:fill="auto"/>
          </w:tcPr>
          <w:p w14:paraId="617FECC8">
            <w:pPr>
              <w:widowControl/>
              <w:jc w:val="left"/>
              <w:rPr>
                <w:rFonts w:ascii="宋体" w:hAnsi="宋体" w:cs="宋体"/>
                <w:kern w:val="0"/>
              </w:rPr>
            </w:pPr>
          </w:p>
        </w:tc>
        <w:tc>
          <w:tcPr>
            <w:tcW w:w="1984" w:type="dxa"/>
            <w:tcBorders>
              <w:top w:val="single" w:color="auto" w:sz="4" w:space="0"/>
              <w:left w:val="nil"/>
              <w:bottom w:val="single" w:color="auto" w:sz="4" w:space="0"/>
              <w:right w:val="single" w:color="auto" w:sz="4" w:space="0"/>
            </w:tcBorders>
            <w:shd w:val="clear" w:color="auto" w:fill="auto"/>
          </w:tcPr>
          <w:p w14:paraId="2D0195CD">
            <w:pPr>
              <w:widowControl/>
              <w:jc w:val="left"/>
              <w:rPr>
                <w:rFonts w:ascii="宋体" w:hAnsi="宋体" w:cs="宋体"/>
                <w:kern w:val="0"/>
              </w:rPr>
            </w:pPr>
          </w:p>
        </w:tc>
        <w:tc>
          <w:tcPr>
            <w:tcW w:w="5106" w:type="dxa"/>
            <w:tcBorders>
              <w:top w:val="single" w:color="auto" w:sz="4" w:space="0"/>
              <w:left w:val="nil"/>
              <w:bottom w:val="single" w:color="auto" w:sz="4" w:space="0"/>
              <w:right w:val="single" w:color="auto" w:sz="4" w:space="0"/>
            </w:tcBorders>
            <w:shd w:val="clear" w:color="auto" w:fill="auto"/>
          </w:tcPr>
          <w:p w14:paraId="528E004F">
            <w:pPr>
              <w:widowControl/>
              <w:jc w:val="left"/>
              <w:rPr>
                <w:rFonts w:ascii="宋体" w:hAnsi="宋体" w:cs="宋体"/>
                <w:kern w:val="0"/>
              </w:rPr>
            </w:pPr>
          </w:p>
        </w:tc>
        <w:tc>
          <w:tcPr>
            <w:tcW w:w="1560" w:type="dxa"/>
            <w:tcBorders>
              <w:top w:val="single" w:color="auto" w:sz="4" w:space="0"/>
              <w:left w:val="nil"/>
              <w:bottom w:val="single" w:color="auto" w:sz="4" w:space="0"/>
              <w:right w:val="single" w:color="auto" w:sz="4" w:space="0"/>
            </w:tcBorders>
            <w:shd w:val="clear" w:color="auto" w:fill="auto"/>
          </w:tcPr>
          <w:p w14:paraId="6077C571">
            <w:pPr>
              <w:widowControl/>
              <w:jc w:val="left"/>
              <w:rPr>
                <w:rFonts w:ascii="宋体" w:hAnsi="宋体" w:cs="宋体"/>
                <w:kern w:val="0"/>
              </w:rPr>
            </w:pPr>
          </w:p>
        </w:tc>
      </w:tr>
      <w:tr w14:paraId="14318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79" w:type="dxa"/>
            <w:tcBorders>
              <w:top w:val="single" w:color="auto" w:sz="4" w:space="0"/>
              <w:left w:val="single" w:color="auto" w:sz="4" w:space="0"/>
              <w:bottom w:val="single" w:color="auto" w:sz="4" w:space="0"/>
              <w:right w:val="single" w:color="auto" w:sz="4" w:space="0"/>
            </w:tcBorders>
            <w:shd w:val="clear" w:color="auto" w:fill="auto"/>
          </w:tcPr>
          <w:p w14:paraId="4C7E5BB0">
            <w:pPr>
              <w:widowControl/>
              <w:jc w:val="left"/>
              <w:rPr>
                <w:rFonts w:ascii="宋体" w:hAnsi="宋体" w:cs="宋体"/>
                <w:kern w:val="0"/>
              </w:rPr>
            </w:pPr>
          </w:p>
        </w:tc>
        <w:tc>
          <w:tcPr>
            <w:tcW w:w="1984" w:type="dxa"/>
            <w:tcBorders>
              <w:top w:val="single" w:color="auto" w:sz="4" w:space="0"/>
              <w:left w:val="nil"/>
              <w:bottom w:val="single" w:color="auto" w:sz="4" w:space="0"/>
              <w:right w:val="single" w:color="auto" w:sz="4" w:space="0"/>
            </w:tcBorders>
            <w:shd w:val="clear" w:color="auto" w:fill="auto"/>
          </w:tcPr>
          <w:p w14:paraId="305EC9C5">
            <w:pPr>
              <w:widowControl/>
              <w:jc w:val="left"/>
              <w:rPr>
                <w:rFonts w:ascii="宋体" w:hAnsi="宋体" w:cs="宋体"/>
                <w:kern w:val="0"/>
              </w:rPr>
            </w:pPr>
          </w:p>
        </w:tc>
        <w:tc>
          <w:tcPr>
            <w:tcW w:w="5106" w:type="dxa"/>
            <w:tcBorders>
              <w:top w:val="single" w:color="auto" w:sz="4" w:space="0"/>
              <w:left w:val="nil"/>
              <w:bottom w:val="single" w:color="auto" w:sz="4" w:space="0"/>
              <w:right w:val="single" w:color="auto" w:sz="4" w:space="0"/>
            </w:tcBorders>
            <w:shd w:val="clear" w:color="auto" w:fill="auto"/>
          </w:tcPr>
          <w:p w14:paraId="42740212">
            <w:pPr>
              <w:widowControl/>
              <w:jc w:val="left"/>
              <w:rPr>
                <w:rFonts w:ascii="宋体" w:hAnsi="宋体" w:cs="宋体"/>
                <w:kern w:val="0"/>
              </w:rPr>
            </w:pPr>
          </w:p>
        </w:tc>
        <w:tc>
          <w:tcPr>
            <w:tcW w:w="1560" w:type="dxa"/>
            <w:tcBorders>
              <w:top w:val="single" w:color="auto" w:sz="4" w:space="0"/>
              <w:left w:val="nil"/>
              <w:bottom w:val="single" w:color="auto" w:sz="4" w:space="0"/>
              <w:right w:val="single" w:color="auto" w:sz="4" w:space="0"/>
            </w:tcBorders>
            <w:shd w:val="clear" w:color="auto" w:fill="auto"/>
          </w:tcPr>
          <w:p w14:paraId="6FBCA533">
            <w:pPr>
              <w:widowControl/>
              <w:jc w:val="left"/>
              <w:rPr>
                <w:rFonts w:ascii="宋体" w:hAnsi="宋体" w:cs="宋体"/>
                <w:kern w:val="0"/>
              </w:rPr>
            </w:pPr>
          </w:p>
        </w:tc>
      </w:tr>
      <w:tr w14:paraId="0F410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79" w:type="dxa"/>
            <w:tcBorders>
              <w:top w:val="single" w:color="auto" w:sz="4" w:space="0"/>
              <w:left w:val="single" w:color="auto" w:sz="4" w:space="0"/>
              <w:bottom w:val="single" w:color="auto" w:sz="4" w:space="0"/>
              <w:right w:val="single" w:color="auto" w:sz="4" w:space="0"/>
            </w:tcBorders>
            <w:shd w:val="clear" w:color="auto" w:fill="auto"/>
          </w:tcPr>
          <w:p w14:paraId="1331BA46">
            <w:pPr>
              <w:widowControl/>
              <w:jc w:val="left"/>
              <w:rPr>
                <w:rFonts w:ascii="宋体" w:hAnsi="宋体" w:cs="宋体"/>
                <w:kern w:val="0"/>
              </w:rPr>
            </w:pPr>
          </w:p>
        </w:tc>
        <w:tc>
          <w:tcPr>
            <w:tcW w:w="1984" w:type="dxa"/>
            <w:tcBorders>
              <w:top w:val="single" w:color="auto" w:sz="4" w:space="0"/>
              <w:left w:val="nil"/>
              <w:bottom w:val="single" w:color="auto" w:sz="4" w:space="0"/>
              <w:right w:val="single" w:color="auto" w:sz="4" w:space="0"/>
            </w:tcBorders>
            <w:shd w:val="clear" w:color="auto" w:fill="auto"/>
          </w:tcPr>
          <w:p w14:paraId="13767132">
            <w:pPr>
              <w:widowControl/>
              <w:jc w:val="left"/>
              <w:rPr>
                <w:rFonts w:ascii="宋体" w:hAnsi="宋体" w:cs="宋体"/>
                <w:kern w:val="0"/>
              </w:rPr>
            </w:pPr>
          </w:p>
        </w:tc>
        <w:tc>
          <w:tcPr>
            <w:tcW w:w="5106" w:type="dxa"/>
            <w:tcBorders>
              <w:top w:val="single" w:color="auto" w:sz="4" w:space="0"/>
              <w:left w:val="nil"/>
              <w:bottom w:val="single" w:color="auto" w:sz="4" w:space="0"/>
              <w:right w:val="single" w:color="auto" w:sz="4" w:space="0"/>
            </w:tcBorders>
            <w:shd w:val="clear" w:color="auto" w:fill="auto"/>
          </w:tcPr>
          <w:p w14:paraId="62B21B83">
            <w:pPr>
              <w:widowControl/>
              <w:jc w:val="left"/>
              <w:rPr>
                <w:rFonts w:ascii="宋体" w:hAnsi="宋体" w:cs="宋体"/>
                <w:kern w:val="0"/>
              </w:rPr>
            </w:pPr>
          </w:p>
        </w:tc>
        <w:tc>
          <w:tcPr>
            <w:tcW w:w="1560" w:type="dxa"/>
            <w:tcBorders>
              <w:top w:val="single" w:color="auto" w:sz="4" w:space="0"/>
              <w:left w:val="nil"/>
              <w:bottom w:val="single" w:color="auto" w:sz="4" w:space="0"/>
              <w:right w:val="single" w:color="auto" w:sz="4" w:space="0"/>
            </w:tcBorders>
            <w:shd w:val="clear" w:color="auto" w:fill="auto"/>
          </w:tcPr>
          <w:p w14:paraId="1B093A36">
            <w:pPr>
              <w:widowControl/>
              <w:jc w:val="left"/>
              <w:rPr>
                <w:rFonts w:ascii="宋体" w:hAnsi="宋体" w:cs="宋体"/>
                <w:kern w:val="0"/>
              </w:rPr>
            </w:pPr>
          </w:p>
        </w:tc>
      </w:tr>
      <w:tr w14:paraId="526D6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79" w:type="dxa"/>
            <w:tcBorders>
              <w:top w:val="single" w:color="auto" w:sz="4" w:space="0"/>
              <w:left w:val="single" w:color="auto" w:sz="4" w:space="0"/>
              <w:bottom w:val="single" w:color="auto" w:sz="4" w:space="0"/>
              <w:right w:val="single" w:color="auto" w:sz="4" w:space="0"/>
            </w:tcBorders>
            <w:shd w:val="clear" w:color="auto" w:fill="auto"/>
          </w:tcPr>
          <w:p w14:paraId="4E9E986E">
            <w:pPr>
              <w:widowControl/>
              <w:jc w:val="left"/>
              <w:rPr>
                <w:rFonts w:ascii="宋体" w:hAnsi="宋体" w:cs="宋体"/>
                <w:kern w:val="0"/>
              </w:rPr>
            </w:pPr>
          </w:p>
        </w:tc>
        <w:tc>
          <w:tcPr>
            <w:tcW w:w="1984" w:type="dxa"/>
            <w:tcBorders>
              <w:top w:val="single" w:color="auto" w:sz="4" w:space="0"/>
              <w:left w:val="nil"/>
              <w:bottom w:val="single" w:color="auto" w:sz="4" w:space="0"/>
              <w:right w:val="single" w:color="auto" w:sz="4" w:space="0"/>
            </w:tcBorders>
            <w:shd w:val="clear" w:color="auto" w:fill="auto"/>
          </w:tcPr>
          <w:p w14:paraId="1199F283">
            <w:pPr>
              <w:widowControl/>
              <w:jc w:val="left"/>
              <w:rPr>
                <w:rFonts w:ascii="宋体" w:hAnsi="宋体" w:cs="宋体"/>
                <w:kern w:val="0"/>
              </w:rPr>
            </w:pPr>
          </w:p>
        </w:tc>
        <w:tc>
          <w:tcPr>
            <w:tcW w:w="5106" w:type="dxa"/>
            <w:tcBorders>
              <w:top w:val="single" w:color="auto" w:sz="4" w:space="0"/>
              <w:left w:val="nil"/>
              <w:bottom w:val="single" w:color="auto" w:sz="4" w:space="0"/>
              <w:right w:val="single" w:color="auto" w:sz="4" w:space="0"/>
            </w:tcBorders>
            <w:shd w:val="clear" w:color="auto" w:fill="auto"/>
          </w:tcPr>
          <w:p w14:paraId="458CA656">
            <w:pPr>
              <w:widowControl/>
              <w:jc w:val="left"/>
              <w:rPr>
                <w:rFonts w:ascii="宋体" w:hAnsi="宋体" w:cs="宋体"/>
                <w:kern w:val="0"/>
              </w:rPr>
            </w:pPr>
          </w:p>
        </w:tc>
        <w:tc>
          <w:tcPr>
            <w:tcW w:w="1560" w:type="dxa"/>
            <w:tcBorders>
              <w:top w:val="single" w:color="auto" w:sz="4" w:space="0"/>
              <w:left w:val="nil"/>
              <w:bottom w:val="single" w:color="auto" w:sz="4" w:space="0"/>
              <w:right w:val="single" w:color="auto" w:sz="4" w:space="0"/>
            </w:tcBorders>
            <w:shd w:val="clear" w:color="auto" w:fill="auto"/>
          </w:tcPr>
          <w:p w14:paraId="42733A21">
            <w:pPr>
              <w:widowControl/>
              <w:jc w:val="left"/>
              <w:rPr>
                <w:rFonts w:ascii="宋体" w:hAnsi="宋体" w:cs="宋体"/>
                <w:kern w:val="0"/>
              </w:rPr>
            </w:pPr>
          </w:p>
        </w:tc>
      </w:tr>
      <w:tr w14:paraId="753F3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79" w:type="dxa"/>
            <w:tcBorders>
              <w:top w:val="single" w:color="auto" w:sz="4" w:space="0"/>
              <w:left w:val="single" w:color="auto" w:sz="4" w:space="0"/>
              <w:bottom w:val="single" w:color="auto" w:sz="4" w:space="0"/>
              <w:right w:val="single" w:color="auto" w:sz="4" w:space="0"/>
            </w:tcBorders>
            <w:shd w:val="clear" w:color="auto" w:fill="auto"/>
          </w:tcPr>
          <w:p w14:paraId="0C8F6857">
            <w:pPr>
              <w:widowControl/>
              <w:jc w:val="left"/>
              <w:rPr>
                <w:rFonts w:ascii="宋体" w:hAnsi="宋体" w:cs="宋体"/>
                <w:kern w:val="0"/>
              </w:rPr>
            </w:pPr>
          </w:p>
        </w:tc>
        <w:tc>
          <w:tcPr>
            <w:tcW w:w="1984" w:type="dxa"/>
            <w:tcBorders>
              <w:top w:val="single" w:color="auto" w:sz="4" w:space="0"/>
              <w:left w:val="nil"/>
              <w:bottom w:val="single" w:color="auto" w:sz="4" w:space="0"/>
              <w:right w:val="single" w:color="auto" w:sz="4" w:space="0"/>
            </w:tcBorders>
            <w:shd w:val="clear" w:color="auto" w:fill="auto"/>
          </w:tcPr>
          <w:p w14:paraId="30375DA2">
            <w:pPr>
              <w:widowControl/>
              <w:jc w:val="left"/>
              <w:rPr>
                <w:rFonts w:ascii="宋体" w:hAnsi="宋体" w:cs="宋体"/>
                <w:kern w:val="0"/>
              </w:rPr>
            </w:pPr>
          </w:p>
        </w:tc>
        <w:tc>
          <w:tcPr>
            <w:tcW w:w="5106" w:type="dxa"/>
            <w:tcBorders>
              <w:top w:val="single" w:color="auto" w:sz="4" w:space="0"/>
              <w:left w:val="nil"/>
              <w:bottom w:val="single" w:color="auto" w:sz="4" w:space="0"/>
              <w:right w:val="single" w:color="auto" w:sz="4" w:space="0"/>
            </w:tcBorders>
            <w:shd w:val="clear" w:color="auto" w:fill="auto"/>
          </w:tcPr>
          <w:p w14:paraId="463C582C">
            <w:pPr>
              <w:widowControl/>
              <w:jc w:val="left"/>
              <w:rPr>
                <w:rFonts w:ascii="宋体" w:hAnsi="宋体" w:cs="宋体"/>
                <w:kern w:val="0"/>
              </w:rPr>
            </w:pPr>
          </w:p>
        </w:tc>
        <w:tc>
          <w:tcPr>
            <w:tcW w:w="1560" w:type="dxa"/>
            <w:tcBorders>
              <w:top w:val="single" w:color="auto" w:sz="4" w:space="0"/>
              <w:left w:val="nil"/>
              <w:bottom w:val="single" w:color="auto" w:sz="4" w:space="0"/>
              <w:right w:val="single" w:color="auto" w:sz="4" w:space="0"/>
            </w:tcBorders>
            <w:shd w:val="clear" w:color="auto" w:fill="auto"/>
          </w:tcPr>
          <w:p w14:paraId="2863D116">
            <w:pPr>
              <w:widowControl/>
              <w:jc w:val="left"/>
              <w:rPr>
                <w:rFonts w:ascii="宋体" w:hAnsi="宋体" w:cs="宋体"/>
                <w:kern w:val="0"/>
              </w:rPr>
            </w:pPr>
          </w:p>
        </w:tc>
      </w:tr>
      <w:tr w14:paraId="30A42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879" w:type="dxa"/>
            <w:tcBorders>
              <w:top w:val="single" w:color="auto" w:sz="4" w:space="0"/>
              <w:left w:val="single" w:color="auto" w:sz="4" w:space="0"/>
              <w:bottom w:val="single" w:color="auto" w:sz="4" w:space="0"/>
              <w:right w:val="single" w:color="auto" w:sz="4" w:space="0"/>
            </w:tcBorders>
            <w:shd w:val="clear" w:color="auto" w:fill="auto"/>
          </w:tcPr>
          <w:p w14:paraId="7E5408C0">
            <w:pPr>
              <w:widowControl/>
              <w:jc w:val="left"/>
              <w:rPr>
                <w:rFonts w:ascii="宋体" w:hAnsi="宋体" w:cs="宋体"/>
                <w:kern w:val="0"/>
              </w:rPr>
            </w:pPr>
          </w:p>
        </w:tc>
        <w:tc>
          <w:tcPr>
            <w:tcW w:w="1984" w:type="dxa"/>
            <w:tcBorders>
              <w:top w:val="single" w:color="auto" w:sz="4" w:space="0"/>
              <w:left w:val="nil"/>
              <w:bottom w:val="single" w:color="auto" w:sz="4" w:space="0"/>
              <w:right w:val="single" w:color="auto" w:sz="4" w:space="0"/>
            </w:tcBorders>
            <w:shd w:val="clear" w:color="auto" w:fill="auto"/>
          </w:tcPr>
          <w:p w14:paraId="5DE759D6">
            <w:pPr>
              <w:widowControl/>
              <w:jc w:val="left"/>
              <w:rPr>
                <w:rFonts w:ascii="宋体" w:hAnsi="宋体" w:cs="宋体"/>
                <w:kern w:val="0"/>
              </w:rPr>
            </w:pPr>
          </w:p>
        </w:tc>
        <w:tc>
          <w:tcPr>
            <w:tcW w:w="5106" w:type="dxa"/>
            <w:tcBorders>
              <w:top w:val="single" w:color="auto" w:sz="4" w:space="0"/>
              <w:left w:val="nil"/>
              <w:bottom w:val="single" w:color="auto" w:sz="4" w:space="0"/>
              <w:right w:val="single" w:color="auto" w:sz="4" w:space="0"/>
            </w:tcBorders>
            <w:shd w:val="clear" w:color="auto" w:fill="auto"/>
          </w:tcPr>
          <w:p w14:paraId="0111CFE3">
            <w:pPr>
              <w:widowControl/>
              <w:jc w:val="left"/>
              <w:rPr>
                <w:rFonts w:ascii="宋体" w:hAnsi="宋体" w:cs="宋体"/>
                <w:kern w:val="0"/>
              </w:rPr>
            </w:pPr>
          </w:p>
        </w:tc>
        <w:tc>
          <w:tcPr>
            <w:tcW w:w="1560" w:type="dxa"/>
            <w:tcBorders>
              <w:top w:val="single" w:color="auto" w:sz="4" w:space="0"/>
              <w:left w:val="nil"/>
              <w:bottom w:val="single" w:color="auto" w:sz="4" w:space="0"/>
              <w:right w:val="single" w:color="auto" w:sz="4" w:space="0"/>
            </w:tcBorders>
            <w:shd w:val="clear" w:color="auto" w:fill="auto"/>
          </w:tcPr>
          <w:p w14:paraId="31AB4A47">
            <w:pPr>
              <w:widowControl/>
              <w:jc w:val="left"/>
              <w:rPr>
                <w:rFonts w:ascii="宋体" w:hAnsi="宋体" w:cs="宋体"/>
                <w:kern w:val="0"/>
              </w:rPr>
            </w:pPr>
          </w:p>
        </w:tc>
      </w:tr>
      <w:tr w14:paraId="64548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c>
          <w:tcPr>
            <w:tcW w:w="9529" w:type="dxa"/>
            <w:gridSpan w:val="4"/>
            <w:tcBorders>
              <w:top w:val="single" w:color="auto" w:sz="4" w:space="0"/>
              <w:left w:val="single" w:color="auto" w:sz="4" w:space="0"/>
              <w:bottom w:val="single" w:color="auto" w:sz="4" w:space="0"/>
              <w:right w:val="single" w:color="auto" w:sz="4" w:space="0"/>
            </w:tcBorders>
            <w:shd w:val="clear" w:color="auto" w:fill="auto"/>
          </w:tcPr>
          <w:p w14:paraId="7C41E629">
            <w:pPr>
              <w:widowControl/>
              <w:jc w:val="left"/>
              <w:rPr>
                <w:rFonts w:ascii="宋体" w:hAnsi="宋体" w:cs="宋体"/>
                <w:kern w:val="0"/>
              </w:rPr>
            </w:pPr>
            <w:r>
              <w:rPr>
                <w:rFonts w:hint="eastAsia" w:ascii="宋体" w:hAnsi="宋体" w:cs="宋体"/>
                <w:kern w:val="0"/>
                <w:szCs w:val="21"/>
                <w:lang w:bidi="ar"/>
              </w:rPr>
              <w:t>小计：</w:t>
            </w:r>
          </w:p>
        </w:tc>
      </w:tr>
    </w:tbl>
    <w:p w14:paraId="3B066382">
      <w:pPr>
        <w:widowControl/>
        <w:jc w:val="left"/>
        <w:rPr>
          <w:rFonts w:ascii="宋体" w:hAnsi="宋体" w:cs="宋体"/>
          <w:kern w:val="0"/>
        </w:rPr>
      </w:pPr>
      <w:r>
        <w:rPr>
          <w:rFonts w:hint="eastAsia" w:ascii="宋体" w:hAnsi="宋体" w:cs="宋体"/>
          <w:kern w:val="0"/>
          <w:szCs w:val="21"/>
          <w:lang w:bidi="ar"/>
        </w:rPr>
        <w:t xml:space="preserve"> </w:t>
      </w:r>
    </w:p>
    <w:p w14:paraId="5EDD24E7">
      <w:pPr>
        <w:widowControl/>
        <w:jc w:val="left"/>
        <w:rPr>
          <w:rFonts w:ascii="宋体" w:hAnsi="宋体" w:cs="宋体"/>
          <w:kern w:val="0"/>
        </w:rPr>
      </w:pPr>
      <w:r>
        <w:rPr>
          <w:rFonts w:hint="eastAsia" w:ascii="宋体" w:hAnsi="宋体" w:cs="宋体"/>
          <w:kern w:val="0"/>
          <w:szCs w:val="21"/>
          <w:lang w:bidi="ar"/>
        </w:rPr>
        <w:t xml:space="preserve"> </w:t>
      </w:r>
    </w:p>
    <w:p w14:paraId="0724CDA2">
      <w:pPr>
        <w:widowControl/>
        <w:jc w:val="left"/>
        <w:rPr>
          <w:rFonts w:ascii="宋体" w:hAnsi="宋体" w:cs="宋体"/>
          <w:kern w:val="0"/>
        </w:rPr>
      </w:pPr>
      <w:r>
        <w:rPr>
          <w:rFonts w:hint="eastAsia" w:ascii="宋体" w:hAnsi="宋体"/>
          <w:szCs w:val="21"/>
          <w:lang w:bidi="ar"/>
        </w:rPr>
        <w:br w:type="page"/>
      </w:r>
    </w:p>
    <w:p w14:paraId="4E86ED81">
      <w:pPr>
        <w:keepNext/>
        <w:keepLines/>
        <w:widowControl/>
        <w:wordWrap w:val="0"/>
        <w:topLinePunct/>
        <w:adjustRightInd w:val="0"/>
        <w:snapToGrid w:val="0"/>
        <w:spacing w:after="156" w:afterLines="50" w:line="360" w:lineRule="auto"/>
        <w:jc w:val="center"/>
        <w:outlineLvl w:val="1"/>
        <w:rPr>
          <w:rFonts w:ascii="宋体" w:hAnsi="宋体" w:cs="宋体"/>
          <w:b/>
          <w:kern w:val="0"/>
        </w:rPr>
      </w:pPr>
      <w:bookmarkStart w:id="1845" w:name="_Toc2204"/>
      <w:bookmarkStart w:id="1846" w:name="_Toc2861"/>
      <w:r>
        <w:rPr>
          <w:rFonts w:hint="eastAsia" w:ascii="宋体" w:hAnsi="宋体" w:cs="宋体"/>
          <w:b/>
          <w:kern w:val="0"/>
          <w:szCs w:val="21"/>
          <w:lang w:bidi="ar"/>
        </w:rPr>
        <w:t>附件</w:t>
      </w:r>
      <w:r>
        <w:rPr>
          <w:rFonts w:ascii="宋体" w:hAnsi="宋体" w:cs="宋体"/>
          <w:b/>
          <w:kern w:val="0"/>
          <w:szCs w:val="21"/>
          <w:lang w:bidi="ar"/>
        </w:rPr>
        <w:t>8</w:t>
      </w:r>
      <w:r>
        <w:rPr>
          <w:rFonts w:hint="eastAsia" w:ascii="宋体" w:hAnsi="宋体" w:cs="宋体"/>
          <w:b/>
          <w:kern w:val="0"/>
          <w:szCs w:val="21"/>
          <w:lang w:bidi="ar"/>
        </w:rPr>
        <w:t>：廉洁从业协议</w:t>
      </w:r>
      <w:bookmarkEnd w:id="1845"/>
      <w:bookmarkEnd w:id="1846"/>
    </w:p>
    <w:p w14:paraId="3FBB4DEB">
      <w:pPr>
        <w:widowControl/>
        <w:spacing w:line="360" w:lineRule="auto"/>
        <w:ind w:firstLine="420" w:firstLineChars="200"/>
        <w:jc w:val="left"/>
        <w:rPr>
          <w:rFonts w:ascii="宋体" w:hAnsi="宋体" w:cs="宋体"/>
          <w:kern w:val="0"/>
          <w:szCs w:val="21"/>
          <w:lang w:bidi="ar"/>
        </w:rPr>
      </w:pPr>
      <w:r>
        <w:rPr>
          <w:rFonts w:hint="eastAsia" w:ascii="宋体" w:hAnsi="宋体" w:cs="宋体"/>
          <w:kern w:val="0"/>
          <w:szCs w:val="21"/>
          <w:lang w:bidi="ar"/>
        </w:rPr>
        <w:t xml:space="preserve"> </w:t>
      </w:r>
    </w:p>
    <w:p w14:paraId="0533CD45">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根据国家有关部门以及有关工程建设、廉政建设的规定，为做好工程建设中的党风廉政建设，保证工程建设高效优质，保证建设资金的安全和有效使用以及投资效益，建设工程的项目法人（以下简称“发包人”）与承包人（以下简称“承包人”），特订立如下协议。</w:t>
      </w:r>
    </w:p>
    <w:p w14:paraId="21269D4F">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 xml:space="preserve"> 1. 发包人承包人的权利和义务</w:t>
      </w:r>
    </w:p>
    <w:p w14:paraId="7419BC77">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（1）严格遵守党的政策规定和国家有关法律法规及相关部门的有关规定。</w:t>
      </w:r>
    </w:p>
    <w:p w14:paraId="195C2068">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（2）严格执行工程的合同文件，自觉按合同办事。</w:t>
      </w:r>
    </w:p>
    <w:p w14:paraId="09D11AB2">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（3）双方的业务活动坚持公开、公正、诚信、透明的原则（法律认定的商业秘密和合同文件另有规定除外），不得损害国家和集体利益，违反工程建设管理规章制度。</w:t>
      </w:r>
    </w:p>
    <w:p w14:paraId="6650F670">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（4）建立健全廉政制度，开展廉政教育，设立廉政告示牌，公布举报电话，监督并认真查处违法违纪行为。</w:t>
      </w:r>
    </w:p>
    <w:p w14:paraId="4EE9091C">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（5）发现对方在业务活动中有违反廉政规定的行为，有及时提醒对方纠正的权利和义务。</w:t>
      </w:r>
    </w:p>
    <w:p w14:paraId="05E7B0B5">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（6）发现对方严重违反协议义务条款的行为，有向其上级有关部门举报、建议给予处理并要求告知处理结果的权利。</w:t>
      </w:r>
    </w:p>
    <w:p w14:paraId="59922A88">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2. 发包人的义务</w:t>
      </w:r>
    </w:p>
    <w:p w14:paraId="6C503731">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（1）发包人及其工作人员不得索要或接受承包人的礼金、有价证券和贵重物品，不得在承包人报销任何应由发包人或发包人工作人员个人支付的费用等。</w:t>
      </w:r>
    </w:p>
    <w:p w14:paraId="4173477D">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（2）发包人工作人员不得参加承包人安排的超标准宴请和娱乐活动；不得接受承包人提供的通讯工具、交通工具和高档办公用品等。</w:t>
      </w:r>
    </w:p>
    <w:p w14:paraId="0B80E964">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（3）发包人及其工作人员不得要求或者接受承包人为其住房装修、婚丧嫁娶活动、配偶子女的工作安排以及出国出境、旅游等提供方便等。</w:t>
      </w:r>
    </w:p>
    <w:p w14:paraId="0CB10F93">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（4）发包人工作人员及其配偶、子女不得从事与发包人工程有关的材料设备供应、工程分包、劳务等经济活动等。</w:t>
      </w:r>
    </w:p>
    <w:p w14:paraId="3CD8833E">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（5）发包人及其工作人员不得以任何理由向承包人推荐分包单位或推销材料，不得要求承包人购买合同规定外的材料和设备。</w:t>
      </w:r>
    </w:p>
    <w:p w14:paraId="10681C87">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（6）发包人工作人员要秉公办事，不准营私舞弊，不准利用职权从事各种个人有偿中介活动和安排个人施工队伍。</w:t>
      </w:r>
    </w:p>
    <w:p w14:paraId="7803A42C">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3. 承包人义务</w:t>
      </w:r>
    </w:p>
    <w:p w14:paraId="1EE49F77">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（1）承包人不得以任何理由向发包人及其工作人员行贿或馈赠礼金、有价证券、贵重礼品。</w:t>
      </w:r>
    </w:p>
    <w:p w14:paraId="69F6F03C">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（2）承包人不得以任何名义为发包人及其工作人员报销应由发包人单位或个人支付的任何费用。</w:t>
      </w:r>
    </w:p>
    <w:p w14:paraId="18322668">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（3）承包人不得以任何理由安排发包人工作人员参加超标准宴请及娱乐活动。</w:t>
      </w:r>
    </w:p>
    <w:p w14:paraId="03122094">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（4）承包人不得为发包人单位和个人购置或提供通讯工具、交通工具和高档办公用品等。</w:t>
      </w:r>
    </w:p>
    <w:p w14:paraId="76FCFB0A">
      <w:pPr>
        <w:widowControl/>
        <w:spacing w:line="360" w:lineRule="auto"/>
        <w:ind w:firstLine="420" w:firstLineChars="200"/>
        <w:jc w:val="left"/>
        <w:rPr>
          <w:rFonts w:ascii="宋体" w:hAnsi="宋体" w:cs="宋体"/>
          <w:color w:val="auto"/>
          <w:kern w:val="0"/>
          <w:highlight w:val="none"/>
        </w:rPr>
      </w:pPr>
      <w:r>
        <w:rPr>
          <w:rFonts w:hint="eastAsia" w:ascii="宋体" w:hAnsi="宋体" w:cs="宋体"/>
          <w:color w:val="auto"/>
          <w:kern w:val="0"/>
          <w:szCs w:val="21"/>
          <w:highlight w:val="none"/>
          <w:lang w:bidi="ar"/>
        </w:rPr>
        <w:t>4. 违约责任</w:t>
      </w:r>
    </w:p>
    <w:p w14:paraId="4FFB45DA">
      <w:pPr>
        <w:widowControl/>
        <w:spacing w:line="360" w:lineRule="auto"/>
        <w:ind w:firstLine="420" w:firstLineChars="200"/>
        <w:jc w:val="left"/>
        <w:rPr>
          <w:rFonts w:hint="eastAsia" w:ascii="宋体" w:hAnsi="宋体" w:cs="宋体"/>
          <w:color w:val="auto"/>
          <w:kern w:val="0"/>
          <w:highlight w:val="none"/>
        </w:rPr>
      </w:pPr>
      <w:r>
        <w:rPr>
          <w:rFonts w:hint="eastAsia" w:ascii="宋体" w:hAnsi="宋体" w:cs="宋体"/>
          <w:color w:val="auto"/>
          <w:kern w:val="0"/>
          <w:szCs w:val="21"/>
          <w:highlight w:val="none"/>
          <w:lang w:bidi="ar"/>
        </w:rPr>
        <w:t>（1）发包人及其工作人员违反合同第1、2条，按管理权限，依据有关规定给予党纪、政纪或组织处理；涉嫌犯罪的，移交司法机关追究刑事责任；给承包人单位造成经济损失的，应予以赔偿。</w:t>
      </w:r>
    </w:p>
    <w:p w14:paraId="58D5ABC1">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（2）承包人及其工作人员违反合同第1、3条，按管理权限，依据有关规定给予党纪、政纪或组织处理；给发包人单位造成经济损失的，应予以赔偿。</w:t>
      </w:r>
    </w:p>
    <w:p w14:paraId="736F4BCB">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5. 双方约定：协议由双方或双方上级单位的纪检监察机关负责监督执行。由发包人或发包人上级单位的纪检监察机关约请承包人或承包人上级单位纪检监察机关对合同执行情况进行检查，提出在协议规定范围内的裁定意见。</w:t>
      </w:r>
    </w:p>
    <w:p w14:paraId="1053500E">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6. 协议有效期为甲乙双方签署之日起至该工程项目竣工验收后止。</w:t>
      </w:r>
    </w:p>
    <w:p w14:paraId="49BA8646">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7.协议作为 工程施工合同的附件，与工程施工合同具有同等的法律效力，经合同双方签署立即生效。</w:t>
      </w:r>
    </w:p>
    <w:p w14:paraId="4CB67D88">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（以下无正文）</w:t>
      </w:r>
    </w:p>
    <w:p w14:paraId="16A2ED06">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 xml:space="preserve"> </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7"/>
        <w:gridCol w:w="3228"/>
        <w:gridCol w:w="3228"/>
      </w:tblGrid>
      <w:tr w14:paraId="054AB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6" w:hRule="atLeast"/>
        </w:trPr>
        <w:tc>
          <w:tcPr>
            <w:tcW w:w="3227" w:type="dxa"/>
          </w:tcPr>
          <w:p w14:paraId="30F023A9">
            <w:pPr>
              <w:widowControl/>
              <w:adjustRightInd w:val="0"/>
              <w:snapToGrid w:val="0"/>
              <w:spacing w:after="50" w:line="360" w:lineRule="auto"/>
              <w:jc w:val="left"/>
              <w:rPr>
                <w:rFonts w:hint="eastAsia" w:ascii="宋体" w:hAnsi="宋体" w:eastAsia="宋体" w:cs="宋体"/>
                <w:kern w:val="0"/>
                <w:lang w:eastAsia="zh-CN"/>
              </w:rPr>
            </w:pPr>
            <w:r>
              <w:rPr>
                <w:rFonts w:hint="eastAsia" w:ascii="宋体" w:hAnsi="宋体" w:cs="宋体"/>
                <w:kern w:val="0"/>
                <w:szCs w:val="21"/>
                <w:lang w:bidi="ar"/>
              </w:rPr>
              <w:t>发包人：（公章）重庆第二师范学院</w:t>
            </w:r>
            <w:r>
              <w:rPr>
                <w:rFonts w:hint="eastAsia" w:ascii="宋体" w:hAnsi="宋体" w:cs="宋体"/>
                <w:kern w:val="0"/>
                <w:szCs w:val="21"/>
                <w:lang w:eastAsia="zh-CN" w:bidi="ar"/>
              </w:rPr>
              <w:t>（甲方）</w:t>
            </w:r>
          </w:p>
          <w:p w14:paraId="40DEBED6">
            <w:pPr>
              <w:widowControl/>
              <w:adjustRightInd w:val="0"/>
              <w:snapToGrid w:val="0"/>
              <w:spacing w:after="163" w:afterLines="50" w:line="360" w:lineRule="auto"/>
              <w:rPr>
                <w:rFonts w:hint="eastAsia" w:ascii="宋体" w:hAnsi="宋体" w:eastAsia="宋体" w:cs="宋体"/>
                <w:kern w:val="0"/>
                <w:vertAlign w:val="baseline"/>
                <w:lang w:eastAsia="zh-CN"/>
              </w:rPr>
            </w:pPr>
          </w:p>
        </w:tc>
        <w:tc>
          <w:tcPr>
            <w:tcW w:w="3228" w:type="dxa"/>
          </w:tcPr>
          <w:p w14:paraId="4EAB7EB2">
            <w:pPr>
              <w:widowControl/>
              <w:adjustRightInd w:val="0"/>
              <w:snapToGrid w:val="0"/>
              <w:spacing w:after="50" w:line="360" w:lineRule="auto"/>
              <w:jc w:val="left"/>
              <w:rPr>
                <w:rFonts w:ascii="宋体" w:hAnsi="宋体" w:cs="宋体"/>
                <w:kern w:val="0"/>
              </w:rPr>
            </w:pPr>
            <w:r>
              <w:rPr>
                <w:rFonts w:hint="eastAsia" w:ascii="宋体" w:hAnsi="宋体" w:cs="宋体"/>
                <w:kern w:val="0"/>
                <w:szCs w:val="21"/>
                <w:lang w:bidi="ar"/>
              </w:rPr>
              <w:t>承包人：（公章）</w:t>
            </w:r>
            <w:r>
              <w:rPr>
                <w:rFonts w:hint="eastAsia" w:ascii="宋体" w:hAnsi="宋体" w:cs="宋体"/>
                <w:kern w:val="0"/>
                <w:szCs w:val="21"/>
                <w:lang w:val="en-US" w:eastAsia="zh-CN" w:bidi="ar"/>
              </w:rPr>
              <w:t>重庆建工第九建设有限公司（乙方）</w:t>
            </w:r>
          </w:p>
          <w:p w14:paraId="49D7ADE8">
            <w:pPr>
              <w:widowControl/>
              <w:adjustRightInd w:val="0"/>
              <w:snapToGrid w:val="0"/>
              <w:spacing w:after="163" w:afterLines="50" w:line="360" w:lineRule="auto"/>
              <w:rPr>
                <w:rFonts w:ascii="宋体" w:hAnsi="宋体" w:cs="宋体"/>
                <w:kern w:val="0"/>
                <w:vertAlign w:val="baseline"/>
              </w:rPr>
            </w:pPr>
          </w:p>
        </w:tc>
        <w:tc>
          <w:tcPr>
            <w:tcW w:w="3228" w:type="dxa"/>
          </w:tcPr>
          <w:p w14:paraId="221CE55B">
            <w:pPr>
              <w:widowControl/>
              <w:adjustRightInd w:val="0"/>
              <w:snapToGrid w:val="0"/>
              <w:spacing w:after="50" w:line="360" w:lineRule="auto"/>
              <w:jc w:val="left"/>
              <w:rPr>
                <w:rFonts w:ascii="宋体" w:hAnsi="宋体" w:cs="宋体"/>
                <w:kern w:val="0"/>
              </w:rPr>
            </w:pPr>
            <w:r>
              <w:rPr>
                <w:rFonts w:hint="eastAsia" w:ascii="宋体" w:hAnsi="宋体" w:cs="宋体"/>
                <w:kern w:val="0"/>
                <w:szCs w:val="21"/>
                <w:lang w:bidi="ar"/>
              </w:rPr>
              <w:t>承包人：（公章）</w:t>
            </w:r>
            <w:r>
              <w:rPr>
                <w:rFonts w:hint="eastAsia" w:ascii="宋体" w:hAnsi="宋体" w:cs="宋体"/>
                <w:kern w:val="0"/>
                <w:szCs w:val="21"/>
                <w:lang w:val="en-US" w:eastAsia="zh-CN" w:bidi="ar"/>
              </w:rPr>
              <w:t>中交第二航务工程勘察设计院有限公司（丙方）</w:t>
            </w:r>
          </w:p>
          <w:p w14:paraId="2A57D027">
            <w:pPr>
              <w:widowControl/>
              <w:adjustRightInd w:val="0"/>
              <w:snapToGrid w:val="0"/>
              <w:spacing w:after="163" w:afterLines="50" w:line="360" w:lineRule="auto"/>
              <w:rPr>
                <w:rFonts w:ascii="宋体" w:hAnsi="宋体" w:cs="宋体"/>
                <w:kern w:val="0"/>
                <w:vertAlign w:val="baseline"/>
              </w:rPr>
            </w:pPr>
          </w:p>
        </w:tc>
      </w:tr>
      <w:tr w14:paraId="3CF22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tcPr>
          <w:p w14:paraId="2F3D43B6">
            <w:pPr>
              <w:widowControl/>
              <w:adjustRightInd w:val="0"/>
              <w:snapToGrid w:val="0"/>
              <w:spacing w:after="163" w:afterLines="50" w:line="360" w:lineRule="auto"/>
              <w:rPr>
                <w:rFonts w:ascii="宋体" w:hAnsi="宋体" w:cs="宋体"/>
                <w:kern w:val="0"/>
                <w:vertAlign w:val="baseline"/>
              </w:rPr>
            </w:pPr>
            <w:r>
              <w:rPr>
                <w:rFonts w:hint="eastAsia" w:ascii="宋体" w:hAnsi="宋体" w:cs="宋体"/>
                <w:kern w:val="0"/>
                <w:szCs w:val="21"/>
                <w:lang w:bidi="ar"/>
              </w:rPr>
              <w:t>统一社会信用代码：</w:t>
            </w:r>
            <w:r>
              <w:rPr>
                <w:rFonts w:hint="eastAsia" w:ascii="宋体" w:hAnsi="宋体" w:cs="宋体"/>
                <w:kern w:val="0"/>
                <w:szCs w:val="21"/>
                <w:u w:val="single"/>
                <w:lang w:bidi="ar"/>
              </w:rPr>
              <w:t xml:space="preserve">  12500000450381728H  </w:t>
            </w:r>
          </w:p>
        </w:tc>
        <w:tc>
          <w:tcPr>
            <w:tcW w:w="3228" w:type="dxa"/>
          </w:tcPr>
          <w:p w14:paraId="43CCCCE3">
            <w:pPr>
              <w:widowControl/>
              <w:adjustRightInd w:val="0"/>
              <w:snapToGrid w:val="0"/>
              <w:spacing w:after="50" w:line="360" w:lineRule="auto"/>
              <w:jc w:val="left"/>
              <w:rPr>
                <w:rFonts w:hint="default" w:ascii="宋体" w:hAnsi="宋体" w:eastAsia="宋体" w:cs="宋体"/>
                <w:kern w:val="0"/>
                <w:lang w:val="en-US" w:eastAsia="zh-CN"/>
              </w:rPr>
            </w:pPr>
            <w:r>
              <w:rPr>
                <w:rFonts w:hint="eastAsia" w:ascii="宋体" w:hAnsi="宋体" w:cs="宋体"/>
                <w:kern w:val="0"/>
                <w:szCs w:val="21"/>
                <w:lang w:bidi="ar"/>
              </w:rPr>
              <w:t>统一社会信用代码：</w:t>
            </w:r>
            <w:r>
              <w:rPr>
                <w:rFonts w:hint="eastAsia" w:ascii="宋体" w:hAnsi="宋体" w:cs="宋体"/>
                <w:kern w:val="0"/>
                <w:szCs w:val="21"/>
                <w:u w:val="single"/>
                <w:lang w:val="en-US" w:eastAsia="zh-CN" w:bidi="ar"/>
              </w:rPr>
              <w:t>91500000203145189X</w:t>
            </w:r>
          </w:p>
          <w:p w14:paraId="284465BC">
            <w:pPr>
              <w:widowControl/>
              <w:adjustRightInd w:val="0"/>
              <w:snapToGrid w:val="0"/>
              <w:spacing w:after="163" w:afterLines="50" w:line="360" w:lineRule="auto"/>
              <w:rPr>
                <w:rFonts w:ascii="宋体" w:hAnsi="宋体" w:cs="宋体"/>
                <w:kern w:val="0"/>
                <w:vertAlign w:val="baseline"/>
              </w:rPr>
            </w:pPr>
          </w:p>
        </w:tc>
        <w:tc>
          <w:tcPr>
            <w:tcW w:w="3228" w:type="dxa"/>
          </w:tcPr>
          <w:p w14:paraId="6B31FF7B">
            <w:pPr>
              <w:widowControl/>
              <w:adjustRightInd w:val="0"/>
              <w:snapToGrid w:val="0"/>
              <w:spacing w:after="50" w:line="360" w:lineRule="auto"/>
              <w:jc w:val="left"/>
              <w:rPr>
                <w:rFonts w:hint="default" w:ascii="宋体" w:hAnsi="宋体" w:eastAsia="宋体" w:cs="宋体"/>
                <w:kern w:val="0"/>
                <w:lang w:val="en-US" w:eastAsia="zh-CN"/>
              </w:rPr>
            </w:pPr>
            <w:r>
              <w:rPr>
                <w:rFonts w:hint="eastAsia" w:ascii="宋体" w:hAnsi="宋体" w:cs="宋体"/>
                <w:kern w:val="0"/>
                <w:szCs w:val="21"/>
                <w:lang w:bidi="ar"/>
              </w:rPr>
              <w:t>统一社会信用代码：</w:t>
            </w:r>
            <w:r>
              <w:rPr>
                <w:rFonts w:hint="eastAsia" w:ascii="宋体" w:hAnsi="宋体" w:cs="宋体"/>
                <w:kern w:val="0"/>
                <w:szCs w:val="21"/>
                <w:u w:val="single"/>
                <w:lang w:val="en-US" w:eastAsia="zh-CN" w:bidi="ar"/>
              </w:rPr>
              <w:t>914201001776794856</w:t>
            </w:r>
          </w:p>
          <w:p w14:paraId="013E24E5">
            <w:pPr>
              <w:widowControl/>
              <w:adjustRightInd w:val="0"/>
              <w:snapToGrid w:val="0"/>
              <w:spacing w:after="163" w:afterLines="50" w:line="360" w:lineRule="auto"/>
              <w:rPr>
                <w:rFonts w:ascii="宋体" w:hAnsi="宋体" w:cs="宋体"/>
                <w:kern w:val="0"/>
                <w:vertAlign w:val="baseline"/>
              </w:rPr>
            </w:pPr>
          </w:p>
        </w:tc>
      </w:tr>
      <w:tr w14:paraId="556E0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tcPr>
          <w:p w14:paraId="6745235D">
            <w:pPr>
              <w:widowControl/>
              <w:adjustRightInd w:val="0"/>
              <w:snapToGrid w:val="0"/>
              <w:spacing w:after="163" w:afterLines="50" w:line="360" w:lineRule="auto"/>
              <w:rPr>
                <w:rFonts w:hint="eastAsia" w:ascii="宋体" w:hAnsi="宋体" w:eastAsia="宋体" w:cs="宋体"/>
                <w:kern w:val="0"/>
                <w:vertAlign w:val="baseline"/>
                <w:lang w:eastAsia="zh-CN"/>
              </w:rPr>
            </w:pPr>
            <w:r>
              <w:rPr>
                <w:rFonts w:hint="eastAsia" w:ascii="宋体" w:hAnsi="宋体" w:cs="宋体"/>
                <w:kern w:val="0"/>
                <w:szCs w:val="21"/>
                <w:lang w:bidi="ar"/>
              </w:rPr>
              <w:t>地址：</w:t>
            </w:r>
            <w:r>
              <w:rPr>
                <w:rFonts w:hint="eastAsia" w:ascii="宋体" w:hAnsi="宋体" w:cs="宋体"/>
                <w:kern w:val="0"/>
                <w:szCs w:val="21"/>
                <w:u w:val="single"/>
                <w:lang w:bidi="ar"/>
              </w:rPr>
              <w:t xml:space="preserve"> 重庆市南岸区南山街道崇教路1号</w:t>
            </w:r>
          </w:p>
        </w:tc>
        <w:tc>
          <w:tcPr>
            <w:tcW w:w="3228" w:type="dxa"/>
          </w:tcPr>
          <w:p w14:paraId="477EAAE7">
            <w:pPr>
              <w:widowControl/>
              <w:shd w:val="clear"/>
              <w:adjustRightInd w:val="0"/>
              <w:snapToGrid w:val="0"/>
              <w:spacing w:after="50" w:line="360" w:lineRule="auto"/>
              <w:jc w:val="left"/>
              <w:rPr>
                <w:rFonts w:hint="eastAsia" w:ascii="宋体" w:hAnsi="宋体" w:eastAsia="宋体" w:cs="宋体"/>
                <w:kern w:val="0"/>
                <w:lang w:eastAsia="zh-CN"/>
              </w:rPr>
            </w:pPr>
            <w:r>
              <w:rPr>
                <w:rFonts w:hint="eastAsia" w:ascii="宋体" w:hAnsi="宋体" w:cs="宋体"/>
                <w:kern w:val="0"/>
                <w:szCs w:val="21"/>
                <w:lang w:bidi="ar"/>
              </w:rPr>
              <w:t>地址：</w:t>
            </w:r>
            <w:r>
              <w:rPr>
                <w:rFonts w:hint="eastAsia" w:ascii="宋体" w:hAnsi="宋体" w:cs="宋体"/>
                <w:kern w:val="0"/>
                <w:szCs w:val="21"/>
                <w:u w:val="single"/>
                <w:lang w:val="en-US" w:eastAsia="zh-CN" w:bidi="ar"/>
              </w:rPr>
              <w:t xml:space="preserve">重庆市九龙坡区杨家坪西郊路69号 </w:t>
            </w:r>
          </w:p>
          <w:p w14:paraId="45962F32">
            <w:pPr>
              <w:widowControl/>
              <w:adjustRightInd w:val="0"/>
              <w:snapToGrid w:val="0"/>
              <w:spacing w:after="163" w:afterLines="50" w:line="360" w:lineRule="auto"/>
              <w:rPr>
                <w:rFonts w:ascii="宋体" w:hAnsi="宋体" w:cs="宋体"/>
                <w:kern w:val="0"/>
                <w:vertAlign w:val="baseline"/>
              </w:rPr>
            </w:pPr>
          </w:p>
        </w:tc>
        <w:tc>
          <w:tcPr>
            <w:tcW w:w="3228" w:type="dxa"/>
          </w:tcPr>
          <w:p w14:paraId="2CCCE1F1">
            <w:pPr>
              <w:widowControl/>
              <w:adjustRightInd w:val="0"/>
              <w:snapToGrid w:val="0"/>
              <w:spacing w:after="50" w:line="360" w:lineRule="auto"/>
              <w:jc w:val="left"/>
              <w:rPr>
                <w:rFonts w:hint="default" w:ascii="宋体" w:hAnsi="宋体" w:eastAsia="宋体" w:cs="宋体"/>
                <w:kern w:val="0"/>
                <w:lang w:val="en-US" w:eastAsia="zh-CN"/>
              </w:rPr>
            </w:pPr>
            <w:r>
              <w:rPr>
                <w:rFonts w:hint="eastAsia" w:ascii="宋体" w:hAnsi="宋体" w:cs="宋体"/>
                <w:kern w:val="0"/>
                <w:szCs w:val="21"/>
                <w:lang w:bidi="ar"/>
              </w:rPr>
              <w:t>地址：</w:t>
            </w:r>
            <w:r>
              <w:rPr>
                <w:rFonts w:hint="eastAsia" w:ascii="宋体" w:hAnsi="宋体" w:cs="宋体"/>
                <w:kern w:val="0"/>
                <w:szCs w:val="21"/>
                <w:u w:val="single"/>
                <w:lang w:val="en-US" w:eastAsia="zh-CN" w:bidi="ar"/>
              </w:rPr>
              <w:t>武昌民主路555号</w:t>
            </w:r>
          </w:p>
          <w:p w14:paraId="6CC2AF49">
            <w:pPr>
              <w:widowControl/>
              <w:adjustRightInd w:val="0"/>
              <w:snapToGrid w:val="0"/>
              <w:spacing w:after="163" w:afterLines="50" w:line="360" w:lineRule="auto"/>
              <w:rPr>
                <w:rFonts w:ascii="宋体" w:hAnsi="宋体" w:cs="宋体"/>
                <w:kern w:val="0"/>
                <w:vertAlign w:val="baseline"/>
              </w:rPr>
            </w:pPr>
          </w:p>
        </w:tc>
      </w:tr>
      <w:tr w14:paraId="44AA8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tcPr>
          <w:p w14:paraId="789B171A">
            <w:pPr>
              <w:widowControl/>
              <w:adjustRightInd w:val="0"/>
              <w:snapToGrid w:val="0"/>
              <w:spacing w:after="50" w:line="360" w:lineRule="auto"/>
              <w:jc w:val="left"/>
              <w:rPr>
                <w:rFonts w:hint="eastAsia" w:ascii="宋体" w:hAnsi="宋体" w:cs="宋体"/>
                <w:kern w:val="0"/>
                <w:szCs w:val="21"/>
                <w:u w:val="single"/>
                <w:lang w:bidi="ar"/>
              </w:rPr>
            </w:pPr>
            <w:r>
              <w:rPr>
                <w:rFonts w:hint="eastAsia" w:ascii="宋体" w:hAnsi="宋体" w:cs="宋体"/>
                <w:kern w:val="0"/>
                <w:szCs w:val="21"/>
                <w:lang w:bidi="ar"/>
              </w:rPr>
              <w:t>法定代表人：</w:t>
            </w:r>
            <w:r>
              <w:rPr>
                <w:rFonts w:hint="eastAsia" w:ascii="宋体" w:hAnsi="宋体" w:cs="宋体"/>
                <w:kern w:val="0"/>
                <w:szCs w:val="21"/>
                <w:lang w:eastAsia="zh-CN" w:bidi="ar"/>
              </w:rPr>
              <w:t>万书辉</w:t>
            </w:r>
            <w:r>
              <w:rPr>
                <w:rFonts w:hint="eastAsia" w:ascii="宋体" w:hAnsi="宋体" w:cs="宋体"/>
                <w:kern w:val="0"/>
                <w:szCs w:val="21"/>
                <w:u w:val="single"/>
                <w:lang w:bidi="ar"/>
              </w:rPr>
              <w:t xml:space="preserve">                 </w:t>
            </w:r>
          </w:p>
          <w:p w14:paraId="1B887174">
            <w:pPr>
              <w:widowControl/>
              <w:adjustRightInd w:val="0"/>
              <w:snapToGrid w:val="0"/>
              <w:spacing w:after="50" w:afterLines="-2147483648" w:line="360" w:lineRule="auto"/>
              <w:jc w:val="left"/>
              <w:rPr>
                <w:rFonts w:hint="eastAsia" w:ascii="宋体" w:hAnsi="宋体" w:cs="宋体"/>
                <w:kern w:val="0"/>
                <w:szCs w:val="21"/>
                <w:lang w:bidi="ar"/>
              </w:rPr>
            </w:pPr>
          </w:p>
          <w:p w14:paraId="0C919254">
            <w:pPr>
              <w:widowControl/>
              <w:adjustRightInd w:val="0"/>
              <w:snapToGrid w:val="0"/>
              <w:spacing w:after="50" w:afterLines="-2147483648" w:line="360" w:lineRule="auto"/>
              <w:jc w:val="left"/>
              <w:rPr>
                <w:rFonts w:ascii="宋体" w:hAnsi="宋体" w:cs="宋体"/>
                <w:kern w:val="0"/>
                <w:vertAlign w:val="baseline"/>
              </w:rPr>
            </w:pPr>
            <w:r>
              <w:rPr>
                <w:rFonts w:hint="eastAsia" w:ascii="宋体" w:hAnsi="宋体" w:cs="宋体"/>
                <w:kern w:val="0"/>
                <w:szCs w:val="21"/>
                <w:lang w:bidi="ar"/>
              </w:rPr>
              <w:t>委托代理人：</w:t>
            </w:r>
            <w:r>
              <w:rPr>
                <w:rFonts w:hint="eastAsia" w:ascii="宋体" w:hAnsi="宋体" w:cs="宋体"/>
                <w:kern w:val="0"/>
                <w:szCs w:val="21"/>
                <w:u w:val="single"/>
                <w:lang w:bidi="ar"/>
              </w:rPr>
              <w:t xml:space="preserve">                 </w:t>
            </w:r>
          </w:p>
        </w:tc>
        <w:tc>
          <w:tcPr>
            <w:tcW w:w="3228" w:type="dxa"/>
          </w:tcPr>
          <w:p w14:paraId="6C349FA1">
            <w:pPr>
              <w:widowControl/>
              <w:shd w:val="clear"/>
              <w:adjustRightInd w:val="0"/>
              <w:snapToGrid w:val="0"/>
              <w:spacing w:after="50" w:line="360" w:lineRule="auto"/>
              <w:jc w:val="left"/>
              <w:rPr>
                <w:rFonts w:ascii="宋体" w:hAnsi="宋体" w:cs="宋体"/>
                <w:kern w:val="0"/>
              </w:rPr>
            </w:pPr>
            <w:r>
              <w:rPr>
                <w:rFonts w:hint="eastAsia" w:ascii="宋体" w:hAnsi="宋体" w:cs="宋体"/>
                <w:kern w:val="0"/>
                <w:szCs w:val="21"/>
                <w:lang w:bidi="ar"/>
              </w:rPr>
              <w:t>法定代表人：</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杨光余</w:t>
            </w:r>
            <w:r>
              <w:rPr>
                <w:rFonts w:hint="eastAsia" w:ascii="宋体" w:hAnsi="宋体" w:cs="宋体"/>
                <w:kern w:val="0"/>
                <w:szCs w:val="21"/>
                <w:u w:val="single"/>
                <w:lang w:bidi="ar"/>
              </w:rPr>
              <w:t xml:space="preserve">     </w:t>
            </w:r>
          </w:p>
          <w:p w14:paraId="579D9898">
            <w:pPr>
              <w:widowControl/>
              <w:shd w:val="clear"/>
              <w:adjustRightInd w:val="0"/>
              <w:snapToGrid w:val="0"/>
              <w:spacing w:after="50" w:line="360" w:lineRule="auto"/>
              <w:jc w:val="left"/>
              <w:rPr>
                <w:rFonts w:hint="eastAsia" w:ascii="宋体" w:hAnsi="宋体" w:cs="宋体"/>
                <w:kern w:val="0"/>
                <w:szCs w:val="21"/>
                <w:lang w:bidi="ar"/>
              </w:rPr>
            </w:pPr>
          </w:p>
          <w:p w14:paraId="4A1DCCA9">
            <w:pPr>
              <w:widowControl/>
              <w:adjustRightInd w:val="0"/>
              <w:snapToGrid w:val="0"/>
              <w:spacing w:after="50" w:line="360" w:lineRule="auto"/>
              <w:jc w:val="left"/>
              <w:rPr>
                <w:rFonts w:ascii="宋体" w:hAnsi="宋体" w:cs="宋体"/>
                <w:kern w:val="0"/>
              </w:rPr>
            </w:pPr>
            <w:r>
              <w:rPr>
                <w:rFonts w:hint="eastAsia" w:ascii="宋体" w:hAnsi="宋体" w:cs="宋体"/>
                <w:kern w:val="0"/>
                <w:szCs w:val="21"/>
                <w:lang w:bidi="ar"/>
              </w:rPr>
              <w:t>委托代理人：</w:t>
            </w:r>
            <w:r>
              <w:rPr>
                <w:rFonts w:hint="eastAsia" w:ascii="宋体" w:hAnsi="宋体" w:cs="宋体"/>
                <w:kern w:val="0"/>
                <w:szCs w:val="21"/>
                <w:u w:val="single"/>
                <w:lang w:bidi="ar"/>
              </w:rPr>
              <w:t xml:space="preserve">       </w:t>
            </w:r>
            <w:r>
              <w:rPr>
                <w:rFonts w:hint="eastAsia" w:ascii="宋体" w:hAnsi="宋体" w:cs="宋体"/>
                <w:kern w:val="0"/>
                <w:szCs w:val="21"/>
                <w:u w:val="single"/>
                <w:lang w:eastAsia="zh-CN" w:bidi="ar"/>
              </w:rPr>
              <w:t>杨波</w:t>
            </w:r>
            <w:r>
              <w:rPr>
                <w:rFonts w:hint="eastAsia" w:ascii="宋体" w:hAnsi="宋体" w:cs="宋体"/>
                <w:kern w:val="0"/>
                <w:szCs w:val="21"/>
                <w:u w:val="single"/>
                <w:lang w:bidi="ar"/>
              </w:rPr>
              <w:t xml:space="preserve">        </w:t>
            </w:r>
          </w:p>
          <w:p w14:paraId="6264CF2B">
            <w:pPr>
              <w:widowControl/>
              <w:adjustRightInd w:val="0"/>
              <w:snapToGrid w:val="0"/>
              <w:spacing w:after="163" w:afterLines="50" w:line="360" w:lineRule="auto"/>
              <w:rPr>
                <w:rFonts w:ascii="宋体" w:hAnsi="宋体" w:cs="宋体"/>
                <w:kern w:val="0"/>
                <w:vertAlign w:val="baseline"/>
              </w:rPr>
            </w:pPr>
          </w:p>
        </w:tc>
        <w:tc>
          <w:tcPr>
            <w:tcW w:w="3228" w:type="dxa"/>
          </w:tcPr>
          <w:p w14:paraId="344932C1">
            <w:pPr>
              <w:widowControl/>
              <w:adjustRightInd w:val="0"/>
              <w:snapToGrid w:val="0"/>
              <w:spacing w:after="50" w:line="360" w:lineRule="auto"/>
              <w:jc w:val="left"/>
              <w:rPr>
                <w:rFonts w:ascii="宋体" w:hAnsi="宋体" w:cs="宋体"/>
                <w:kern w:val="0"/>
              </w:rPr>
            </w:pPr>
            <w:r>
              <w:rPr>
                <w:rFonts w:hint="eastAsia" w:ascii="宋体" w:hAnsi="宋体" w:cs="宋体"/>
                <w:kern w:val="0"/>
                <w:szCs w:val="21"/>
                <w:lang w:bidi="ar"/>
              </w:rPr>
              <w:t>法定代表人：</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宋文涛</w:t>
            </w:r>
            <w:r>
              <w:rPr>
                <w:rFonts w:hint="eastAsia" w:ascii="宋体" w:hAnsi="宋体" w:cs="宋体"/>
                <w:kern w:val="0"/>
                <w:szCs w:val="21"/>
                <w:u w:val="single"/>
                <w:lang w:bidi="ar"/>
              </w:rPr>
              <w:t xml:space="preserve">      </w:t>
            </w:r>
          </w:p>
          <w:p w14:paraId="376AEC89">
            <w:pPr>
              <w:widowControl/>
              <w:shd w:val="clear"/>
              <w:adjustRightInd w:val="0"/>
              <w:snapToGrid w:val="0"/>
              <w:spacing w:after="50" w:line="360" w:lineRule="auto"/>
              <w:jc w:val="left"/>
              <w:rPr>
                <w:rFonts w:hint="eastAsia" w:ascii="宋体" w:hAnsi="宋体" w:cs="宋体"/>
                <w:kern w:val="0"/>
                <w:szCs w:val="21"/>
                <w:lang w:bidi="ar"/>
              </w:rPr>
            </w:pPr>
          </w:p>
          <w:p w14:paraId="6C73BD02">
            <w:pPr>
              <w:widowControl/>
              <w:shd w:val="clear"/>
              <w:adjustRightInd w:val="0"/>
              <w:snapToGrid w:val="0"/>
              <w:spacing w:after="50" w:line="360" w:lineRule="auto"/>
              <w:jc w:val="left"/>
              <w:rPr>
                <w:rFonts w:ascii="宋体" w:hAnsi="宋体" w:cs="宋体"/>
                <w:kern w:val="0"/>
              </w:rPr>
            </w:pPr>
            <w:r>
              <w:rPr>
                <w:rFonts w:hint="eastAsia" w:ascii="宋体" w:hAnsi="宋体" w:cs="宋体"/>
                <w:kern w:val="0"/>
                <w:szCs w:val="21"/>
                <w:lang w:bidi="ar"/>
              </w:rPr>
              <w:t>委托代理人：</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江川</w:t>
            </w:r>
            <w:r>
              <w:rPr>
                <w:rFonts w:hint="eastAsia" w:ascii="宋体" w:hAnsi="宋体" w:cs="宋体"/>
                <w:kern w:val="0"/>
                <w:szCs w:val="21"/>
                <w:u w:val="single"/>
                <w:lang w:bidi="ar"/>
              </w:rPr>
              <w:t xml:space="preserve">      </w:t>
            </w:r>
          </w:p>
          <w:p w14:paraId="353628C8">
            <w:pPr>
              <w:pStyle w:val="25"/>
              <w:rPr>
                <w:kern w:val="2"/>
                <w:szCs w:val="22"/>
              </w:rPr>
            </w:pPr>
          </w:p>
        </w:tc>
      </w:tr>
      <w:tr w14:paraId="6F1A2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tcPr>
          <w:p w14:paraId="18109224">
            <w:pPr>
              <w:widowControl/>
              <w:adjustRightInd w:val="0"/>
              <w:snapToGrid w:val="0"/>
              <w:spacing w:after="50" w:line="360" w:lineRule="auto"/>
              <w:jc w:val="left"/>
              <w:rPr>
                <w:rFonts w:ascii="宋体" w:hAnsi="宋体" w:cs="宋体"/>
                <w:kern w:val="0"/>
              </w:rPr>
            </w:pPr>
            <w:r>
              <w:rPr>
                <w:rFonts w:hint="eastAsia" w:ascii="宋体" w:hAnsi="宋体" w:cs="宋体"/>
                <w:kern w:val="0"/>
                <w:szCs w:val="21"/>
                <w:lang w:bidi="ar"/>
              </w:rPr>
              <w:t>开户银行：</w:t>
            </w:r>
            <w:r>
              <w:rPr>
                <w:rFonts w:hint="eastAsia" w:ascii="宋体" w:hAnsi="宋体" w:cs="宋体"/>
                <w:kern w:val="0"/>
                <w:szCs w:val="21"/>
                <w:u w:val="single"/>
                <w:lang w:bidi="ar"/>
              </w:rPr>
              <w:t xml:space="preserve">   中国银行股份有限公司重庆学府路支行   </w:t>
            </w:r>
          </w:p>
          <w:p w14:paraId="6CBDDF75">
            <w:pPr>
              <w:widowControl/>
              <w:adjustRightInd w:val="0"/>
              <w:snapToGrid w:val="0"/>
              <w:spacing w:after="163" w:afterLines="50" w:line="360" w:lineRule="auto"/>
              <w:rPr>
                <w:rFonts w:ascii="宋体" w:hAnsi="宋体" w:cs="宋体"/>
                <w:kern w:val="0"/>
                <w:vertAlign w:val="baseline"/>
              </w:rPr>
            </w:pPr>
            <w:r>
              <w:rPr>
                <w:rFonts w:hint="eastAsia" w:ascii="宋体" w:hAnsi="宋体" w:cs="宋体"/>
                <w:kern w:val="0"/>
                <w:szCs w:val="21"/>
                <w:lang w:bidi="ar"/>
              </w:rPr>
              <w:t>账号：</w:t>
            </w:r>
            <w:r>
              <w:rPr>
                <w:rFonts w:hint="eastAsia" w:ascii="宋体" w:hAnsi="宋体" w:cs="宋体"/>
                <w:kern w:val="0"/>
                <w:szCs w:val="21"/>
                <w:u w:val="single"/>
                <w:lang w:bidi="ar"/>
              </w:rPr>
              <w:t xml:space="preserve">     113000765454       </w:t>
            </w:r>
          </w:p>
        </w:tc>
        <w:tc>
          <w:tcPr>
            <w:tcW w:w="3228" w:type="dxa"/>
          </w:tcPr>
          <w:p w14:paraId="6ACE369C">
            <w:pPr>
              <w:widowControl/>
              <w:shd w:val="clear"/>
              <w:adjustRightInd w:val="0"/>
              <w:snapToGrid w:val="0"/>
              <w:spacing w:after="50" w:line="360" w:lineRule="auto"/>
              <w:jc w:val="left"/>
              <w:rPr>
                <w:rFonts w:hint="eastAsia" w:ascii="宋体" w:hAnsi="宋体" w:eastAsia="宋体" w:cs="宋体"/>
                <w:kern w:val="0"/>
                <w:lang w:eastAsia="zh-CN"/>
              </w:rPr>
            </w:pPr>
            <w:r>
              <w:rPr>
                <w:rFonts w:hint="eastAsia" w:ascii="宋体" w:hAnsi="宋体" w:cs="宋体"/>
                <w:kern w:val="0"/>
                <w:szCs w:val="21"/>
                <w:lang w:bidi="ar"/>
              </w:rPr>
              <w:t>开户银行：</w:t>
            </w:r>
            <w:r>
              <w:rPr>
                <w:rFonts w:hint="eastAsia" w:ascii="宋体" w:hAnsi="宋体" w:cs="宋体"/>
                <w:kern w:val="0"/>
                <w:szCs w:val="21"/>
                <w:u w:val="single"/>
                <w:lang w:val="en-US" w:eastAsia="zh-CN" w:bidi="ar"/>
              </w:rPr>
              <w:t>中国建设银行股份有限公司重庆九龙坡西郊支行</w:t>
            </w:r>
          </w:p>
          <w:p w14:paraId="65822C1F">
            <w:pPr>
              <w:widowControl/>
              <w:adjustRightInd w:val="0"/>
              <w:snapToGrid w:val="0"/>
              <w:spacing w:after="163" w:afterLines="50" w:line="360" w:lineRule="auto"/>
              <w:rPr>
                <w:rFonts w:ascii="宋体" w:hAnsi="宋体" w:cs="宋体"/>
                <w:kern w:val="0"/>
                <w:vertAlign w:val="baseline"/>
              </w:rPr>
            </w:pPr>
            <w:r>
              <w:rPr>
                <w:rFonts w:hint="eastAsia" w:ascii="宋体" w:hAnsi="宋体" w:cs="宋体"/>
                <w:kern w:val="0"/>
                <w:szCs w:val="21"/>
                <w:lang w:bidi="ar"/>
              </w:rPr>
              <w:t>账号：</w:t>
            </w:r>
            <w:r>
              <w:rPr>
                <w:rFonts w:hint="eastAsia" w:ascii="宋体" w:hAnsi="宋体" w:cs="宋体"/>
                <w:kern w:val="0"/>
                <w:szCs w:val="21"/>
                <w:u w:val="single"/>
                <w:lang w:val="en-US" w:eastAsia="zh-CN" w:bidi="ar"/>
              </w:rPr>
              <w:t>50001034100050200257</w:t>
            </w:r>
          </w:p>
        </w:tc>
        <w:tc>
          <w:tcPr>
            <w:tcW w:w="3228" w:type="dxa"/>
          </w:tcPr>
          <w:p w14:paraId="4677FB67">
            <w:pPr>
              <w:widowControl/>
              <w:shd w:val="clear"/>
              <w:adjustRightInd w:val="0"/>
              <w:snapToGrid w:val="0"/>
              <w:spacing w:after="50" w:line="360" w:lineRule="auto"/>
              <w:jc w:val="left"/>
              <w:rPr>
                <w:rFonts w:ascii="宋体" w:hAnsi="宋体" w:cs="宋体"/>
                <w:kern w:val="0"/>
              </w:rPr>
            </w:pPr>
            <w:r>
              <w:rPr>
                <w:rFonts w:hint="eastAsia" w:ascii="宋体" w:hAnsi="宋体" w:cs="宋体"/>
                <w:kern w:val="0"/>
                <w:szCs w:val="21"/>
                <w:lang w:bidi="ar"/>
              </w:rPr>
              <w:t>开户银行：</w:t>
            </w:r>
            <w:r>
              <w:rPr>
                <w:rFonts w:hint="eastAsia" w:ascii="宋体" w:hAnsi="宋体" w:cs="宋体"/>
                <w:b w:val="0"/>
                <w:kern w:val="0"/>
                <w:sz w:val="21"/>
                <w:szCs w:val="21"/>
                <w:u w:val="single"/>
                <w:lang w:bidi="ar"/>
              </w:rPr>
              <w:t>中国农业银行武汉市江汉支行</w:t>
            </w:r>
            <w:r>
              <w:rPr>
                <w:rFonts w:hint="eastAsia" w:ascii="宋体" w:hAnsi="宋体" w:cs="宋体"/>
                <w:kern w:val="0"/>
                <w:szCs w:val="21"/>
                <w:u w:val="single"/>
                <w:lang w:bidi="ar"/>
              </w:rPr>
              <w:t xml:space="preserve">  </w:t>
            </w:r>
          </w:p>
          <w:p w14:paraId="78E55EC9">
            <w:pPr>
              <w:widowControl/>
              <w:adjustRightInd w:val="0"/>
              <w:snapToGrid w:val="0"/>
              <w:spacing w:after="163" w:afterLines="50" w:line="360" w:lineRule="auto"/>
              <w:rPr>
                <w:rFonts w:ascii="宋体" w:hAnsi="宋体" w:cs="宋体"/>
                <w:kern w:val="0"/>
                <w:vertAlign w:val="baseline"/>
              </w:rPr>
            </w:pPr>
            <w:r>
              <w:rPr>
                <w:rFonts w:hint="eastAsia" w:ascii="宋体" w:hAnsi="宋体" w:cs="宋体"/>
                <w:kern w:val="0"/>
                <w:szCs w:val="21"/>
                <w:lang w:bidi="ar"/>
              </w:rPr>
              <w:t>账号：</w:t>
            </w:r>
            <w:r>
              <w:rPr>
                <w:rFonts w:hint="eastAsia" w:ascii="宋体" w:hAnsi="宋体" w:cs="宋体"/>
                <w:kern w:val="0"/>
                <w:szCs w:val="21"/>
                <w:u w:val="single"/>
                <w:lang w:bidi="ar"/>
              </w:rPr>
              <w:t xml:space="preserve"> </w:t>
            </w:r>
            <w:r>
              <w:rPr>
                <w:rFonts w:hint="eastAsia" w:ascii="宋体" w:hAnsi="宋体" w:cs="宋体"/>
                <w:b w:val="0"/>
                <w:kern w:val="0"/>
                <w:sz w:val="21"/>
                <w:szCs w:val="21"/>
                <w:u w:val="single"/>
                <w:lang w:bidi="ar"/>
              </w:rPr>
              <w:t>17008201040002343</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 xml:space="preserve">  </w:t>
            </w:r>
            <w:r>
              <w:rPr>
                <w:rFonts w:hint="eastAsia" w:ascii="宋体" w:hAnsi="宋体" w:cs="宋体"/>
                <w:kern w:val="0"/>
                <w:szCs w:val="21"/>
                <w:u w:val="single"/>
                <w:lang w:bidi="ar"/>
              </w:rPr>
              <w:t xml:space="preserve">        </w:t>
            </w:r>
          </w:p>
        </w:tc>
      </w:tr>
      <w:tr w14:paraId="531C7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tcPr>
          <w:p w14:paraId="6F8D1D8D">
            <w:pPr>
              <w:widowControl/>
              <w:adjustRightInd w:val="0"/>
              <w:snapToGrid w:val="0"/>
              <w:spacing w:after="163" w:afterLines="50" w:line="360" w:lineRule="auto"/>
              <w:rPr>
                <w:rFonts w:ascii="宋体" w:hAnsi="宋体" w:cs="宋体"/>
                <w:kern w:val="0"/>
                <w:vertAlign w:val="baseline"/>
              </w:rPr>
            </w:pPr>
            <w:r>
              <w:rPr>
                <w:rFonts w:hint="eastAsia" w:ascii="宋体" w:hAnsi="宋体" w:cs="宋体"/>
                <w:kern w:val="0"/>
                <w:szCs w:val="21"/>
                <w:lang w:bidi="ar"/>
              </w:rPr>
              <w:t>电话：</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023-61638259</w:t>
            </w:r>
            <w:r>
              <w:rPr>
                <w:rFonts w:hint="eastAsia" w:ascii="宋体" w:hAnsi="宋体" w:cs="宋体"/>
                <w:kern w:val="0"/>
                <w:szCs w:val="21"/>
                <w:u w:val="single"/>
                <w:lang w:bidi="ar"/>
              </w:rPr>
              <w:t xml:space="preserve">         </w:t>
            </w:r>
          </w:p>
        </w:tc>
        <w:tc>
          <w:tcPr>
            <w:tcW w:w="3228" w:type="dxa"/>
          </w:tcPr>
          <w:p w14:paraId="4141C5B6">
            <w:pPr>
              <w:widowControl/>
              <w:adjustRightInd w:val="0"/>
              <w:snapToGrid w:val="0"/>
              <w:spacing w:after="163" w:afterLines="50" w:line="360" w:lineRule="auto"/>
              <w:rPr>
                <w:rFonts w:ascii="宋体" w:hAnsi="宋体" w:cs="宋体"/>
                <w:kern w:val="0"/>
                <w:vertAlign w:val="baseline"/>
              </w:rPr>
            </w:pPr>
            <w:r>
              <w:rPr>
                <w:rFonts w:hint="eastAsia" w:ascii="宋体" w:hAnsi="宋体" w:cs="宋体"/>
                <w:kern w:val="0"/>
                <w:szCs w:val="21"/>
                <w:lang w:bidi="ar"/>
              </w:rPr>
              <w:t>电话：</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13908300400</w:t>
            </w:r>
            <w:r>
              <w:rPr>
                <w:rFonts w:hint="eastAsia" w:ascii="宋体" w:hAnsi="宋体" w:cs="宋体"/>
                <w:kern w:val="0"/>
                <w:szCs w:val="21"/>
                <w:u w:val="single"/>
                <w:lang w:bidi="ar"/>
              </w:rPr>
              <w:t xml:space="preserve">            </w:t>
            </w:r>
          </w:p>
        </w:tc>
        <w:tc>
          <w:tcPr>
            <w:tcW w:w="3228" w:type="dxa"/>
          </w:tcPr>
          <w:p w14:paraId="1226693A">
            <w:pPr>
              <w:widowControl/>
              <w:shd w:val="clear"/>
              <w:adjustRightInd w:val="0"/>
              <w:snapToGrid w:val="0"/>
              <w:spacing w:after="50" w:line="360" w:lineRule="auto"/>
              <w:jc w:val="left"/>
              <w:rPr>
                <w:rFonts w:ascii="宋体" w:hAnsi="宋体" w:cs="宋体"/>
                <w:kern w:val="0"/>
              </w:rPr>
            </w:pPr>
            <w:r>
              <w:rPr>
                <w:rFonts w:hint="eastAsia" w:ascii="宋体" w:hAnsi="宋体" w:cs="宋体"/>
                <w:kern w:val="0"/>
                <w:szCs w:val="21"/>
                <w:lang w:bidi="ar"/>
              </w:rPr>
              <w:t>电话：</w:t>
            </w:r>
            <w:r>
              <w:rPr>
                <w:rFonts w:hint="eastAsia" w:ascii="宋体" w:hAnsi="宋体" w:cs="宋体"/>
                <w:kern w:val="0"/>
                <w:szCs w:val="21"/>
                <w:u w:val="single"/>
                <w:lang w:bidi="ar"/>
              </w:rPr>
              <w:t xml:space="preserve">     027-87824571      </w:t>
            </w:r>
          </w:p>
          <w:p w14:paraId="7992ED7F">
            <w:pPr>
              <w:widowControl/>
              <w:adjustRightInd w:val="0"/>
              <w:snapToGrid w:val="0"/>
              <w:spacing w:after="163" w:afterLines="50" w:line="360" w:lineRule="auto"/>
              <w:rPr>
                <w:rFonts w:ascii="宋体" w:hAnsi="宋体" w:cs="宋体"/>
                <w:kern w:val="0"/>
                <w:vertAlign w:val="baseline"/>
              </w:rPr>
            </w:pPr>
          </w:p>
        </w:tc>
      </w:tr>
    </w:tbl>
    <w:p w14:paraId="4DCC00E8">
      <w:pPr>
        <w:keepNext/>
        <w:keepLines/>
        <w:widowControl/>
        <w:wordWrap w:val="0"/>
        <w:topLinePunct/>
        <w:adjustRightInd w:val="0"/>
        <w:snapToGrid w:val="0"/>
        <w:spacing w:after="156" w:afterLines="50" w:line="360" w:lineRule="auto"/>
        <w:jc w:val="center"/>
        <w:outlineLvl w:val="1"/>
        <w:rPr>
          <w:rFonts w:ascii="宋体" w:hAnsi="宋体" w:cs="宋体"/>
          <w:kern w:val="0"/>
        </w:rPr>
      </w:pPr>
      <w:r>
        <w:rPr>
          <w:rFonts w:hint="eastAsia" w:ascii="宋体" w:hAnsi="宋体"/>
          <w:szCs w:val="21"/>
          <w:lang w:bidi="ar"/>
        </w:rPr>
        <w:br w:type="page"/>
      </w:r>
      <w:bookmarkStart w:id="1847" w:name="_Toc27238"/>
      <w:bookmarkStart w:id="1848" w:name="_Toc19388"/>
      <w:r>
        <w:rPr>
          <w:rFonts w:hint="eastAsia" w:ascii="宋体" w:hAnsi="宋体" w:cs="宋体"/>
          <w:b/>
          <w:kern w:val="0"/>
          <w:szCs w:val="21"/>
          <w:lang w:bidi="ar"/>
        </w:rPr>
        <w:t>附件</w:t>
      </w:r>
      <w:r>
        <w:rPr>
          <w:rFonts w:ascii="宋体" w:hAnsi="宋体" w:cs="宋体"/>
          <w:b/>
          <w:kern w:val="0"/>
          <w:szCs w:val="21"/>
          <w:lang w:bidi="ar"/>
        </w:rPr>
        <w:t>9</w:t>
      </w:r>
      <w:r>
        <w:rPr>
          <w:rFonts w:hint="eastAsia" w:ascii="宋体" w:hAnsi="宋体" w:cs="宋体"/>
          <w:b/>
          <w:kern w:val="0"/>
          <w:szCs w:val="21"/>
          <w:lang w:bidi="ar"/>
        </w:rPr>
        <w:t>：安全管理协议</w:t>
      </w:r>
      <w:bookmarkEnd w:id="1847"/>
      <w:bookmarkEnd w:id="1848"/>
    </w:p>
    <w:p w14:paraId="09B9A4AC">
      <w:pPr>
        <w:widowControl/>
        <w:spacing w:line="360" w:lineRule="auto"/>
        <w:ind w:firstLine="420" w:firstLineChars="200"/>
        <w:jc w:val="left"/>
        <w:rPr>
          <w:rFonts w:ascii="宋体" w:hAnsi="宋体" w:cs="宋体"/>
          <w:kern w:val="0"/>
          <w:szCs w:val="21"/>
          <w:lang w:bidi="ar"/>
        </w:rPr>
      </w:pPr>
      <w:r>
        <w:rPr>
          <w:rFonts w:hint="eastAsia" w:ascii="宋体" w:hAnsi="宋体" w:cs="宋体"/>
          <w:kern w:val="0"/>
          <w:szCs w:val="21"/>
          <w:lang w:bidi="ar"/>
        </w:rPr>
        <w:t xml:space="preserve"> </w:t>
      </w:r>
    </w:p>
    <w:p w14:paraId="7992DF93">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为了确保实现</w:t>
      </w:r>
      <w:r>
        <w:rPr>
          <w:rFonts w:hint="eastAsia" w:ascii="宋体" w:hAnsi="宋体" w:cs="宋体"/>
          <w:kern w:val="0"/>
          <w:szCs w:val="21"/>
          <w:u w:val="single"/>
          <w:lang w:val="en-US" w:eastAsia="zh-CN" w:bidi="ar"/>
        </w:rPr>
        <w:t>重庆第二师范学院南山校区学生宿舍三期建设工程EPC总承包工程</w:t>
      </w:r>
      <w:r>
        <w:rPr>
          <w:rFonts w:hint="eastAsia" w:ascii="宋体" w:hAnsi="宋体" w:cs="宋体"/>
          <w:kern w:val="0"/>
          <w:szCs w:val="21"/>
          <w:lang w:bidi="ar"/>
        </w:rPr>
        <w:t>安全生产目标，进一步明确双方的安全管理责任，加强安全生产管理工作的协调、管理力度，</w:t>
      </w:r>
      <w:r>
        <w:rPr>
          <w:rFonts w:hint="eastAsia" w:ascii="宋体" w:hAnsi="宋体" w:cs="宋体"/>
          <w:kern w:val="0"/>
          <w:szCs w:val="21"/>
          <w:u w:val="single"/>
          <w:lang w:val="en-US" w:eastAsia="zh-CN" w:bidi="ar"/>
        </w:rPr>
        <w:t>重庆第二师范学院</w:t>
      </w:r>
      <w:r>
        <w:rPr>
          <w:rFonts w:hint="eastAsia" w:ascii="宋体" w:hAnsi="宋体" w:cs="宋体"/>
          <w:kern w:val="0"/>
          <w:szCs w:val="21"/>
          <w:lang w:bidi="ar"/>
        </w:rPr>
        <w:t>（以下简称“发包人”）与</w:t>
      </w:r>
      <w:r>
        <w:rPr>
          <w:rFonts w:hint="eastAsia" w:ascii="宋体" w:hAnsi="宋体" w:cs="宋体"/>
          <w:kern w:val="0"/>
          <w:szCs w:val="21"/>
          <w:u w:val="single"/>
          <w:lang w:bidi="ar"/>
        </w:rPr>
        <w:t>重庆建工第九建设有限公司</w:t>
      </w:r>
      <w:r>
        <w:rPr>
          <w:rFonts w:hint="eastAsia" w:ascii="宋体" w:hAnsi="宋体" w:cs="宋体"/>
          <w:kern w:val="0"/>
          <w:szCs w:val="21"/>
          <w:lang w:bidi="ar"/>
        </w:rPr>
        <w:t>（以下简称“承包人”）依据国家安全生产相关的法律、法规和安全方面的强制性国家标准或行业标准，双方同意签订该协议作为正式合同安全管理方面的补充规定，并承诺本协议具有与合同相同的法律效力。具体条款如下：</w:t>
      </w:r>
    </w:p>
    <w:p w14:paraId="2FF6AA9A">
      <w:pPr>
        <w:widowControl/>
        <w:spacing w:line="360" w:lineRule="auto"/>
        <w:ind w:firstLine="420" w:firstLineChars="200"/>
        <w:jc w:val="left"/>
        <w:rPr>
          <w:rFonts w:ascii="宋体" w:hAnsi="宋体" w:cs="宋体"/>
          <w:kern w:val="0"/>
        </w:rPr>
      </w:pPr>
      <w:bookmarkStart w:id="1849" w:name="_Toc239510289"/>
      <w:bookmarkEnd w:id="1849"/>
      <w:bookmarkStart w:id="1850" w:name="_Toc532375700"/>
      <w:bookmarkEnd w:id="1850"/>
      <w:bookmarkStart w:id="1851" w:name="_Toc247431423"/>
      <w:bookmarkEnd w:id="1851"/>
      <w:bookmarkStart w:id="1852" w:name="_Toc247418263"/>
      <w:r>
        <w:rPr>
          <w:rFonts w:hint="eastAsia" w:ascii="宋体" w:hAnsi="宋体" w:cs="宋体"/>
          <w:kern w:val="0"/>
          <w:szCs w:val="21"/>
          <w:lang w:bidi="ar"/>
        </w:rPr>
        <w:t>一、协议有效期限</w:t>
      </w:r>
      <w:bookmarkEnd w:id="1852"/>
    </w:p>
    <w:p w14:paraId="19F7A668">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本协议中所涉及的安全管理责任自合同订立之日起开始生效，至合同工程全部完工验收且经发包人与承包人签订移交协议生效后之日终止。</w:t>
      </w:r>
    </w:p>
    <w:p w14:paraId="02663BD9">
      <w:pPr>
        <w:widowControl/>
        <w:spacing w:line="360" w:lineRule="auto"/>
        <w:ind w:firstLine="420" w:firstLineChars="200"/>
        <w:jc w:val="left"/>
        <w:rPr>
          <w:rFonts w:ascii="宋体" w:hAnsi="宋体" w:cs="宋体"/>
          <w:kern w:val="0"/>
        </w:rPr>
      </w:pPr>
      <w:bookmarkStart w:id="1853" w:name="_Toc247431424"/>
      <w:bookmarkEnd w:id="1853"/>
      <w:bookmarkStart w:id="1854" w:name="_Toc247418264"/>
      <w:bookmarkEnd w:id="1854"/>
      <w:bookmarkStart w:id="1855" w:name="_Toc239510290"/>
      <w:bookmarkEnd w:id="1855"/>
      <w:bookmarkStart w:id="1856" w:name="_Toc532375701"/>
      <w:r>
        <w:rPr>
          <w:rFonts w:hint="eastAsia" w:ascii="宋体" w:hAnsi="宋体" w:cs="宋体"/>
          <w:kern w:val="0"/>
          <w:szCs w:val="21"/>
          <w:lang w:bidi="ar"/>
        </w:rPr>
        <w:t>二、责任目标</w:t>
      </w:r>
      <w:bookmarkEnd w:id="1856"/>
    </w:p>
    <w:p w14:paraId="5AA81C5E">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（一）承包人承诺承担和履行合同和发包人所规定的安全责任，且满足要求。</w:t>
      </w:r>
    </w:p>
    <w:p w14:paraId="2F9563D7">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（二）承包人的安全控制目标是确保本工程在实施过程中：</w:t>
      </w:r>
    </w:p>
    <w:p w14:paraId="66E0915F">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1．不发生人身重伤事故；</w:t>
      </w:r>
    </w:p>
    <w:p w14:paraId="740F8B42">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2．不发生火灾事故；</w:t>
      </w:r>
    </w:p>
    <w:p w14:paraId="1A86C801">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3．不发生负有同等及以上事故责任的造成人身重伤的一般交通事故；</w:t>
      </w:r>
    </w:p>
    <w:p w14:paraId="328A975B">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4．不发生集体食物中毒事件（同时5人及以上的食物中毒）；</w:t>
      </w:r>
    </w:p>
    <w:p w14:paraId="3E071196">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5．不发生流行性传染病 （无甲型传染病、其他常见传染病未形成多人同时患病）；</w:t>
      </w:r>
    </w:p>
    <w:p w14:paraId="227D27C8">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6．不发生重大环境污染事件（生活、工业垃圾及其他污染物造成环境污染和大面积水土流失）；</w:t>
      </w:r>
    </w:p>
    <w:p w14:paraId="30DE7820">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7．不发生对施工区附近生产、生活造成重大影响的事件（如造成重大设备损坏、重大财产损失、人员伤害等）；</w:t>
      </w:r>
    </w:p>
    <w:p w14:paraId="09BBAA9E">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8．不发生治安保卫事件（构成刑事拘留及以上的事件、盗窃直接损失超过1万元人民币的事件）。</w:t>
      </w:r>
    </w:p>
    <w:p w14:paraId="6B36AC00">
      <w:pPr>
        <w:widowControl/>
        <w:spacing w:line="360" w:lineRule="auto"/>
        <w:ind w:firstLine="420" w:firstLineChars="200"/>
        <w:jc w:val="left"/>
        <w:rPr>
          <w:rFonts w:ascii="宋体" w:hAnsi="宋体" w:cs="宋体"/>
          <w:kern w:val="0"/>
        </w:rPr>
      </w:pPr>
      <w:bookmarkStart w:id="1857" w:name="_Toc247431425"/>
      <w:bookmarkEnd w:id="1857"/>
      <w:bookmarkStart w:id="1858" w:name="_Toc247418265"/>
      <w:bookmarkEnd w:id="1858"/>
      <w:bookmarkStart w:id="1859" w:name="_Toc239510291"/>
      <w:r>
        <w:rPr>
          <w:rFonts w:hint="eastAsia" w:ascii="宋体" w:hAnsi="宋体" w:cs="宋体"/>
          <w:kern w:val="0"/>
          <w:szCs w:val="21"/>
          <w:lang w:bidi="ar"/>
        </w:rPr>
        <w:t>（三）承包人承诺在施工中控制以下安全事故的发生：</w:t>
      </w:r>
      <w:bookmarkEnd w:id="1859"/>
    </w:p>
    <w:p w14:paraId="6F062032">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1．人员轻伤事故。</w:t>
      </w:r>
    </w:p>
    <w:p w14:paraId="4A276771">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2．负有同等及以上事故责任的人身轻伤交通事故。</w:t>
      </w:r>
    </w:p>
    <w:p w14:paraId="3625EB9F">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3．其他安全未遂事故和异常事件。</w:t>
      </w:r>
    </w:p>
    <w:p w14:paraId="30E8CB85">
      <w:pPr>
        <w:widowControl/>
        <w:spacing w:line="360" w:lineRule="auto"/>
        <w:ind w:firstLine="420" w:firstLineChars="200"/>
        <w:jc w:val="left"/>
        <w:rPr>
          <w:rFonts w:ascii="宋体" w:hAnsi="宋体" w:cs="宋体"/>
          <w:kern w:val="0"/>
        </w:rPr>
      </w:pPr>
      <w:bookmarkStart w:id="1860" w:name="_Toc247431426"/>
      <w:bookmarkEnd w:id="1860"/>
      <w:bookmarkStart w:id="1861" w:name="_Toc532375702"/>
      <w:bookmarkEnd w:id="1861"/>
      <w:bookmarkStart w:id="1862" w:name="_Toc247418266"/>
      <w:bookmarkEnd w:id="1862"/>
      <w:bookmarkStart w:id="1863" w:name="_Toc239510292"/>
      <w:r>
        <w:rPr>
          <w:rFonts w:hint="eastAsia" w:ascii="宋体" w:hAnsi="宋体" w:cs="宋体"/>
          <w:kern w:val="0"/>
          <w:szCs w:val="21"/>
          <w:lang w:bidi="ar"/>
        </w:rPr>
        <w:t>三、安全责任</w:t>
      </w:r>
      <w:bookmarkEnd w:id="1863"/>
    </w:p>
    <w:p w14:paraId="7275E289">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1．承包人负有安全生产的管理责任和直接责任。</w:t>
      </w:r>
    </w:p>
    <w:p w14:paraId="2DEBF249">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2．承包人的法人或签署合同的公司总经理或受委托的代理人对合同安全负有全面的领导责任。</w:t>
      </w:r>
    </w:p>
    <w:p w14:paraId="469BB302">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3．承包人项目经理对施工现场的安全工作负有全面的直接领导责任。</w:t>
      </w:r>
    </w:p>
    <w:p w14:paraId="6F766B2F">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4．承包人保证执行“谁施工、谁负责”的施工安全原则。</w:t>
      </w:r>
    </w:p>
    <w:p w14:paraId="00E18846">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5．承包人保证服从发包人对安全工作的统一协调和管理。</w:t>
      </w:r>
    </w:p>
    <w:p w14:paraId="78E4649E">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6．承包人保证对本工程项目安全生产条件及其管理资源自行投入，保证安全资金的专款专用。</w:t>
      </w:r>
    </w:p>
    <w:p w14:paraId="5EA2BAA0">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7．承包人保证建立本工程项目的安全管理体系及安全保证体系（注：项目安全管理大纲/手册、管理性的程序文件等）。</w:t>
      </w:r>
    </w:p>
    <w:p w14:paraId="447C958C">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8．承包人保证现场的安全管理专职人员必须持有建设主管部门安全生产培训考核合格证书。</w:t>
      </w:r>
    </w:p>
    <w:p w14:paraId="0C2D1CEC">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9．承包人保证为现场所有工作人员（含分包商员工及劳务人员）配备符合国家标准的有承包人和/或其下属分包商标志的个人基本劳动保护用品。</w:t>
      </w:r>
    </w:p>
    <w:p w14:paraId="6ADF00CC">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10．承包人保证按照国家法律规定为现场所有工作人员（含分包商员工及劳务人员）购买意外伤害保险。</w:t>
      </w:r>
    </w:p>
    <w:p w14:paraId="33AF5508">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11．承包人保证施工生活营地（包括自建的和租用的营地）满足消防、安全用电、卫生防疫、防暴雨、防雷击等方面的安全要求。</w:t>
      </w:r>
    </w:p>
    <w:p w14:paraId="15994160">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12．承包人保证对带入现场的设备、工具、材料按照国家法规和标准进行检测、试验，并持有法定部门出具的检验证书。</w:t>
      </w:r>
    </w:p>
    <w:p w14:paraId="08C63E2A">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13．承包人保证制订施工现场的文明施工措施，保护环境、树木和植被，保持施工现场的良好秩序和整洁的作业环境。</w:t>
      </w:r>
    </w:p>
    <w:p w14:paraId="643B029D">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14．承包人负责在施工过程中与当地政府、周边群众及其他承包商保持良好的沟通和交流。承包人遇到与周边群众发生纠纷时，应负责协调工作，确保工程能够顺利进行。</w:t>
      </w:r>
    </w:p>
    <w:p w14:paraId="29BC4D9E">
      <w:pPr>
        <w:widowControl/>
        <w:spacing w:line="360" w:lineRule="auto"/>
        <w:ind w:firstLine="420" w:firstLineChars="200"/>
        <w:jc w:val="left"/>
        <w:rPr>
          <w:rFonts w:ascii="宋体" w:hAnsi="宋体" w:cs="宋体"/>
          <w:kern w:val="0"/>
        </w:rPr>
      </w:pPr>
      <w:bookmarkStart w:id="1864" w:name="_Toc247431427"/>
      <w:bookmarkEnd w:id="1864"/>
      <w:bookmarkStart w:id="1865" w:name="_Toc247418267"/>
      <w:bookmarkEnd w:id="1865"/>
      <w:bookmarkStart w:id="1866" w:name="_Toc239510293"/>
      <w:bookmarkEnd w:id="1866"/>
      <w:bookmarkStart w:id="1867" w:name="_Toc532375703"/>
      <w:r>
        <w:rPr>
          <w:rFonts w:hint="eastAsia" w:ascii="宋体" w:hAnsi="宋体" w:cs="宋体"/>
          <w:kern w:val="0"/>
          <w:szCs w:val="21"/>
          <w:lang w:bidi="ar"/>
        </w:rPr>
        <w:t>四、接口及协调</w:t>
      </w:r>
      <w:bookmarkEnd w:id="1867"/>
    </w:p>
    <w:p w14:paraId="2A7722ED">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1．发包人委托监理公司对该工程实施监理，监理公司在安全管理方面代表发包人行使监督检查职能，承包人必须给予配合和支持。</w:t>
      </w:r>
    </w:p>
    <w:p w14:paraId="49958D28">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2．承包人人员、车辆的出入，带入现场的设备、机具、材料，在现场使用的或直接管理的办公、生活、生产性设施的安全管理须满足发包人现场管理的基本要求。</w:t>
      </w:r>
    </w:p>
    <w:p w14:paraId="14330A3E">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3．承包人应指定专职安全管理人员与发包人委托的监理公司接口，参与安全协调和管理。安全协调和管理的内容包括职业健康、工业安全、消防安全、卫生防疫、交通安全、环境保护、治安保卫等各方面。</w:t>
      </w:r>
    </w:p>
    <w:p w14:paraId="27C0CD96">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4．承包人的专职安全管理人员应具备协调安全工作的能力和授权。发包人委托的监理公司有权对专职安全管理人员的能力和权力做出评价，对于不能胜任的专职安全管理人员，发包人委托的监理公司有权要求承包人换人。</w:t>
      </w:r>
    </w:p>
    <w:p w14:paraId="5A6F3BBD">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5．承包人指定的专职安全管理人员应与发包人委托的监理公司建立联系，在业务上接受发包人委托的监理公司的协调和指导。</w:t>
      </w:r>
    </w:p>
    <w:p w14:paraId="2F65937D">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6．开工后承包人的专职安全管理人员应按照发包人委托的监理公司的规定，定期报送安全月度快报、季报、年报和各种专项事故报告等。</w:t>
      </w:r>
    </w:p>
    <w:p w14:paraId="37BD049B">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7．在工程实体未全部正式移交发包人施工管理部门之前，承包人依旧对施工范围内的安全管理负责。</w:t>
      </w:r>
    </w:p>
    <w:p w14:paraId="3B33B54B">
      <w:pPr>
        <w:widowControl/>
        <w:spacing w:line="360" w:lineRule="auto"/>
        <w:ind w:firstLine="420" w:firstLineChars="200"/>
        <w:jc w:val="left"/>
        <w:rPr>
          <w:rFonts w:ascii="宋体" w:hAnsi="宋体" w:cs="宋体"/>
          <w:kern w:val="0"/>
        </w:rPr>
      </w:pPr>
      <w:bookmarkStart w:id="1868" w:name="_Toc239510294"/>
      <w:bookmarkEnd w:id="1868"/>
      <w:bookmarkStart w:id="1869" w:name="_Toc247418268"/>
      <w:bookmarkEnd w:id="1869"/>
      <w:bookmarkStart w:id="1870" w:name="_Toc247431428"/>
      <w:bookmarkEnd w:id="1870"/>
      <w:bookmarkStart w:id="1871" w:name="_Toc532375704"/>
      <w:r>
        <w:rPr>
          <w:rFonts w:hint="eastAsia" w:ascii="宋体" w:hAnsi="宋体" w:cs="宋体"/>
          <w:kern w:val="0"/>
          <w:szCs w:val="21"/>
          <w:lang w:bidi="ar"/>
        </w:rPr>
        <w:t>五、安全资质审查</w:t>
      </w:r>
      <w:bookmarkEnd w:id="1871"/>
    </w:p>
    <w:p w14:paraId="7E137597">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承包人在项目开工前5个工作天内向发包人委托的监理公司提供以下安全资质供审查和存档：</w:t>
      </w:r>
    </w:p>
    <w:p w14:paraId="7A95A26D">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1．企业安全生产许可证书复印件。</w:t>
      </w:r>
    </w:p>
    <w:p w14:paraId="03879365">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2．企业近三年的施工简历及安全施工业绩证明文件。</w:t>
      </w:r>
    </w:p>
    <w:p w14:paraId="0D2F3924">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3．企业主要安全管理人员（包括项目经理、专职安全管理人员）经建设主管部门安全生产知识考核合格证书。</w:t>
      </w:r>
    </w:p>
    <w:p w14:paraId="22E0C2FB">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4．特种作业人员资格证书。</w:t>
      </w:r>
    </w:p>
    <w:p w14:paraId="77C45B9B">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5．项目安全管理机构及其人员配备（承包人必须配有专职的安全员）。</w:t>
      </w:r>
    </w:p>
    <w:p w14:paraId="2AABDBC0">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6．适用于项目的安全管理体系及保证体系文件（安全管理大纲及管理程序文件）。</w:t>
      </w:r>
    </w:p>
    <w:p w14:paraId="68D3B66D">
      <w:pPr>
        <w:widowControl/>
        <w:spacing w:line="360" w:lineRule="auto"/>
        <w:ind w:firstLine="420" w:firstLineChars="200"/>
        <w:jc w:val="left"/>
        <w:rPr>
          <w:rFonts w:ascii="宋体" w:hAnsi="宋体" w:cs="宋体"/>
          <w:kern w:val="0"/>
        </w:rPr>
      </w:pPr>
      <w:bookmarkStart w:id="1872" w:name="_Toc247418269"/>
      <w:bookmarkEnd w:id="1872"/>
      <w:bookmarkStart w:id="1873" w:name="_Toc239510295"/>
      <w:bookmarkEnd w:id="1873"/>
      <w:bookmarkStart w:id="1874" w:name="_Toc247431429"/>
      <w:bookmarkEnd w:id="1874"/>
      <w:bookmarkStart w:id="1875" w:name="_Toc532375705"/>
      <w:r>
        <w:rPr>
          <w:rFonts w:hint="eastAsia" w:ascii="宋体" w:hAnsi="宋体" w:cs="宋体"/>
          <w:kern w:val="0"/>
          <w:szCs w:val="21"/>
          <w:lang w:bidi="ar"/>
        </w:rPr>
        <w:t>六、人员基本素质</w:t>
      </w:r>
      <w:bookmarkEnd w:id="1875"/>
    </w:p>
    <w:p w14:paraId="3F304B97">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承包人提供的人员必须满足下列要求：</w:t>
      </w:r>
    </w:p>
    <w:p w14:paraId="7774A6F3">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1．身体健康，无影响工作的精神疾病、无传染病和其他重大疾病；承包人需对其雇用的施工人员签发健康声明并保证其健康。其中体检证明材料（县级以上医院）和健康声明作为人员办理入场证件的必备材料。</w:t>
      </w:r>
    </w:p>
    <w:p w14:paraId="76E24FA5">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2．无刑事案件牵连。</w:t>
      </w:r>
    </w:p>
    <w:p w14:paraId="2707ED8D">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3．无吸毒、酗酒、赌博、嫖娼等恶习及违法行为。</w:t>
      </w:r>
    </w:p>
    <w:p w14:paraId="495BC224">
      <w:pPr>
        <w:widowControl/>
        <w:spacing w:line="360" w:lineRule="auto"/>
        <w:ind w:firstLine="420" w:firstLineChars="200"/>
        <w:jc w:val="left"/>
        <w:rPr>
          <w:rFonts w:ascii="宋体" w:hAnsi="宋体" w:cs="宋体"/>
          <w:kern w:val="0"/>
        </w:rPr>
      </w:pPr>
      <w:bookmarkStart w:id="1876" w:name="_Toc247418270"/>
      <w:bookmarkEnd w:id="1876"/>
      <w:bookmarkStart w:id="1877" w:name="_Toc532375706"/>
      <w:bookmarkEnd w:id="1877"/>
      <w:bookmarkStart w:id="1878" w:name="_Toc247431430"/>
      <w:bookmarkEnd w:id="1878"/>
      <w:bookmarkStart w:id="1879" w:name="_Toc239510296"/>
      <w:r>
        <w:rPr>
          <w:rFonts w:hint="eastAsia" w:ascii="宋体" w:hAnsi="宋体" w:cs="宋体"/>
          <w:kern w:val="0"/>
          <w:szCs w:val="21"/>
          <w:lang w:bidi="ar"/>
        </w:rPr>
        <w:t>七、劳动保护</w:t>
      </w:r>
      <w:bookmarkEnd w:id="1879"/>
    </w:p>
    <w:p w14:paraId="72B7A0CF">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1．承包人负责为本单位任何用工形式的员工提供个人劳动保护用品（包括工作服、安全帽、安全鞋等）。</w:t>
      </w:r>
    </w:p>
    <w:p w14:paraId="61E97E90">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2．承包人负责向特殊工种的员工提供特殊劳动保护，否则不得从事特殊工种作业。</w:t>
      </w:r>
    </w:p>
    <w:p w14:paraId="2B28F9ED">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3．发包人委托的监理公司有权检查承包人的个人劳动保护用品是否符合国家的相应标准。</w:t>
      </w:r>
    </w:p>
    <w:p w14:paraId="2ABBFF97">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4． 承包人在特殊风险场所作业而需要特殊防护用品或安全仪表时，必须在上述防护用品全部到位后才能开工。</w:t>
      </w:r>
    </w:p>
    <w:p w14:paraId="77205B45">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5．承包人应配备临时安全围栏、警示带、警告标志、防火布等集体防护用品。</w:t>
      </w:r>
    </w:p>
    <w:p w14:paraId="688BB68A">
      <w:pPr>
        <w:widowControl/>
        <w:spacing w:line="360" w:lineRule="auto"/>
        <w:ind w:firstLine="420" w:firstLineChars="200"/>
        <w:jc w:val="left"/>
        <w:rPr>
          <w:rFonts w:ascii="宋体" w:hAnsi="宋体" w:cs="宋体"/>
          <w:kern w:val="0"/>
        </w:rPr>
      </w:pPr>
      <w:bookmarkStart w:id="1880" w:name="_Toc247418271"/>
      <w:bookmarkEnd w:id="1880"/>
      <w:bookmarkStart w:id="1881" w:name="_Toc247431431"/>
      <w:bookmarkEnd w:id="1881"/>
      <w:bookmarkStart w:id="1882" w:name="_Toc239510297"/>
      <w:bookmarkEnd w:id="1882"/>
      <w:bookmarkStart w:id="1883" w:name="_Toc532375707"/>
      <w:r>
        <w:rPr>
          <w:rFonts w:hint="eastAsia" w:ascii="宋体" w:hAnsi="宋体" w:cs="宋体"/>
          <w:kern w:val="0"/>
          <w:szCs w:val="21"/>
          <w:lang w:bidi="ar"/>
        </w:rPr>
        <w:t>八、施工机具与材料</w:t>
      </w:r>
      <w:bookmarkEnd w:id="1883"/>
    </w:p>
    <w:p w14:paraId="550CBA1C">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1．承包人对带入现场的施工机械和工器具的安全负责。</w:t>
      </w:r>
    </w:p>
    <w:p w14:paraId="68B260E8">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2．对于承包人带入现场的特殊工器具，如起重设备、索具、机动车辆、压缩气瓶等，承包人必须按国家法规和标准进行检测、试验，并持有法定部门出具的检验证书。</w:t>
      </w:r>
    </w:p>
    <w:p w14:paraId="0BDE6FF4">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3．对于不属于法定检测的工器具，承包人也必须建立相应的管理、检测制度，这些工器具包括登高工具、脚手架材料、电动工具、安全防护设备及用具等。</w:t>
      </w:r>
    </w:p>
    <w:p w14:paraId="3AB6FEA7">
      <w:pPr>
        <w:widowControl/>
        <w:spacing w:line="360" w:lineRule="auto"/>
        <w:ind w:firstLine="420" w:firstLineChars="200"/>
        <w:jc w:val="left"/>
        <w:rPr>
          <w:rFonts w:ascii="宋体" w:hAnsi="宋体" w:cs="宋体"/>
          <w:kern w:val="0"/>
        </w:rPr>
      </w:pPr>
      <w:bookmarkStart w:id="1884" w:name="_Toc239510298"/>
      <w:bookmarkEnd w:id="1884"/>
      <w:bookmarkStart w:id="1885" w:name="_Toc247418272"/>
      <w:bookmarkEnd w:id="1885"/>
      <w:bookmarkStart w:id="1886" w:name="_Toc247431432"/>
      <w:bookmarkEnd w:id="1886"/>
      <w:bookmarkStart w:id="1887" w:name="_Toc532375708"/>
      <w:r>
        <w:rPr>
          <w:rFonts w:hint="eastAsia" w:ascii="宋体" w:hAnsi="宋体" w:cs="宋体"/>
          <w:kern w:val="0"/>
          <w:szCs w:val="21"/>
          <w:lang w:bidi="ar"/>
        </w:rPr>
        <w:t>九、开工前安全条件检查</w:t>
      </w:r>
      <w:bookmarkEnd w:id="1887"/>
    </w:p>
    <w:p w14:paraId="491CF6D0">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1．发包人委托的监理公司将在合同生效后，工程项目正式开工5个工作日前，依据合同安全条款的要求逐项对承包人安全准备情况进行检查。不满足开工安全条件时，承包人将不得开工，由此产生的工期和成本的影响，由承包人自行负责。</w:t>
      </w:r>
    </w:p>
    <w:p w14:paraId="1CF36806">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2．开工前安全条件检查的基本内容包括：安全管理体系建设、安全资金投入、危险源识别和安全风险分析、施工机械的安全状况、安全工器具和材料、安全培训教材和教员、专职安全人员的到岗情况、培训的有效性、人员控制、个人劳动保护用品配备等内容。</w:t>
      </w:r>
    </w:p>
    <w:p w14:paraId="0F30258A">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3．发包人委托的监理公司检查发现的缺陷，承包人应在规定期限内完成整改。对于重大缺陷，发包人委托的监理公司有权要求承包人推迟开工，由此对工期产生的影响或经济损失，由承包人承担。</w:t>
      </w:r>
    </w:p>
    <w:p w14:paraId="7BE3F0CF">
      <w:pPr>
        <w:widowControl/>
        <w:spacing w:line="360" w:lineRule="auto"/>
        <w:ind w:firstLine="420" w:firstLineChars="200"/>
        <w:jc w:val="left"/>
        <w:rPr>
          <w:rFonts w:ascii="宋体" w:hAnsi="宋体" w:cs="宋体"/>
          <w:kern w:val="0"/>
        </w:rPr>
      </w:pPr>
      <w:bookmarkStart w:id="1888" w:name="_Toc247431433"/>
      <w:bookmarkEnd w:id="1888"/>
      <w:bookmarkStart w:id="1889" w:name="_Toc532375709"/>
      <w:bookmarkEnd w:id="1889"/>
      <w:bookmarkStart w:id="1890" w:name="_Toc247418273"/>
      <w:bookmarkEnd w:id="1890"/>
      <w:bookmarkStart w:id="1891" w:name="_Toc239510299"/>
      <w:r>
        <w:rPr>
          <w:rFonts w:hint="eastAsia" w:ascii="宋体" w:hAnsi="宋体" w:cs="宋体"/>
          <w:kern w:val="0"/>
          <w:szCs w:val="21"/>
          <w:lang w:bidi="ar"/>
        </w:rPr>
        <w:t>十、安全监督</w:t>
      </w:r>
      <w:bookmarkEnd w:id="1891"/>
    </w:p>
    <w:p w14:paraId="0816A9D3">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1．承包人应配备有满足项目安全管理需要的专职安全管理人员。</w:t>
      </w:r>
    </w:p>
    <w:p w14:paraId="4A36A90D">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2．承包人的专职安全管理人员必须持建设主管部门颁发的安全生产知识考核合格证书。</w:t>
      </w:r>
    </w:p>
    <w:p w14:paraId="3776E335">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3．承包人的专职安全管理人员在业务上接受发包人委托的监理公司和发包人安全管理部门的协调和指导。</w:t>
      </w:r>
    </w:p>
    <w:p w14:paraId="5386C74D">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4．承包人应建立班前安全交底制度；施工期间坚持开展安全检查和日常安全监督并形成相应的记录。</w:t>
      </w:r>
    </w:p>
    <w:p w14:paraId="4E5A1062">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5．承包人应在每个作业区任命兼职安全员，赋予兼职安全员相应的授权和义务，并对兼职安全员进行定期考核。</w:t>
      </w:r>
    </w:p>
    <w:p w14:paraId="1250B819">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6．承包人应接受和配合发包人专业部门及委托的监理公司的监督与安全评价。</w:t>
      </w:r>
    </w:p>
    <w:p w14:paraId="736D0079">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7．发包人和委托的监理公司有权对承包人履行安全管理协议的情况进行监督，并有权对违章行为实行停工和处罚，处罚情况将通知承包人。涉及经济处罚时将直接通知合同管理部门从合同结算中扣除。</w:t>
      </w:r>
    </w:p>
    <w:p w14:paraId="79EAB8A7">
      <w:pPr>
        <w:widowControl/>
        <w:spacing w:line="360" w:lineRule="auto"/>
        <w:ind w:firstLine="420" w:firstLineChars="200"/>
        <w:jc w:val="left"/>
        <w:rPr>
          <w:rFonts w:ascii="宋体" w:hAnsi="宋体" w:cs="宋体"/>
          <w:kern w:val="0"/>
        </w:rPr>
      </w:pPr>
      <w:bookmarkStart w:id="1892" w:name="_Toc532375710"/>
      <w:bookmarkEnd w:id="1892"/>
      <w:bookmarkStart w:id="1893" w:name="_Toc239510300"/>
      <w:bookmarkEnd w:id="1893"/>
      <w:bookmarkStart w:id="1894" w:name="_Toc247418274"/>
      <w:bookmarkEnd w:id="1894"/>
      <w:bookmarkStart w:id="1895" w:name="_Toc247431434"/>
      <w:r>
        <w:rPr>
          <w:rFonts w:hint="eastAsia" w:ascii="宋体" w:hAnsi="宋体" w:cs="宋体"/>
          <w:kern w:val="0"/>
          <w:szCs w:val="21"/>
          <w:lang w:bidi="ar"/>
        </w:rPr>
        <w:t>十一、安全培训与授权</w:t>
      </w:r>
      <w:bookmarkEnd w:id="1895"/>
    </w:p>
    <w:p w14:paraId="0708FA88">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1．承包人所有特殊工种人员必须持证上岗，发包人和发包人委托的监理公司有权对其进行抽查。承包人要建立特殊工种定期培训和检查计划，这些工种包括但不限于：机动车驾驶员、焊工、起重工、电工等。</w:t>
      </w:r>
    </w:p>
    <w:p w14:paraId="49E2D098">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2．承包人应在特殊工种之外的其他工种中，筛选出高风险工种，并对其开展针对性的专题安全培训。</w:t>
      </w:r>
    </w:p>
    <w:p w14:paraId="2957516B">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3．承包人应组织 “入场培训”和考核。发包人委托的监理公司有权监督培训、考核情况或组织抽查考核。</w:t>
      </w:r>
    </w:p>
    <w:p w14:paraId="078E9792">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4．承包人应建立安全培训和考核机制，编制培训教材和培训滚动计划。承包人应组织安全考试/考核，建立培训考核记录，发包人委托的监理公司有权查看这些记录。</w:t>
      </w:r>
    </w:p>
    <w:p w14:paraId="5F964DD7">
      <w:pPr>
        <w:widowControl/>
        <w:spacing w:line="360" w:lineRule="auto"/>
        <w:ind w:firstLine="420" w:firstLineChars="200"/>
        <w:jc w:val="left"/>
        <w:rPr>
          <w:rFonts w:ascii="宋体" w:hAnsi="宋体" w:cs="宋体"/>
          <w:kern w:val="0"/>
        </w:rPr>
      </w:pPr>
      <w:bookmarkStart w:id="1896" w:name="_Toc247431435"/>
      <w:bookmarkEnd w:id="1896"/>
      <w:bookmarkStart w:id="1897" w:name="_Toc247418275"/>
      <w:bookmarkEnd w:id="1897"/>
      <w:bookmarkStart w:id="1898" w:name="_Toc239510301"/>
      <w:bookmarkEnd w:id="1898"/>
      <w:bookmarkStart w:id="1899" w:name="_Toc532375711"/>
      <w:r>
        <w:rPr>
          <w:rFonts w:hint="eastAsia" w:ascii="宋体" w:hAnsi="宋体" w:cs="宋体"/>
          <w:kern w:val="0"/>
          <w:szCs w:val="21"/>
          <w:lang w:bidi="ar"/>
        </w:rPr>
        <w:t>十二、职业健康与卫生防疫</w:t>
      </w:r>
      <w:bookmarkEnd w:id="1899"/>
    </w:p>
    <w:p w14:paraId="40E7174F">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1．承包人应有特殊健康检查制度，预防有禁忌症患者从事有关职业，如恐高症患者不得从事高空作业，患有心血管疾病的人员不得从事繁重的体力劳动，特殊工种人员的体检应符合国家的规定。</w:t>
      </w:r>
    </w:p>
    <w:p w14:paraId="773F94B7">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2．承包人应保证卫生防疫基本设施的投入，以满足医疗、急救的要求，建立外部医疗支持渠道。</w:t>
      </w:r>
    </w:p>
    <w:p w14:paraId="5BB8E6B5">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3．应建立卫生防疫措施计划，做好生活区和施工区的卫生防疫工作；制定和执行保证饮水卫生、饮食卫生、环境卫生和预防集体食物中毒的措施；有灭蚊、灭鼠和消毒的专项工作计划；有针对性地制订预防SARS、禽流感、疟疾、霍乱、肠道传染病、肝炎、H1N1流感等疾病的措施。</w:t>
      </w:r>
    </w:p>
    <w:p w14:paraId="6A4F04CE">
      <w:pPr>
        <w:widowControl/>
        <w:spacing w:line="360" w:lineRule="auto"/>
        <w:ind w:firstLine="420" w:firstLineChars="200"/>
        <w:jc w:val="left"/>
        <w:rPr>
          <w:rFonts w:ascii="宋体" w:hAnsi="宋体" w:cs="宋体"/>
          <w:kern w:val="0"/>
        </w:rPr>
      </w:pPr>
      <w:bookmarkStart w:id="1900" w:name="_Toc247418276"/>
      <w:bookmarkEnd w:id="1900"/>
      <w:bookmarkStart w:id="1901" w:name="_Toc532375712"/>
      <w:bookmarkEnd w:id="1901"/>
      <w:bookmarkStart w:id="1902" w:name="_Toc239510302"/>
      <w:bookmarkEnd w:id="1902"/>
      <w:bookmarkStart w:id="1903" w:name="_Toc247431436"/>
      <w:r>
        <w:rPr>
          <w:rFonts w:hint="eastAsia" w:ascii="宋体" w:hAnsi="宋体" w:cs="宋体"/>
          <w:kern w:val="0"/>
          <w:szCs w:val="21"/>
          <w:lang w:bidi="ar"/>
        </w:rPr>
        <w:t>十三、文明施工与环保要求</w:t>
      </w:r>
      <w:bookmarkEnd w:id="1903"/>
    </w:p>
    <w:p w14:paraId="6493958F">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1．承包人需制订施工现场的文明施工措施，保持良好的施工现场秩序。施工现场的物料堆放要摆放整齐，安全标志和宣传标志要清楚醒目，废料、废物要分类收集，安全通道要畅通。</w:t>
      </w:r>
    </w:p>
    <w:p w14:paraId="0D3EE392">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2．承包人作业时应避免建筑材料抛洒、飞扬、流淌；应尽可能降低噪音、震动。</w:t>
      </w:r>
    </w:p>
    <w:p w14:paraId="2D2FEE75">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3．承包人应根据实际需要，在施工现场布置临时卫生设施（洗手间、卫生间等），施工作业不破坏环境卫生，不污染现场环境。</w:t>
      </w:r>
    </w:p>
    <w:p w14:paraId="60B7EF31">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4．承包人在施工中应充分重视对环境的保护，保护绿色植被，保护古树。施工如需伤害古树，必须报告发包人委托的监理公司，在未得到指令前，禁止擅自伤害古树。</w:t>
      </w:r>
    </w:p>
    <w:p w14:paraId="229FAFD9">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5．承包人应及时清理现场废物和垃圾。工业废料与生活垃圾必须分开，有害废物与普通废物必须分开（如油品废物、电池灯管等，必须单独收集、存放）；禁止在非指定场所乱倒、乱堆垃圾。禁止违章处理危险化学品和工业垃圾。</w:t>
      </w:r>
    </w:p>
    <w:p w14:paraId="397064CE">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6．承包人在施工中应禁止向环境，排放工业污水、生活污水、废油或其他有害物质。</w:t>
      </w:r>
    </w:p>
    <w:p w14:paraId="4F5EA478">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7．承包人在施工中应防止水土流失，应及时对裸露的地基、边坡、开挖出来的沙/土以及砂、石、水泥等建筑材料予以保护，防止风刮扬尘，雨水冲刷，流入下水道、排洪沟。如因防护不及时而造成大量水土流失、淤塞道路、沟道或污染环境的，承包人应承担清淤、清扫以及相应的赔偿责任。</w:t>
      </w:r>
    </w:p>
    <w:p w14:paraId="01BFAB49">
      <w:pPr>
        <w:widowControl/>
        <w:spacing w:line="360" w:lineRule="auto"/>
        <w:ind w:firstLine="420" w:firstLineChars="200"/>
        <w:jc w:val="left"/>
        <w:rPr>
          <w:rFonts w:ascii="宋体" w:hAnsi="宋体" w:cs="宋体"/>
          <w:kern w:val="0"/>
        </w:rPr>
      </w:pPr>
      <w:bookmarkStart w:id="1904" w:name="_Toc239510303"/>
      <w:bookmarkEnd w:id="1904"/>
      <w:bookmarkStart w:id="1905" w:name="_Toc247431437"/>
      <w:bookmarkEnd w:id="1905"/>
      <w:bookmarkStart w:id="1906" w:name="_Toc247418277"/>
      <w:bookmarkEnd w:id="1906"/>
      <w:bookmarkStart w:id="1907" w:name="_Toc532375713"/>
      <w:r>
        <w:rPr>
          <w:rFonts w:hint="eastAsia" w:ascii="宋体" w:hAnsi="宋体" w:cs="宋体"/>
          <w:kern w:val="0"/>
          <w:szCs w:val="21"/>
          <w:lang w:bidi="ar"/>
        </w:rPr>
        <w:t>十四、工程风险管理与事故预防</w:t>
      </w:r>
      <w:bookmarkEnd w:id="1907"/>
    </w:p>
    <w:p w14:paraId="247751AF">
      <w:pPr>
        <w:widowControl/>
        <w:spacing w:line="360" w:lineRule="auto"/>
        <w:ind w:firstLine="420" w:firstLineChars="200"/>
        <w:jc w:val="left"/>
        <w:rPr>
          <w:rFonts w:ascii="宋体" w:hAnsi="宋体" w:cs="宋体"/>
          <w:kern w:val="0"/>
        </w:rPr>
      </w:pPr>
      <w:bookmarkStart w:id="1908" w:name="_Toc247431438"/>
      <w:bookmarkEnd w:id="1908"/>
      <w:bookmarkStart w:id="1909" w:name="_Toc247418278"/>
      <w:bookmarkEnd w:id="1909"/>
      <w:bookmarkStart w:id="1910" w:name="_Toc239510304"/>
      <w:r>
        <w:rPr>
          <w:rFonts w:hint="eastAsia" w:ascii="宋体" w:hAnsi="宋体" w:cs="宋体"/>
          <w:kern w:val="0"/>
          <w:szCs w:val="21"/>
          <w:lang w:bidi="ar"/>
        </w:rPr>
        <w:t>（一）基本要求</w:t>
      </w:r>
      <w:bookmarkEnd w:id="1910"/>
    </w:p>
    <w:p w14:paraId="24ECBABF">
      <w:pPr>
        <w:widowControl/>
        <w:spacing w:line="360" w:lineRule="auto"/>
        <w:ind w:firstLine="420" w:firstLineChars="200"/>
        <w:jc w:val="left"/>
        <w:rPr>
          <w:rFonts w:ascii="宋体" w:hAnsi="宋体" w:cs="宋体"/>
          <w:kern w:val="0"/>
        </w:rPr>
      </w:pPr>
      <w:bookmarkStart w:id="1911" w:name="_Toc532375714"/>
      <w:bookmarkEnd w:id="1911"/>
      <w:r>
        <w:rPr>
          <w:rFonts w:hint="eastAsia" w:ascii="宋体" w:hAnsi="宋体" w:cs="宋体"/>
          <w:kern w:val="0"/>
          <w:szCs w:val="21"/>
          <w:lang w:bidi="ar"/>
        </w:rPr>
        <w:t>1．承包人应对施工过程进行全面、深入的危险源识别和风险分析。在施工安全组织设计中提供危险源及重要危险源清单、作业风险分析报告，该报告应包括（但不限于）如下信息：</w:t>
      </w:r>
    </w:p>
    <w:p w14:paraId="71450F78">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（1）高风险作业和工种清单：作业名称、类别和数量、主要事故风险。</w:t>
      </w:r>
    </w:p>
    <w:p w14:paraId="08BCACCA">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（2）施工能源和机械的种类、数量和主要事故风险。</w:t>
      </w:r>
    </w:p>
    <w:p w14:paraId="4D39A95F">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（3）施工作业条件的类型和主要事故风险。</w:t>
      </w:r>
    </w:p>
    <w:p w14:paraId="7799242B">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（4）主要工艺过程（或施工活动）的类别及其相关的事故风险。</w:t>
      </w:r>
    </w:p>
    <w:p w14:paraId="050A6067">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（5）主要火灾危险（可燃物、点火源）。</w:t>
      </w:r>
    </w:p>
    <w:p w14:paraId="4E469706">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（6）主要自然灾害（洪水、大风、雷暴、暴雨、地质灾害等）。</w:t>
      </w:r>
    </w:p>
    <w:p w14:paraId="0274AFCB">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（7）主要环境保护事件（有害垃圾、机械的跑冒滴漏、原材料流失、水土流失等）。</w:t>
      </w:r>
    </w:p>
    <w:p w14:paraId="661DB092">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（8）其他。</w:t>
      </w:r>
    </w:p>
    <w:p w14:paraId="69AC41C9">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2．承包人应针对识别出的危险源制定有针对性的事故预防措施并确保在施工中得到有效落实。</w:t>
      </w:r>
    </w:p>
    <w:p w14:paraId="6ECC303E">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3．承包人应建立日常施工活动的动态作业风险分析和安全交底制度。该制度应明确规定风险分析的方法、责任和交底的内容、时间及记录。</w:t>
      </w:r>
    </w:p>
    <w:p w14:paraId="186DD184">
      <w:pPr>
        <w:widowControl/>
        <w:spacing w:line="360" w:lineRule="auto"/>
        <w:ind w:firstLine="420" w:firstLineChars="200"/>
        <w:jc w:val="left"/>
        <w:rPr>
          <w:rFonts w:ascii="宋体" w:hAnsi="宋体" w:cs="宋体"/>
          <w:kern w:val="0"/>
        </w:rPr>
      </w:pPr>
      <w:bookmarkStart w:id="1912" w:name="_Toc239510305"/>
      <w:bookmarkEnd w:id="1912"/>
      <w:bookmarkStart w:id="1913" w:name="_Toc247418279"/>
      <w:bookmarkEnd w:id="1913"/>
      <w:bookmarkStart w:id="1914" w:name="_Toc247431439"/>
      <w:r>
        <w:rPr>
          <w:rFonts w:hint="eastAsia" w:ascii="宋体" w:hAnsi="宋体" w:cs="宋体"/>
          <w:kern w:val="0"/>
          <w:szCs w:val="21"/>
          <w:lang w:bidi="ar"/>
        </w:rPr>
        <w:t>（二）现场作业基本安全条件</w:t>
      </w:r>
      <w:bookmarkEnd w:id="1914"/>
    </w:p>
    <w:p w14:paraId="2236721C">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承包人应规定现场作业的基本安全条件，包括照明条件、通风条件、作业平台和通道条件、物料堆放条件、供电供水条件、吸烟点、休息点等，并对临边现场、道路上作业现场、立体交叉作业现场、地面坑洞和沟道、夜间作业现场等的基本安全条件做出规定。</w:t>
      </w:r>
    </w:p>
    <w:p w14:paraId="60105D04">
      <w:pPr>
        <w:widowControl/>
        <w:spacing w:line="360" w:lineRule="auto"/>
        <w:ind w:firstLine="420" w:firstLineChars="200"/>
        <w:jc w:val="left"/>
        <w:rPr>
          <w:rFonts w:ascii="宋体" w:hAnsi="宋体" w:cs="宋体"/>
          <w:kern w:val="0"/>
        </w:rPr>
      </w:pPr>
      <w:bookmarkStart w:id="1915" w:name="_Toc247418280"/>
      <w:bookmarkEnd w:id="1915"/>
      <w:bookmarkStart w:id="1916" w:name="_Toc247431440"/>
      <w:bookmarkEnd w:id="1916"/>
      <w:bookmarkStart w:id="1917" w:name="_Toc239510306"/>
      <w:bookmarkEnd w:id="1917"/>
      <w:bookmarkStart w:id="1918" w:name="_Toc532375715"/>
      <w:r>
        <w:rPr>
          <w:rFonts w:hint="eastAsia" w:ascii="宋体" w:hAnsi="宋体" w:cs="宋体"/>
          <w:kern w:val="0"/>
          <w:szCs w:val="21"/>
          <w:lang w:bidi="ar"/>
        </w:rPr>
        <w:t>十五、事故报告与应急救援</w:t>
      </w:r>
      <w:bookmarkEnd w:id="1918"/>
    </w:p>
    <w:p w14:paraId="42F967B3">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1．承包人应制定对于未遂事故及以上级别的安全事件和事故，定期报送安全月度快报、季报、年报和各种专项事故报告等。</w:t>
      </w:r>
    </w:p>
    <w:p w14:paraId="227D3E41">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2．承包人应建立安全事故统计记录、未遂事故统计记录、违章统计记录，并根据统计情况进行分析，并就分析结果制定相应的预防措施。</w:t>
      </w:r>
    </w:p>
    <w:p w14:paraId="4FE0C123">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3．承包人应建立事故应急救援机制，明确事故处置的基本原则，即现场发生事故时，首先抢救生命，向救援组织报警，并采取措施限制事故扩大。</w:t>
      </w:r>
    </w:p>
    <w:p w14:paraId="3B43214A">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4．承包人应建立相应的应急响应组织，以便能迅速处理突发意外。</w:t>
      </w:r>
    </w:p>
    <w:p w14:paraId="78DA3F0E">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5．承包人应建立专项应急响应预案，包括重大人身伤亡事故的救护预案、火灾响应预案、“四防”预案（防风、防冻、防雷、防暴雨）、重大疫病防护预案、环境污染防护预案、地质灾害防护预案等。</w:t>
      </w:r>
    </w:p>
    <w:p w14:paraId="4EC33671">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6．承包人应对应急预案进行适当演练，保证应急预案的可操作性。</w:t>
      </w:r>
    </w:p>
    <w:p w14:paraId="0EE2D4A7">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7．在工地的其他施工单位发生重大事故时，承包人应无条件立即配合、支持事故抢险。</w:t>
      </w:r>
    </w:p>
    <w:p w14:paraId="4AB30B44">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8．承包人必须为事故处置支付各项费用，包括受伤者的抚恤、补偿等费用，并按合同要求赔偿对发包人造成的损失。</w:t>
      </w:r>
    </w:p>
    <w:p w14:paraId="5106B675">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9．由于发包人原因而造成的事故，发包人应负责按事故的具体损失情况给予承包人经济赔偿。</w:t>
      </w:r>
    </w:p>
    <w:p w14:paraId="11358004">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10．涉及承包人员工的伤害事故，承包人除要报告发包人委托的监理公司外，还应负责按照国家、行业和本单位上级公司的要求，上报事故。</w:t>
      </w:r>
    </w:p>
    <w:p w14:paraId="14333232">
      <w:pPr>
        <w:widowControl/>
        <w:spacing w:line="360" w:lineRule="auto"/>
        <w:ind w:firstLine="420" w:firstLineChars="200"/>
        <w:jc w:val="left"/>
        <w:rPr>
          <w:rFonts w:ascii="宋体" w:hAnsi="宋体" w:cs="宋体"/>
          <w:kern w:val="0"/>
        </w:rPr>
      </w:pPr>
      <w:bookmarkStart w:id="1919" w:name="_Toc247418281"/>
      <w:bookmarkEnd w:id="1919"/>
      <w:bookmarkStart w:id="1920" w:name="_Toc532375716"/>
      <w:bookmarkEnd w:id="1920"/>
      <w:bookmarkStart w:id="1921" w:name="_Toc247431441"/>
      <w:bookmarkEnd w:id="1921"/>
      <w:bookmarkStart w:id="1922" w:name="_Toc239510307"/>
      <w:r>
        <w:rPr>
          <w:rFonts w:hint="eastAsia" w:ascii="宋体" w:hAnsi="宋体" w:cs="宋体"/>
          <w:kern w:val="0"/>
          <w:szCs w:val="21"/>
          <w:lang w:bidi="ar"/>
        </w:rPr>
        <w:t>十六、安全业绩考核</w:t>
      </w:r>
      <w:bookmarkEnd w:id="1922"/>
    </w:p>
    <w:p w14:paraId="2A912D64">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为了落实安全管理的责任，承包人在施工过程中发生安全事故时，承包人除应按国家有关规定承担责任和处罚外，发包人还将按照以下标准进行考核：</w:t>
      </w:r>
    </w:p>
    <w:tbl>
      <w:tblPr>
        <w:tblStyle w:val="19"/>
        <w:tblW w:w="7005" w:type="dxa"/>
        <w:jc w:val="center"/>
        <w:tblLayout w:type="fixed"/>
        <w:tblCellMar>
          <w:top w:w="0" w:type="dxa"/>
          <w:left w:w="0" w:type="dxa"/>
          <w:bottom w:w="0" w:type="dxa"/>
          <w:right w:w="0" w:type="dxa"/>
        </w:tblCellMar>
      </w:tblPr>
      <w:tblGrid>
        <w:gridCol w:w="3240"/>
        <w:gridCol w:w="3765"/>
      </w:tblGrid>
      <w:tr w14:paraId="33092741">
        <w:tblPrEx>
          <w:tblCellMar>
            <w:top w:w="0" w:type="dxa"/>
            <w:left w:w="0" w:type="dxa"/>
            <w:bottom w:w="0" w:type="dxa"/>
            <w:right w:w="0" w:type="dxa"/>
          </w:tblCellMar>
        </w:tblPrEx>
        <w:trPr>
          <w:trHeight w:val="188" w:hRule="atLeast"/>
          <w:jc w:val="center"/>
        </w:trPr>
        <w:tc>
          <w:tcPr>
            <w:tcW w:w="3240" w:type="dxa"/>
            <w:tcBorders>
              <w:top w:val="single" w:color="auto" w:sz="8" w:space="0"/>
              <w:left w:val="single" w:color="auto" w:sz="8" w:space="0"/>
              <w:bottom w:val="single" w:color="auto" w:sz="8" w:space="0"/>
              <w:right w:val="single" w:color="auto" w:sz="8" w:space="0"/>
            </w:tcBorders>
            <w:shd w:val="clear" w:color="auto" w:fill="auto"/>
            <w:tcMar>
              <w:left w:w="108" w:type="dxa"/>
              <w:right w:w="108" w:type="dxa"/>
            </w:tcMar>
            <w:vAlign w:val="center"/>
          </w:tcPr>
          <w:p w14:paraId="3B1BB2C5">
            <w:pPr>
              <w:widowControl/>
              <w:jc w:val="center"/>
              <w:rPr>
                <w:rFonts w:ascii="宋体" w:hAnsi="宋体" w:cs="宋体"/>
                <w:kern w:val="0"/>
              </w:rPr>
            </w:pPr>
            <w:r>
              <w:rPr>
                <w:rFonts w:hint="eastAsia" w:ascii="宋体" w:hAnsi="宋体" w:cs="宋体"/>
                <w:kern w:val="0"/>
                <w:szCs w:val="21"/>
                <w:lang w:bidi="ar"/>
              </w:rPr>
              <w:t>事件类型</w:t>
            </w:r>
          </w:p>
        </w:tc>
        <w:tc>
          <w:tcPr>
            <w:tcW w:w="3765" w:type="dxa"/>
            <w:tcBorders>
              <w:top w:val="single" w:color="auto" w:sz="8" w:space="0"/>
              <w:left w:val="nil"/>
              <w:bottom w:val="single" w:color="auto" w:sz="8" w:space="0"/>
              <w:right w:val="single" w:color="auto" w:sz="8" w:space="0"/>
            </w:tcBorders>
            <w:shd w:val="clear" w:color="auto" w:fill="auto"/>
            <w:tcMar>
              <w:left w:w="108" w:type="dxa"/>
              <w:right w:w="108" w:type="dxa"/>
            </w:tcMar>
            <w:vAlign w:val="center"/>
          </w:tcPr>
          <w:p w14:paraId="6E43711D">
            <w:pPr>
              <w:widowControl/>
              <w:jc w:val="center"/>
              <w:rPr>
                <w:rFonts w:ascii="宋体" w:hAnsi="宋体" w:cs="宋体"/>
                <w:kern w:val="0"/>
              </w:rPr>
            </w:pPr>
            <w:r>
              <w:rPr>
                <w:rFonts w:hint="eastAsia" w:ascii="宋体" w:hAnsi="宋体" w:cs="宋体"/>
                <w:kern w:val="0"/>
                <w:szCs w:val="21"/>
                <w:lang w:bidi="ar"/>
              </w:rPr>
              <w:t>违约金额</w:t>
            </w:r>
          </w:p>
        </w:tc>
      </w:tr>
      <w:tr w14:paraId="12224573">
        <w:tblPrEx>
          <w:tblCellMar>
            <w:top w:w="0" w:type="dxa"/>
            <w:left w:w="0" w:type="dxa"/>
            <w:bottom w:w="0" w:type="dxa"/>
            <w:right w:w="0" w:type="dxa"/>
          </w:tblCellMar>
        </w:tblPrEx>
        <w:trPr>
          <w:trHeight w:val="281" w:hRule="atLeast"/>
          <w:jc w:val="center"/>
        </w:trPr>
        <w:tc>
          <w:tcPr>
            <w:tcW w:w="3240" w:type="dxa"/>
            <w:tcBorders>
              <w:top w:val="single" w:color="auto" w:sz="8" w:space="0"/>
              <w:left w:val="single" w:color="auto" w:sz="8" w:space="0"/>
              <w:bottom w:val="single" w:color="auto" w:sz="8" w:space="0"/>
              <w:right w:val="single" w:color="auto" w:sz="8" w:space="0"/>
            </w:tcBorders>
            <w:shd w:val="clear" w:color="auto" w:fill="auto"/>
            <w:tcMar>
              <w:left w:w="108" w:type="dxa"/>
              <w:right w:w="108" w:type="dxa"/>
            </w:tcMar>
            <w:vAlign w:val="center"/>
          </w:tcPr>
          <w:p w14:paraId="17209252">
            <w:pPr>
              <w:widowControl/>
              <w:jc w:val="center"/>
              <w:rPr>
                <w:rFonts w:ascii="宋体" w:hAnsi="宋体" w:cs="宋体"/>
                <w:kern w:val="0"/>
              </w:rPr>
            </w:pPr>
            <w:r>
              <w:rPr>
                <w:rFonts w:hint="eastAsia" w:ascii="宋体" w:hAnsi="宋体" w:cs="宋体"/>
                <w:kern w:val="0"/>
                <w:szCs w:val="21"/>
                <w:lang w:bidi="ar"/>
              </w:rPr>
              <w:t>较大事故</w:t>
            </w:r>
          </w:p>
        </w:tc>
        <w:tc>
          <w:tcPr>
            <w:tcW w:w="3765" w:type="dxa"/>
            <w:tcBorders>
              <w:top w:val="single" w:color="auto" w:sz="8" w:space="0"/>
              <w:left w:val="nil"/>
              <w:bottom w:val="single" w:color="auto" w:sz="8" w:space="0"/>
              <w:right w:val="single" w:color="auto" w:sz="8" w:space="0"/>
            </w:tcBorders>
            <w:shd w:val="clear" w:color="auto" w:fill="auto"/>
            <w:vAlign w:val="center"/>
          </w:tcPr>
          <w:p w14:paraId="2CF43E12">
            <w:pPr>
              <w:widowControl/>
              <w:jc w:val="center"/>
              <w:rPr>
                <w:rFonts w:ascii="宋体" w:hAnsi="宋体" w:cs="宋体"/>
                <w:kern w:val="0"/>
              </w:rPr>
            </w:pPr>
            <w:r>
              <w:rPr>
                <w:rFonts w:hint="eastAsia" w:ascii="宋体" w:hAnsi="宋体" w:cs="宋体"/>
                <w:kern w:val="0"/>
                <w:szCs w:val="21"/>
                <w:lang w:bidi="ar"/>
              </w:rPr>
              <w:t>签约合同价的0.5‰</w:t>
            </w:r>
          </w:p>
        </w:tc>
      </w:tr>
      <w:tr w14:paraId="6218FEAB">
        <w:tblPrEx>
          <w:tblCellMar>
            <w:top w:w="0" w:type="dxa"/>
            <w:left w:w="0" w:type="dxa"/>
            <w:bottom w:w="0" w:type="dxa"/>
            <w:right w:w="0" w:type="dxa"/>
          </w:tblCellMar>
        </w:tblPrEx>
        <w:trPr>
          <w:trHeight w:val="274" w:hRule="atLeast"/>
          <w:jc w:val="center"/>
        </w:trPr>
        <w:tc>
          <w:tcPr>
            <w:tcW w:w="3240" w:type="dxa"/>
            <w:tcBorders>
              <w:top w:val="single" w:color="auto" w:sz="8" w:space="0"/>
              <w:left w:val="single" w:color="auto" w:sz="8" w:space="0"/>
              <w:bottom w:val="single" w:color="auto" w:sz="8" w:space="0"/>
              <w:right w:val="single" w:color="auto" w:sz="8" w:space="0"/>
            </w:tcBorders>
            <w:shd w:val="clear" w:color="auto" w:fill="auto"/>
            <w:tcMar>
              <w:left w:w="108" w:type="dxa"/>
              <w:right w:w="108" w:type="dxa"/>
            </w:tcMar>
            <w:vAlign w:val="center"/>
          </w:tcPr>
          <w:p w14:paraId="548EA833">
            <w:pPr>
              <w:widowControl/>
              <w:jc w:val="center"/>
              <w:rPr>
                <w:rFonts w:ascii="宋体" w:hAnsi="宋体" w:cs="宋体"/>
                <w:kern w:val="0"/>
              </w:rPr>
            </w:pPr>
            <w:r>
              <w:rPr>
                <w:rFonts w:hint="eastAsia" w:ascii="宋体" w:hAnsi="宋体" w:cs="宋体"/>
                <w:kern w:val="0"/>
                <w:szCs w:val="21"/>
                <w:lang w:bidi="ar"/>
              </w:rPr>
              <w:t>重大事故</w:t>
            </w:r>
          </w:p>
        </w:tc>
        <w:tc>
          <w:tcPr>
            <w:tcW w:w="3765" w:type="dxa"/>
            <w:tcBorders>
              <w:top w:val="single" w:color="auto" w:sz="8" w:space="0"/>
              <w:left w:val="nil"/>
              <w:bottom w:val="single" w:color="auto" w:sz="8" w:space="0"/>
              <w:right w:val="single" w:color="auto" w:sz="8" w:space="0"/>
            </w:tcBorders>
            <w:shd w:val="clear" w:color="auto" w:fill="auto"/>
            <w:vAlign w:val="center"/>
          </w:tcPr>
          <w:p w14:paraId="1BDCCBE7">
            <w:pPr>
              <w:widowControl/>
              <w:jc w:val="center"/>
              <w:rPr>
                <w:rFonts w:ascii="宋体" w:hAnsi="宋体" w:cs="宋体"/>
                <w:kern w:val="0"/>
              </w:rPr>
            </w:pPr>
            <w:r>
              <w:rPr>
                <w:rFonts w:hint="eastAsia" w:ascii="宋体" w:hAnsi="宋体" w:cs="宋体"/>
                <w:kern w:val="0"/>
                <w:szCs w:val="21"/>
                <w:lang w:bidi="ar"/>
              </w:rPr>
              <w:t>签约合同价的2‰</w:t>
            </w:r>
          </w:p>
        </w:tc>
      </w:tr>
      <w:tr w14:paraId="085468FD">
        <w:trPr>
          <w:trHeight w:val="138" w:hRule="atLeast"/>
          <w:jc w:val="center"/>
        </w:trPr>
        <w:tc>
          <w:tcPr>
            <w:tcW w:w="3240" w:type="dxa"/>
            <w:tcBorders>
              <w:top w:val="single" w:color="auto" w:sz="8" w:space="0"/>
              <w:left w:val="single" w:color="auto" w:sz="8" w:space="0"/>
              <w:bottom w:val="single" w:color="auto" w:sz="8" w:space="0"/>
              <w:right w:val="single" w:color="auto" w:sz="8" w:space="0"/>
            </w:tcBorders>
            <w:shd w:val="clear" w:color="auto" w:fill="auto"/>
            <w:tcMar>
              <w:left w:w="108" w:type="dxa"/>
              <w:right w:w="108" w:type="dxa"/>
            </w:tcMar>
            <w:vAlign w:val="center"/>
          </w:tcPr>
          <w:p w14:paraId="5906C84E">
            <w:pPr>
              <w:widowControl/>
              <w:jc w:val="center"/>
              <w:rPr>
                <w:rFonts w:ascii="宋体" w:hAnsi="宋体" w:cs="宋体"/>
                <w:kern w:val="0"/>
              </w:rPr>
            </w:pPr>
            <w:r>
              <w:rPr>
                <w:rFonts w:hint="eastAsia" w:ascii="宋体" w:hAnsi="宋体" w:cs="宋体"/>
                <w:kern w:val="0"/>
                <w:szCs w:val="21"/>
                <w:lang w:bidi="ar"/>
              </w:rPr>
              <w:t>特别重大事故</w:t>
            </w:r>
          </w:p>
        </w:tc>
        <w:tc>
          <w:tcPr>
            <w:tcW w:w="3765" w:type="dxa"/>
            <w:tcBorders>
              <w:top w:val="single" w:color="auto" w:sz="8" w:space="0"/>
              <w:left w:val="nil"/>
              <w:bottom w:val="single" w:color="auto" w:sz="8" w:space="0"/>
              <w:right w:val="single" w:color="auto" w:sz="8" w:space="0"/>
            </w:tcBorders>
            <w:shd w:val="clear" w:color="auto" w:fill="auto"/>
            <w:vAlign w:val="center"/>
          </w:tcPr>
          <w:p w14:paraId="665E8F37">
            <w:pPr>
              <w:widowControl/>
              <w:jc w:val="center"/>
              <w:rPr>
                <w:rFonts w:ascii="宋体" w:hAnsi="宋体" w:cs="宋体"/>
                <w:kern w:val="0"/>
              </w:rPr>
            </w:pPr>
            <w:r>
              <w:rPr>
                <w:rFonts w:hint="eastAsia" w:ascii="宋体" w:hAnsi="宋体" w:cs="宋体"/>
                <w:kern w:val="0"/>
                <w:szCs w:val="21"/>
                <w:lang w:bidi="ar"/>
              </w:rPr>
              <w:t>签约合同价的4‰</w:t>
            </w:r>
          </w:p>
        </w:tc>
      </w:tr>
    </w:tbl>
    <w:p w14:paraId="62A70956">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（1）较大事故，是指造成3人以上10人以下死亡，或者10人以上50人以下重伤，或者1000万元以上5000万元以下直接经济损失的事故；</w:t>
      </w:r>
    </w:p>
    <w:p w14:paraId="55A1ADC4">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（2）重大事故，是指造成10人以上30人以下死亡，或者50人以上100人以下重伤，或者5000万元以上1亿元以下直接经济损失的事故；</w:t>
      </w:r>
    </w:p>
    <w:p w14:paraId="51304BAD">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（3）特别重大事故，是指造成30人以上死亡，或者100人以上重伤（包括急性工业中毒，下同），或者1亿元以上直接经济损失的事故；</w:t>
      </w:r>
    </w:p>
    <w:p w14:paraId="3B7A0AE4">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（4）所称的“以上”包括本数，所称的“以下”不包括本数。</w:t>
      </w:r>
    </w:p>
    <w:p w14:paraId="707D6EC5">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（5）如整个施工过程未发生以上安全事故，则给予承包人建安费总额的1‰的安全奖励。</w:t>
      </w:r>
    </w:p>
    <w:p w14:paraId="0D73EB42">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 xml:space="preserve">发包人委托的监理公司负责对承包人的安全业绩进行考核。每次合同支付前，承包人提交自我安全业绩评估报告，然后交发包人委托的监理公司评价。发包人委托的监理公司在签署评价意见后，将作为合同支付依据之一，同时也作为是否可接受承包人再次参加发包人项目投标的依据之一。 </w:t>
      </w:r>
    </w:p>
    <w:p w14:paraId="5748644D">
      <w:pPr>
        <w:widowControl/>
        <w:spacing w:line="360" w:lineRule="auto"/>
        <w:ind w:firstLine="420" w:firstLineChars="200"/>
        <w:jc w:val="left"/>
        <w:rPr>
          <w:rFonts w:ascii="宋体" w:hAnsi="宋体" w:cs="宋体"/>
          <w:kern w:val="0"/>
        </w:rPr>
      </w:pPr>
      <w:bookmarkStart w:id="1923" w:name="_Toc239510308"/>
      <w:bookmarkEnd w:id="1923"/>
      <w:bookmarkStart w:id="1924" w:name="_Toc532375717"/>
      <w:bookmarkEnd w:id="1924"/>
      <w:bookmarkStart w:id="1925" w:name="_Toc247418282"/>
      <w:bookmarkEnd w:id="1925"/>
      <w:bookmarkStart w:id="1926" w:name="_Toc247431442"/>
      <w:r>
        <w:rPr>
          <w:rFonts w:hint="eastAsia" w:ascii="宋体" w:hAnsi="宋体" w:cs="宋体"/>
          <w:kern w:val="0"/>
          <w:szCs w:val="21"/>
          <w:lang w:bidi="ar"/>
        </w:rPr>
        <w:t>十七、协议条款的修订</w:t>
      </w:r>
      <w:bookmarkEnd w:id="1926"/>
    </w:p>
    <w:p w14:paraId="3801A27C">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在项目实施过程中，经双方友好协商，本协议的有关条款也可做出相应的修改。</w:t>
      </w:r>
    </w:p>
    <w:p w14:paraId="52FA4C79">
      <w:pPr>
        <w:widowControl/>
        <w:spacing w:line="360" w:lineRule="auto"/>
        <w:ind w:firstLine="420" w:firstLineChars="200"/>
        <w:jc w:val="left"/>
        <w:rPr>
          <w:rFonts w:ascii="宋体" w:hAnsi="宋体" w:cs="宋体"/>
          <w:kern w:val="0"/>
          <w:szCs w:val="21"/>
          <w:lang w:bidi="ar"/>
        </w:rPr>
      </w:pPr>
      <w:r>
        <w:rPr>
          <w:rFonts w:hint="eastAsia" w:ascii="宋体" w:hAnsi="宋体" w:cs="宋体"/>
          <w:kern w:val="0"/>
          <w:szCs w:val="21"/>
          <w:lang w:bidi="ar"/>
        </w:rPr>
        <w:t>本工程安全管理协议，由发包人、承包人双方在施工承包合同签订后7天内共同签署，作为施工合同附件。</w:t>
      </w:r>
    </w:p>
    <w:p w14:paraId="5D8341C2">
      <w:pPr>
        <w:widowControl/>
        <w:spacing w:line="360" w:lineRule="auto"/>
        <w:ind w:firstLine="420" w:firstLineChars="200"/>
        <w:jc w:val="left"/>
        <w:rPr>
          <w:lang w:bidi="ar"/>
        </w:rPr>
      </w:pPr>
      <w:r>
        <w:rPr>
          <w:rFonts w:hint="eastAsia"/>
          <w:lang w:bidi="ar"/>
        </w:rPr>
        <w:t>（以下无正文）</w:t>
      </w:r>
    </w:p>
    <w:p w14:paraId="60D588B1">
      <w:pPr>
        <w:pStyle w:val="7"/>
        <w:rPr>
          <w:lang w:bidi="ar"/>
        </w:rPr>
      </w:pPr>
    </w:p>
    <w:p w14:paraId="6BC9E5F6">
      <w:pPr>
        <w:pStyle w:val="7"/>
        <w:rPr>
          <w:lang w:bidi="ar"/>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7"/>
        <w:gridCol w:w="3228"/>
        <w:gridCol w:w="3228"/>
      </w:tblGrid>
      <w:tr w14:paraId="5409D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6" w:hRule="atLeast"/>
        </w:trPr>
        <w:tc>
          <w:tcPr>
            <w:tcW w:w="3227" w:type="dxa"/>
          </w:tcPr>
          <w:p w14:paraId="3CD444AB">
            <w:pPr>
              <w:widowControl/>
              <w:adjustRightInd w:val="0"/>
              <w:snapToGrid w:val="0"/>
              <w:spacing w:after="50" w:line="360" w:lineRule="auto"/>
              <w:jc w:val="left"/>
              <w:rPr>
                <w:rFonts w:hint="eastAsia" w:ascii="宋体" w:hAnsi="宋体" w:eastAsia="宋体" w:cs="宋体"/>
                <w:kern w:val="0"/>
                <w:lang w:eastAsia="zh-CN"/>
              </w:rPr>
            </w:pPr>
            <w:r>
              <w:rPr>
                <w:rFonts w:hint="eastAsia" w:ascii="宋体" w:hAnsi="宋体" w:cs="宋体"/>
                <w:kern w:val="0"/>
                <w:szCs w:val="21"/>
                <w:lang w:bidi="ar"/>
              </w:rPr>
              <w:t>发包人：（公章）重庆第二师范学院</w:t>
            </w:r>
            <w:r>
              <w:rPr>
                <w:rFonts w:hint="eastAsia" w:ascii="宋体" w:hAnsi="宋体" w:cs="宋体"/>
                <w:kern w:val="0"/>
                <w:szCs w:val="21"/>
                <w:lang w:eastAsia="zh-CN" w:bidi="ar"/>
              </w:rPr>
              <w:t>（甲方）</w:t>
            </w:r>
          </w:p>
          <w:p w14:paraId="4942E853">
            <w:pPr>
              <w:widowControl/>
              <w:adjustRightInd w:val="0"/>
              <w:snapToGrid w:val="0"/>
              <w:spacing w:after="163" w:afterLines="50" w:line="360" w:lineRule="auto"/>
              <w:rPr>
                <w:rFonts w:hint="eastAsia" w:ascii="宋体" w:hAnsi="宋体" w:eastAsia="宋体" w:cs="宋体"/>
                <w:kern w:val="0"/>
                <w:vertAlign w:val="baseline"/>
                <w:lang w:eastAsia="zh-CN"/>
              </w:rPr>
            </w:pPr>
          </w:p>
        </w:tc>
        <w:tc>
          <w:tcPr>
            <w:tcW w:w="3228" w:type="dxa"/>
          </w:tcPr>
          <w:p w14:paraId="7CB00BB8">
            <w:pPr>
              <w:widowControl/>
              <w:adjustRightInd w:val="0"/>
              <w:snapToGrid w:val="0"/>
              <w:spacing w:after="50" w:line="360" w:lineRule="auto"/>
              <w:jc w:val="left"/>
              <w:rPr>
                <w:rFonts w:ascii="宋体" w:hAnsi="宋体" w:cs="宋体"/>
                <w:kern w:val="0"/>
              </w:rPr>
            </w:pPr>
            <w:r>
              <w:rPr>
                <w:rFonts w:hint="eastAsia" w:ascii="宋体" w:hAnsi="宋体" w:cs="宋体"/>
                <w:kern w:val="0"/>
                <w:szCs w:val="21"/>
                <w:lang w:bidi="ar"/>
              </w:rPr>
              <w:t>承包人：（公章）</w:t>
            </w:r>
            <w:r>
              <w:rPr>
                <w:rFonts w:hint="eastAsia" w:ascii="宋体" w:hAnsi="宋体" w:cs="宋体"/>
                <w:kern w:val="0"/>
                <w:szCs w:val="21"/>
                <w:lang w:val="en-US" w:eastAsia="zh-CN" w:bidi="ar"/>
              </w:rPr>
              <w:t>重庆建工第九建设有限公司（乙方）</w:t>
            </w:r>
          </w:p>
          <w:p w14:paraId="00A6BC71">
            <w:pPr>
              <w:widowControl/>
              <w:adjustRightInd w:val="0"/>
              <w:snapToGrid w:val="0"/>
              <w:spacing w:after="163" w:afterLines="50" w:line="360" w:lineRule="auto"/>
              <w:rPr>
                <w:rFonts w:ascii="宋体" w:hAnsi="宋体" w:cs="宋体"/>
                <w:kern w:val="0"/>
                <w:vertAlign w:val="baseline"/>
              </w:rPr>
            </w:pPr>
          </w:p>
        </w:tc>
        <w:tc>
          <w:tcPr>
            <w:tcW w:w="3228" w:type="dxa"/>
          </w:tcPr>
          <w:p w14:paraId="04554A15">
            <w:pPr>
              <w:widowControl/>
              <w:adjustRightInd w:val="0"/>
              <w:snapToGrid w:val="0"/>
              <w:spacing w:after="50" w:line="360" w:lineRule="auto"/>
              <w:jc w:val="left"/>
              <w:rPr>
                <w:rFonts w:ascii="宋体" w:hAnsi="宋体" w:cs="宋体"/>
                <w:kern w:val="0"/>
              </w:rPr>
            </w:pPr>
            <w:r>
              <w:rPr>
                <w:rFonts w:hint="eastAsia" w:ascii="宋体" w:hAnsi="宋体" w:cs="宋体"/>
                <w:kern w:val="0"/>
                <w:szCs w:val="21"/>
                <w:lang w:bidi="ar"/>
              </w:rPr>
              <w:t>承包人：（公章）</w:t>
            </w:r>
            <w:r>
              <w:rPr>
                <w:rFonts w:hint="eastAsia" w:ascii="宋体" w:hAnsi="宋体" w:cs="宋体"/>
                <w:kern w:val="0"/>
                <w:szCs w:val="21"/>
                <w:lang w:val="en-US" w:eastAsia="zh-CN" w:bidi="ar"/>
              </w:rPr>
              <w:t>中交第二航务工程勘察设计院有限公司（丙方）</w:t>
            </w:r>
          </w:p>
          <w:p w14:paraId="0860DCE4">
            <w:pPr>
              <w:widowControl/>
              <w:adjustRightInd w:val="0"/>
              <w:snapToGrid w:val="0"/>
              <w:spacing w:after="163" w:afterLines="50" w:line="360" w:lineRule="auto"/>
              <w:rPr>
                <w:rFonts w:ascii="宋体" w:hAnsi="宋体" w:cs="宋体"/>
                <w:kern w:val="0"/>
                <w:vertAlign w:val="baseline"/>
              </w:rPr>
            </w:pPr>
          </w:p>
        </w:tc>
      </w:tr>
      <w:tr w14:paraId="2E989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tcPr>
          <w:p w14:paraId="400AB891">
            <w:pPr>
              <w:widowControl/>
              <w:adjustRightInd w:val="0"/>
              <w:snapToGrid w:val="0"/>
              <w:spacing w:after="163" w:afterLines="50" w:line="360" w:lineRule="auto"/>
              <w:rPr>
                <w:rFonts w:ascii="宋体" w:hAnsi="宋体" w:cs="宋体"/>
                <w:kern w:val="0"/>
                <w:vertAlign w:val="baseline"/>
              </w:rPr>
            </w:pPr>
            <w:r>
              <w:rPr>
                <w:rFonts w:hint="eastAsia" w:ascii="宋体" w:hAnsi="宋体" w:cs="宋体"/>
                <w:kern w:val="0"/>
                <w:szCs w:val="21"/>
                <w:lang w:bidi="ar"/>
              </w:rPr>
              <w:t>统一社会信用代码：</w:t>
            </w:r>
            <w:r>
              <w:rPr>
                <w:rFonts w:hint="eastAsia" w:ascii="宋体" w:hAnsi="宋体" w:cs="宋体"/>
                <w:kern w:val="0"/>
                <w:szCs w:val="21"/>
                <w:u w:val="single"/>
                <w:lang w:bidi="ar"/>
              </w:rPr>
              <w:t xml:space="preserve">  12500000450381728H  </w:t>
            </w:r>
          </w:p>
        </w:tc>
        <w:tc>
          <w:tcPr>
            <w:tcW w:w="3228" w:type="dxa"/>
          </w:tcPr>
          <w:p w14:paraId="535E59D4">
            <w:pPr>
              <w:widowControl/>
              <w:adjustRightInd w:val="0"/>
              <w:snapToGrid w:val="0"/>
              <w:spacing w:after="50" w:line="360" w:lineRule="auto"/>
              <w:jc w:val="left"/>
              <w:rPr>
                <w:rFonts w:hint="default" w:ascii="宋体" w:hAnsi="宋体" w:eastAsia="宋体" w:cs="宋体"/>
                <w:kern w:val="0"/>
                <w:lang w:val="en-US" w:eastAsia="zh-CN"/>
              </w:rPr>
            </w:pPr>
            <w:r>
              <w:rPr>
                <w:rFonts w:hint="eastAsia" w:ascii="宋体" w:hAnsi="宋体" w:cs="宋体"/>
                <w:kern w:val="0"/>
                <w:szCs w:val="21"/>
                <w:lang w:bidi="ar"/>
              </w:rPr>
              <w:t>统一社会信用代码：</w:t>
            </w:r>
            <w:r>
              <w:rPr>
                <w:rFonts w:hint="eastAsia" w:ascii="宋体" w:hAnsi="宋体" w:cs="宋体"/>
                <w:kern w:val="0"/>
                <w:szCs w:val="21"/>
                <w:u w:val="single"/>
                <w:lang w:val="en-US" w:eastAsia="zh-CN" w:bidi="ar"/>
              </w:rPr>
              <w:t>91500000203145189X</w:t>
            </w:r>
          </w:p>
          <w:p w14:paraId="35BDA02D">
            <w:pPr>
              <w:widowControl/>
              <w:adjustRightInd w:val="0"/>
              <w:snapToGrid w:val="0"/>
              <w:spacing w:after="163" w:afterLines="50" w:line="360" w:lineRule="auto"/>
              <w:rPr>
                <w:rFonts w:ascii="宋体" w:hAnsi="宋体" w:cs="宋体"/>
                <w:kern w:val="0"/>
                <w:vertAlign w:val="baseline"/>
              </w:rPr>
            </w:pPr>
          </w:p>
        </w:tc>
        <w:tc>
          <w:tcPr>
            <w:tcW w:w="3228" w:type="dxa"/>
          </w:tcPr>
          <w:p w14:paraId="792F3876">
            <w:pPr>
              <w:widowControl/>
              <w:adjustRightInd w:val="0"/>
              <w:snapToGrid w:val="0"/>
              <w:spacing w:after="50" w:line="360" w:lineRule="auto"/>
              <w:jc w:val="left"/>
              <w:rPr>
                <w:rFonts w:hint="default" w:ascii="宋体" w:hAnsi="宋体" w:eastAsia="宋体" w:cs="宋体"/>
                <w:kern w:val="0"/>
                <w:lang w:val="en-US" w:eastAsia="zh-CN"/>
              </w:rPr>
            </w:pPr>
            <w:r>
              <w:rPr>
                <w:rFonts w:hint="eastAsia" w:ascii="宋体" w:hAnsi="宋体" w:cs="宋体"/>
                <w:kern w:val="0"/>
                <w:szCs w:val="21"/>
                <w:lang w:bidi="ar"/>
              </w:rPr>
              <w:t>统一社会信用代码：</w:t>
            </w:r>
            <w:r>
              <w:rPr>
                <w:rFonts w:hint="eastAsia" w:ascii="宋体" w:hAnsi="宋体" w:cs="宋体"/>
                <w:kern w:val="0"/>
                <w:szCs w:val="21"/>
                <w:u w:val="single"/>
                <w:lang w:val="en-US" w:eastAsia="zh-CN" w:bidi="ar"/>
              </w:rPr>
              <w:t>914201001776794856</w:t>
            </w:r>
          </w:p>
          <w:p w14:paraId="00E8C139">
            <w:pPr>
              <w:widowControl/>
              <w:adjustRightInd w:val="0"/>
              <w:snapToGrid w:val="0"/>
              <w:spacing w:after="163" w:afterLines="50" w:line="360" w:lineRule="auto"/>
              <w:rPr>
                <w:rFonts w:ascii="宋体" w:hAnsi="宋体" w:cs="宋体"/>
                <w:kern w:val="0"/>
                <w:vertAlign w:val="baseline"/>
              </w:rPr>
            </w:pPr>
          </w:p>
        </w:tc>
      </w:tr>
      <w:tr w14:paraId="76597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tcPr>
          <w:p w14:paraId="7BAFAFAA">
            <w:pPr>
              <w:widowControl/>
              <w:adjustRightInd w:val="0"/>
              <w:snapToGrid w:val="0"/>
              <w:spacing w:after="163" w:afterLines="50" w:line="360" w:lineRule="auto"/>
              <w:rPr>
                <w:rFonts w:hint="eastAsia" w:ascii="宋体" w:hAnsi="宋体" w:eastAsia="宋体" w:cs="宋体"/>
                <w:kern w:val="0"/>
                <w:vertAlign w:val="baseline"/>
                <w:lang w:eastAsia="zh-CN"/>
              </w:rPr>
            </w:pPr>
            <w:r>
              <w:rPr>
                <w:rFonts w:hint="eastAsia" w:ascii="宋体" w:hAnsi="宋体" w:cs="宋体"/>
                <w:kern w:val="0"/>
                <w:szCs w:val="21"/>
                <w:lang w:bidi="ar"/>
              </w:rPr>
              <w:t>地址：</w:t>
            </w:r>
            <w:r>
              <w:rPr>
                <w:rFonts w:hint="eastAsia" w:ascii="宋体" w:hAnsi="宋体" w:cs="宋体"/>
                <w:kern w:val="0"/>
                <w:szCs w:val="21"/>
                <w:u w:val="single"/>
                <w:lang w:bidi="ar"/>
              </w:rPr>
              <w:t xml:space="preserve"> 重庆市南岸区南山街道崇教路1号</w:t>
            </w:r>
          </w:p>
        </w:tc>
        <w:tc>
          <w:tcPr>
            <w:tcW w:w="3228" w:type="dxa"/>
          </w:tcPr>
          <w:p w14:paraId="508E1922">
            <w:pPr>
              <w:widowControl/>
              <w:shd w:val="clear"/>
              <w:adjustRightInd w:val="0"/>
              <w:snapToGrid w:val="0"/>
              <w:spacing w:after="50" w:line="360" w:lineRule="auto"/>
              <w:jc w:val="left"/>
              <w:rPr>
                <w:rFonts w:hint="eastAsia" w:ascii="宋体" w:hAnsi="宋体" w:eastAsia="宋体" w:cs="宋体"/>
                <w:kern w:val="0"/>
                <w:lang w:eastAsia="zh-CN"/>
              </w:rPr>
            </w:pPr>
            <w:r>
              <w:rPr>
                <w:rFonts w:hint="eastAsia" w:ascii="宋体" w:hAnsi="宋体" w:cs="宋体"/>
                <w:kern w:val="0"/>
                <w:szCs w:val="21"/>
                <w:lang w:bidi="ar"/>
              </w:rPr>
              <w:t>地址：</w:t>
            </w:r>
            <w:r>
              <w:rPr>
                <w:rFonts w:hint="eastAsia" w:ascii="宋体" w:hAnsi="宋体" w:cs="宋体"/>
                <w:kern w:val="0"/>
                <w:szCs w:val="21"/>
                <w:u w:val="single"/>
                <w:lang w:val="en-US" w:eastAsia="zh-CN" w:bidi="ar"/>
              </w:rPr>
              <w:t xml:space="preserve">重庆市九龙坡区杨家坪西郊路69号 </w:t>
            </w:r>
          </w:p>
          <w:p w14:paraId="1F8EE394">
            <w:pPr>
              <w:widowControl/>
              <w:adjustRightInd w:val="0"/>
              <w:snapToGrid w:val="0"/>
              <w:spacing w:after="163" w:afterLines="50" w:line="360" w:lineRule="auto"/>
              <w:rPr>
                <w:rFonts w:ascii="宋体" w:hAnsi="宋体" w:cs="宋体"/>
                <w:kern w:val="0"/>
                <w:vertAlign w:val="baseline"/>
              </w:rPr>
            </w:pPr>
          </w:p>
        </w:tc>
        <w:tc>
          <w:tcPr>
            <w:tcW w:w="3228" w:type="dxa"/>
          </w:tcPr>
          <w:p w14:paraId="1ED32C64">
            <w:pPr>
              <w:widowControl/>
              <w:adjustRightInd w:val="0"/>
              <w:snapToGrid w:val="0"/>
              <w:spacing w:after="50" w:line="360" w:lineRule="auto"/>
              <w:jc w:val="left"/>
              <w:rPr>
                <w:rFonts w:hint="default" w:ascii="宋体" w:hAnsi="宋体" w:eastAsia="宋体" w:cs="宋体"/>
                <w:kern w:val="0"/>
                <w:lang w:val="en-US" w:eastAsia="zh-CN"/>
              </w:rPr>
            </w:pPr>
            <w:r>
              <w:rPr>
                <w:rFonts w:hint="eastAsia" w:ascii="宋体" w:hAnsi="宋体" w:cs="宋体"/>
                <w:kern w:val="0"/>
                <w:szCs w:val="21"/>
                <w:lang w:bidi="ar"/>
              </w:rPr>
              <w:t>地址：</w:t>
            </w:r>
            <w:r>
              <w:rPr>
                <w:rFonts w:hint="eastAsia" w:ascii="宋体" w:hAnsi="宋体" w:cs="宋体"/>
                <w:kern w:val="0"/>
                <w:szCs w:val="21"/>
                <w:u w:val="single"/>
                <w:lang w:val="en-US" w:eastAsia="zh-CN" w:bidi="ar"/>
              </w:rPr>
              <w:t>武昌民主路555号</w:t>
            </w:r>
          </w:p>
          <w:p w14:paraId="4E242CC9">
            <w:pPr>
              <w:widowControl/>
              <w:adjustRightInd w:val="0"/>
              <w:snapToGrid w:val="0"/>
              <w:spacing w:after="163" w:afterLines="50" w:line="360" w:lineRule="auto"/>
              <w:rPr>
                <w:rFonts w:ascii="宋体" w:hAnsi="宋体" w:cs="宋体"/>
                <w:kern w:val="0"/>
                <w:vertAlign w:val="baseline"/>
              </w:rPr>
            </w:pPr>
          </w:p>
        </w:tc>
      </w:tr>
      <w:tr w14:paraId="75A91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tcPr>
          <w:p w14:paraId="50081389">
            <w:pPr>
              <w:widowControl/>
              <w:adjustRightInd w:val="0"/>
              <w:snapToGrid w:val="0"/>
              <w:spacing w:after="50" w:line="360" w:lineRule="auto"/>
              <w:jc w:val="left"/>
              <w:rPr>
                <w:rFonts w:hint="eastAsia" w:ascii="宋体" w:hAnsi="宋体" w:cs="宋体"/>
                <w:kern w:val="0"/>
                <w:szCs w:val="21"/>
                <w:u w:val="single"/>
                <w:lang w:bidi="ar"/>
              </w:rPr>
            </w:pPr>
            <w:r>
              <w:rPr>
                <w:rFonts w:hint="eastAsia" w:ascii="宋体" w:hAnsi="宋体" w:cs="宋体"/>
                <w:kern w:val="0"/>
                <w:szCs w:val="21"/>
                <w:lang w:bidi="ar"/>
              </w:rPr>
              <w:t>法定代表人：</w:t>
            </w:r>
            <w:r>
              <w:rPr>
                <w:rFonts w:hint="eastAsia" w:ascii="宋体" w:hAnsi="宋体" w:cs="宋体"/>
                <w:kern w:val="0"/>
                <w:szCs w:val="21"/>
                <w:lang w:eastAsia="zh-CN" w:bidi="ar"/>
              </w:rPr>
              <w:t>万书辉</w:t>
            </w:r>
            <w:r>
              <w:rPr>
                <w:rFonts w:hint="eastAsia" w:ascii="宋体" w:hAnsi="宋体" w:cs="宋体"/>
                <w:kern w:val="0"/>
                <w:szCs w:val="21"/>
                <w:u w:val="single"/>
                <w:lang w:bidi="ar"/>
              </w:rPr>
              <w:t xml:space="preserve">                 </w:t>
            </w:r>
          </w:p>
          <w:p w14:paraId="1277EDB0">
            <w:pPr>
              <w:widowControl/>
              <w:adjustRightInd w:val="0"/>
              <w:snapToGrid w:val="0"/>
              <w:spacing w:after="50" w:afterLines="-2147483648" w:line="360" w:lineRule="auto"/>
              <w:jc w:val="left"/>
              <w:rPr>
                <w:rFonts w:hint="eastAsia" w:ascii="宋体" w:hAnsi="宋体" w:cs="宋体"/>
                <w:kern w:val="0"/>
                <w:szCs w:val="21"/>
                <w:lang w:bidi="ar"/>
              </w:rPr>
            </w:pPr>
          </w:p>
          <w:p w14:paraId="5D3B385F">
            <w:pPr>
              <w:widowControl/>
              <w:adjustRightInd w:val="0"/>
              <w:snapToGrid w:val="0"/>
              <w:spacing w:after="50" w:afterLines="-2147483648" w:line="360" w:lineRule="auto"/>
              <w:jc w:val="left"/>
              <w:rPr>
                <w:rFonts w:ascii="宋体" w:hAnsi="宋体" w:cs="宋体"/>
                <w:kern w:val="0"/>
                <w:vertAlign w:val="baseline"/>
              </w:rPr>
            </w:pPr>
            <w:r>
              <w:rPr>
                <w:rFonts w:hint="eastAsia" w:ascii="宋体" w:hAnsi="宋体" w:cs="宋体"/>
                <w:kern w:val="0"/>
                <w:szCs w:val="21"/>
                <w:lang w:bidi="ar"/>
              </w:rPr>
              <w:t>委托代理人：</w:t>
            </w:r>
            <w:r>
              <w:rPr>
                <w:rFonts w:hint="eastAsia" w:ascii="宋体" w:hAnsi="宋体" w:cs="宋体"/>
                <w:kern w:val="0"/>
                <w:szCs w:val="21"/>
                <w:u w:val="single"/>
                <w:lang w:bidi="ar"/>
              </w:rPr>
              <w:t xml:space="preserve">                 </w:t>
            </w:r>
          </w:p>
        </w:tc>
        <w:tc>
          <w:tcPr>
            <w:tcW w:w="3228" w:type="dxa"/>
          </w:tcPr>
          <w:p w14:paraId="55BC8D76">
            <w:pPr>
              <w:widowControl/>
              <w:shd w:val="clear"/>
              <w:adjustRightInd w:val="0"/>
              <w:snapToGrid w:val="0"/>
              <w:spacing w:after="50" w:line="360" w:lineRule="auto"/>
              <w:jc w:val="left"/>
              <w:rPr>
                <w:rFonts w:ascii="宋体" w:hAnsi="宋体" w:cs="宋体"/>
                <w:kern w:val="0"/>
              </w:rPr>
            </w:pPr>
            <w:r>
              <w:rPr>
                <w:rFonts w:hint="eastAsia" w:ascii="宋体" w:hAnsi="宋体" w:cs="宋体"/>
                <w:kern w:val="0"/>
                <w:szCs w:val="21"/>
                <w:lang w:bidi="ar"/>
              </w:rPr>
              <w:t>法定代表人：</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杨光余</w:t>
            </w:r>
            <w:r>
              <w:rPr>
                <w:rFonts w:hint="eastAsia" w:ascii="宋体" w:hAnsi="宋体" w:cs="宋体"/>
                <w:kern w:val="0"/>
                <w:szCs w:val="21"/>
                <w:u w:val="single"/>
                <w:lang w:bidi="ar"/>
              </w:rPr>
              <w:t xml:space="preserve">     </w:t>
            </w:r>
          </w:p>
          <w:p w14:paraId="79AACF2E">
            <w:pPr>
              <w:widowControl/>
              <w:shd w:val="clear"/>
              <w:adjustRightInd w:val="0"/>
              <w:snapToGrid w:val="0"/>
              <w:spacing w:after="50" w:line="360" w:lineRule="auto"/>
              <w:jc w:val="left"/>
              <w:rPr>
                <w:rFonts w:hint="eastAsia" w:ascii="宋体" w:hAnsi="宋体" w:cs="宋体"/>
                <w:kern w:val="0"/>
                <w:szCs w:val="21"/>
                <w:lang w:bidi="ar"/>
              </w:rPr>
            </w:pPr>
          </w:p>
          <w:p w14:paraId="61D48217">
            <w:pPr>
              <w:widowControl/>
              <w:adjustRightInd w:val="0"/>
              <w:snapToGrid w:val="0"/>
              <w:spacing w:after="50" w:line="360" w:lineRule="auto"/>
              <w:jc w:val="left"/>
              <w:rPr>
                <w:rFonts w:ascii="宋体" w:hAnsi="宋体" w:cs="宋体"/>
                <w:kern w:val="0"/>
              </w:rPr>
            </w:pPr>
            <w:r>
              <w:rPr>
                <w:rFonts w:hint="eastAsia" w:ascii="宋体" w:hAnsi="宋体" w:cs="宋体"/>
                <w:kern w:val="0"/>
                <w:szCs w:val="21"/>
                <w:lang w:bidi="ar"/>
              </w:rPr>
              <w:t>委托代理人：</w:t>
            </w:r>
            <w:r>
              <w:rPr>
                <w:rFonts w:hint="eastAsia" w:ascii="宋体" w:hAnsi="宋体" w:cs="宋体"/>
                <w:kern w:val="0"/>
                <w:szCs w:val="21"/>
                <w:u w:val="single"/>
                <w:lang w:bidi="ar"/>
              </w:rPr>
              <w:t xml:space="preserve">       </w:t>
            </w:r>
            <w:r>
              <w:rPr>
                <w:rFonts w:hint="eastAsia" w:ascii="宋体" w:hAnsi="宋体" w:cs="宋体"/>
                <w:kern w:val="0"/>
                <w:szCs w:val="21"/>
                <w:u w:val="single"/>
                <w:lang w:eastAsia="zh-CN" w:bidi="ar"/>
              </w:rPr>
              <w:t>杨波</w:t>
            </w:r>
            <w:r>
              <w:rPr>
                <w:rFonts w:hint="eastAsia" w:ascii="宋体" w:hAnsi="宋体" w:cs="宋体"/>
                <w:kern w:val="0"/>
                <w:szCs w:val="21"/>
                <w:u w:val="single"/>
                <w:lang w:bidi="ar"/>
              </w:rPr>
              <w:t xml:space="preserve">        </w:t>
            </w:r>
          </w:p>
          <w:p w14:paraId="3592D62C">
            <w:pPr>
              <w:widowControl/>
              <w:adjustRightInd w:val="0"/>
              <w:snapToGrid w:val="0"/>
              <w:spacing w:after="163" w:afterLines="50" w:line="360" w:lineRule="auto"/>
              <w:rPr>
                <w:rFonts w:ascii="宋体" w:hAnsi="宋体" w:cs="宋体"/>
                <w:kern w:val="0"/>
                <w:vertAlign w:val="baseline"/>
              </w:rPr>
            </w:pPr>
          </w:p>
        </w:tc>
        <w:tc>
          <w:tcPr>
            <w:tcW w:w="3228" w:type="dxa"/>
          </w:tcPr>
          <w:p w14:paraId="6BBACD0C">
            <w:pPr>
              <w:widowControl/>
              <w:adjustRightInd w:val="0"/>
              <w:snapToGrid w:val="0"/>
              <w:spacing w:after="50" w:line="360" w:lineRule="auto"/>
              <w:jc w:val="left"/>
              <w:rPr>
                <w:rFonts w:ascii="宋体" w:hAnsi="宋体" w:cs="宋体"/>
                <w:kern w:val="0"/>
              </w:rPr>
            </w:pPr>
            <w:r>
              <w:rPr>
                <w:rFonts w:hint="eastAsia" w:ascii="宋体" w:hAnsi="宋体" w:cs="宋体"/>
                <w:kern w:val="0"/>
                <w:szCs w:val="21"/>
                <w:lang w:bidi="ar"/>
              </w:rPr>
              <w:t>法定代表人：</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宋文涛</w:t>
            </w:r>
            <w:r>
              <w:rPr>
                <w:rFonts w:hint="eastAsia" w:ascii="宋体" w:hAnsi="宋体" w:cs="宋体"/>
                <w:kern w:val="0"/>
                <w:szCs w:val="21"/>
                <w:u w:val="single"/>
                <w:lang w:bidi="ar"/>
              </w:rPr>
              <w:t xml:space="preserve">      </w:t>
            </w:r>
          </w:p>
          <w:p w14:paraId="16E80476">
            <w:pPr>
              <w:widowControl/>
              <w:shd w:val="clear"/>
              <w:adjustRightInd w:val="0"/>
              <w:snapToGrid w:val="0"/>
              <w:spacing w:after="50" w:line="360" w:lineRule="auto"/>
              <w:jc w:val="left"/>
              <w:rPr>
                <w:rFonts w:hint="eastAsia" w:ascii="宋体" w:hAnsi="宋体" w:cs="宋体"/>
                <w:kern w:val="0"/>
                <w:szCs w:val="21"/>
                <w:lang w:bidi="ar"/>
              </w:rPr>
            </w:pPr>
          </w:p>
          <w:p w14:paraId="15945405">
            <w:pPr>
              <w:widowControl/>
              <w:shd w:val="clear"/>
              <w:adjustRightInd w:val="0"/>
              <w:snapToGrid w:val="0"/>
              <w:spacing w:after="50" w:line="360" w:lineRule="auto"/>
              <w:jc w:val="left"/>
              <w:rPr>
                <w:rFonts w:ascii="宋体" w:hAnsi="宋体" w:cs="宋体"/>
                <w:kern w:val="0"/>
              </w:rPr>
            </w:pPr>
            <w:r>
              <w:rPr>
                <w:rFonts w:hint="eastAsia" w:ascii="宋体" w:hAnsi="宋体" w:cs="宋体"/>
                <w:kern w:val="0"/>
                <w:szCs w:val="21"/>
                <w:lang w:bidi="ar"/>
              </w:rPr>
              <w:t>委托代理人：</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江川</w:t>
            </w:r>
            <w:r>
              <w:rPr>
                <w:rFonts w:hint="eastAsia" w:ascii="宋体" w:hAnsi="宋体" w:cs="宋体"/>
                <w:kern w:val="0"/>
                <w:szCs w:val="21"/>
                <w:u w:val="single"/>
                <w:lang w:bidi="ar"/>
              </w:rPr>
              <w:t xml:space="preserve">      </w:t>
            </w:r>
          </w:p>
          <w:p w14:paraId="66643EC8">
            <w:pPr>
              <w:pStyle w:val="25"/>
              <w:rPr>
                <w:kern w:val="2"/>
                <w:szCs w:val="22"/>
              </w:rPr>
            </w:pPr>
          </w:p>
        </w:tc>
      </w:tr>
      <w:tr w14:paraId="1F228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tcPr>
          <w:p w14:paraId="420AE913">
            <w:pPr>
              <w:widowControl/>
              <w:adjustRightInd w:val="0"/>
              <w:snapToGrid w:val="0"/>
              <w:spacing w:after="50" w:line="360" w:lineRule="auto"/>
              <w:jc w:val="left"/>
              <w:rPr>
                <w:rFonts w:ascii="宋体" w:hAnsi="宋体" w:cs="宋体"/>
                <w:kern w:val="0"/>
              </w:rPr>
            </w:pPr>
            <w:r>
              <w:rPr>
                <w:rFonts w:hint="eastAsia" w:ascii="宋体" w:hAnsi="宋体" w:cs="宋体"/>
                <w:kern w:val="0"/>
                <w:szCs w:val="21"/>
                <w:lang w:bidi="ar"/>
              </w:rPr>
              <w:t>开户银行：</w:t>
            </w:r>
            <w:r>
              <w:rPr>
                <w:rFonts w:hint="eastAsia" w:ascii="宋体" w:hAnsi="宋体" w:cs="宋体"/>
                <w:kern w:val="0"/>
                <w:szCs w:val="21"/>
                <w:u w:val="single"/>
                <w:lang w:bidi="ar"/>
              </w:rPr>
              <w:t xml:space="preserve">   中国银行股份有限公司重庆学府路支行   </w:t>
            </w:r>
          </w:p>
          <w:p w14:paraId="03C9AEA7">
            <w:pPr>
              <w:widowControl/>
              <w:adjustRightInd w:val="0"/>
              <w:snapToGrid w:val="0"/>
              <w:spacing w:after="163" w:afterLines="50" w:line="360" w:lineRule="auto"/>
              <w:rPr>
                <w:rFonts w:ascii="宋体" w:hAnsi="宋体" w:cs="宋体"/>
                <w:kern w:val="0"/>
                <w:vertAlign w:val="baseline"/>
              </w:rPr>
            </w:pPr>
            <w:r>
              <w:rPr>
                <w:rFonts w:hint="eastAsia" w:ascii="宋体" w:hAnsi="宋体" w:cs="宋体"/>
                <w:kern w:val="0"/>
                <w:szCs w:val="21"/>
                <w:lang w:bidi="ar"/>
              </w:rPr>
              <w:t>账号：</w:t>
            </w:r>
            <w:r>
              <w:rPr>
                <w:rFonts w:hint="eastAsia" w:ascii="宋体" w:hAnsi="宋体" w:cs="宋体"/>
                <w:kern w:val="0"/>
                <w:szCs w:val="21"/>
                <w:u w:val="single"/>
                <w:lang w:bidi="ar"/>
              </w:rPr>
              <w:t xml:space="preserve">     113000765454       </w:t>
            </w:r>
          </w:p>
        </w:tc>
        <w:tc>
          <w:tcPr>
            <w:tcW w:w="3228" w:type="dxa"/>
          </w:tcPr>
          <w:p w14:paraId="4D450CE3">
            <w:pPr>
              <w:widowControl/>
              <w:shd w:val="clear"/>
              <w:adjustRightInd w:val="0"/>
              <w:snapToGrid w:val="0"/>
              <w:spacing w:after="50" w:line="360" w:lineRule="auto"/>
              <w:jc w:val="left"/>
              <w:rPr>
                <w:rFonts w:hint="eastAsia" w:ascii="宋体" w:hAnsi="宋体" w:eastAsia="宋体" w:cs="宋体"/>
                <w:kern w:val="0"/>
                <w:lang w:eastAsia="zh-CN"/>
              </w:rPr>
            </w:pPr>
            <w:r>
              <w:rPr>
                <w:rFonts w:hint="eastAsia" w:ascii="宋体" w:hAnsi="宋体" w:cs="宋体"/>
                <w:kern w:val="0"/>
                <w:szCs w:val="21"/>
                <w:lang w:bidi="ar"/>
              </w:rPr>
              <w:t>开户银行：</w:t>
            </w:r>
            <w:r>
              <w:rPr>
                <w:rFonts w:hint="eastAsia" w:ascii="宋体" w:hAnsi="宋体" w:cs="宋体"/>
                <w:kern w:val="0"/>
                <w:szCs w:val="21"/>
                <w:u w:val="single"/>
                <w:lang w:val="en-US" w:eastAsia="zh-CN" w:bidi="ar"/>
              </w:rPr>
              <w:t>中国建设银行股份有限公司重庆九龙坡西郊支行</w:t>
            </w:r>
          </w:p>
          <w:p w14:paraId="11FFF707">
            <w:pPr>
              <w:widowControl/>
              <w:adjustRightInd w:val="0"/>
              <w:snapToGrid w:val="0"/>
              <w:spacing w:after="163" w:afterLines="50" w:line="360" w:lineRule="auto"/>
              <w:rPr>
                <w:rFonts w:ascii="宋体" w:hAnsi="宋体" w:cs="宋体"/>
                <w:kern w:val="0"/>
                <w:vertAlign w:val="baseline"/>
              </w:rPr>
            </w:pPr>
            <w:r>
              <w:rPr>
                <w:rFonts w:hint="eastAsia" w:ascii="宋体" w:hAnsi="宋体" w:cs="宋体"/>
                <w:kern w:val="0"/>
                <w:szCs w:val="21"/>
                <w:lang w:bidi="ar"/>
              </w:rPr>
              <w:t>账号：</w:t>
            </w:r>
            <w:r>
              <w:rPr>
                <w:rFonts w:hint="eastAsia" w:ascii="宋体" w:hAnsi="宋体" w:cs="宋体"/>
                <w:kern w:val="0"/>
                <w:szCs w:val="21"/>
                <w:u w:val="single"/>
                <w:lang w:val="en-US" w:eastAsia="zh-CN" w:bidi="ar"/>
              </w:rPr>
              <w:t>50001034100050200257</w:t>
            </w:r>
          </w:p>
        </w:tc>
        <w:tc>
          <w:tcPr>
            <w:tcW w:w="3228" w:type="dxa"/>
          </w:tcPr>
          <w:p w14:paraId="3CA148C6">
            <w:pPr>
              <w:widowControl/>
              <w:shd w:val="clear"/>
              <w:adjustRightInd w:val="0"/>
              <w:snapToGrid w:val="0"/>
              <w:spacing w:after="50" w:line="360" w:lineRule="auto"/>
              <w:jc w:val="left"/>
              <w:rPr>
                <w:rFonts w:ascii="宋体" w:hAnsi="宋体" w:cs="宋体"/>
                <w:kern w:val="0"/>
              </w:rPr>
            </w:pPr>
            <w:r>
              <w:rPr>
                <w:rFonts w:hint="eastAsia" w:ascii="宋体" w:hAnsi="宋体" w:cs="宋体"/>
                <w:kern w:val="0"/>
                <w:szCs w:val="21"/>
                <w:lang w:bidi="ar"/>
              </w:rPr>
              <w:t>开户银行：</w:t>
            </w:r>
            <w:r>
              <w:rPr>
                <w:rFonts w:hint="eastAsia" w:ascii="宋体" w:hAnsi="宋体" w:cs="宋体"/>
                <w:b w:val="0"/>
                <w:kern w:val="0"/>
                <w:sz w:val="21"/>
                <w:szCs w:val="21"/>
                <w:u w:val="single"/>
                <w:lang w:bidi="ar"/>
              </w:rPr>
              <w:t>中国农业银行武汉市江汉支行</w:t>
            </w:r>
            <w:r>
              <w:rPr>
                <w:rFonts w:hint="eastAsia" w:ascii="宋体" w:hAnsi="宋体" w:cs="宋体"/>
                <w:kern w:val="0"/>
                <w:szCs w:val="21"/>
                <w:u w:val="single"/>
                <w:lang w:bidi="ar"/>
              </w:rPr>
              <w:t xml:space="preserve">  </w:t>
            </w:r>
          </w:p>
          <w:p w14:paraId="6C5473A9">
            <w:pPr>
              <w:widowControl/>
              <w:adjustRightInd w:val="0"/>
              <w:snapToGrid w:val="0"/>
              <w:spacing w:after="163" w:afterLines="50" w:line="360" w:lineRule="auto"/>
              <w:rPr>
                <w:rFonts w:ascii="宋体" w:hAnsi="宋体" w:cs="宋体"/>
                <w:kern w:val="0"/>
                <w:vertAlign w:val="baseline"/>
              </w:rPr>
            </w:pPr>
            <w:r>
              <w:rPr>
                <w:rFonts w:hint="eastAsia" w:ascii="宋体" w:hAnsi="宋体" w:cs="宋体"/>
                <w:kern w:val="0"/>
                <w:szCs w:val="21"/>
                <w:lang w:bidi="ar"/>
              </w:rPr>
              <w:t>账号：</w:t>
            </w:r>
            <w:r>
              <w:rPr>
                <w:rFonts w:hint="eastAsia" w:ascii="宋体" w:hAnsi="宋体" w:cs="宋体"/>
                <w:kern w:val="0"/>
                <w:szCs w:val="21"/>
                <w:u w:val="single"/>
                <w:lang w:bidi="ar"/>
              </w:rPr>
              <w:t xml:space="preserve"> </w:t>
            </w:r>
            <w:r>
              <w:rPr>
                <w:rFonts w:hint="eastAsia" w:ascii="宋体" w:hAnsi="宋体" w:cs="宋体"/>
                <w:b w:val="0"/>
                <w:kern w:val="0"/>
                <w:sz w:val="21"/>
                <w:szCs w:val="21"/>
                <w:u w:val="single"/>
                <w:lang w:bidi="ar"/>
              </w:rPr>
              <w:t>17008201040002343</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 xml:space="preserve">  </w:t>
            </w:r>
            <w:r>
              <w:rPr>
                <w:rFonts w:hint="eastAsia" w:ascii="宋体" w:hAnsi="宋体" w:cs="宋体"/>
                <w:kern w:val="0"/>
                <w:szCs w:val="21"/>
                <w:u w:val="single"/>
                <w:lang w:bidi="ar"/>
              </w:rPr>
              <w:t xml:space="preserve">        </w:t>
            </w:r>
          </w:p>
        </w:tc>
      </w:tr>
      <w:tr w14:paraId="28B91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tcPr>
          <w:p w14:paraId="2F05E886">
            <w:pPr>
              <w:widowControl/>
              <w:adjustRightInd w:val="0"/>
              <w:snapToGrid w:val="0"/>
              <w:spacing w:after="163" w:afterLines="50" w:line="360" w:lineRule="auto"/>
              <w:rPr>
                <w:rFonts w:ascii="宋体" w:hAnsi="宋体" w:cs="宋体"/>
                <w:kern w:val="0"/>
                <w:vertAlign w:val="baseline"/>
              </w:rPr>
            </w:pPr>
            <w:r>
              <w:rPr>
                <w:rFonts w:hint="eastAsia" w:ascii="宋体" w:hAnsi="宋体" w:cs="宋体"/>
                <w:kern w:val="0"/>
                <w:szCs w:val="21"/>
                <w:lang w:bidi="ar"/>
              </w:rPr>
              <w:t>电话：</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023-61638259</w:t>
            </w:r>
            <w:r>
              <w:rPr>
                <w:rFonts w:hint="eastAsia" w:ascii="宋体" w:hAnsi="宋体" w:cs="宋体"/>
                <w:kern w:val="0"/>
                <w:szCs w:val="21"/>
                <w:u w:val="single"/>
                <w:lang w:bidi="ar"/>
              </w:rPr>
              <w:t xml:space="preserve">         </w:t>
            </w:r>
          </w:p>
        </w:tc>
        <w:tc>
          <w:tcPr>
            <w:tcW w:w="3228" w:type="dxa"/>
          </w:tcPr>
          <w:p w14:paraId="0B886D2F">
            <w:pPr>
              <w:widowControl/>
              <w:adjustRightInd w:val="0"/>
              <w:snapToGrid w:val="0"/>
              <w:spacing w:after="163" w:afterLines="50" w:line="360" w:lineRule="auto"/>
              <w:rPr>
                <w:rFonts w:ascii="宋体" w:hAnsi="宋体" w:cs="宋体"/>
                <w:kern w:val="0"/>
                <w:vertAlign w:val="baseline"/>
              </w:rPr>
            </w:pPr>
            <w:r>
              <w:rPr>
                <w:rFonts w:hint="eastAsia" w:ascii="宋体" w:hAnsi="宋体" w:cs="宋体"/>
                <w:kern w:val="0"/>
                <w:szCs w:val="21"/>
                <w:lang w:bidi="ar"/>
              </w:rPr>
              <w:t>电话：</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13908300400</w:t>
            </w:r>
            <w:r>
              <w:rPr>
                <w:rFonts w:hint="eastAsia" w:ascii="宋体" w:hAnsi="宋体" w:cs="宋体"/>
                <w:kern w:val="0"/>
                <w:szCs w:val="21"/>
                <w:u w:val="single"/>
                <w:lang w:bidi="ar"/>
              </w:rPr>
              <w:t xml:space="preserve">            </w:t>
            </w:r>
          </w:p>
        </w:tc>
        <w:tc>
          <w:tcPr>
            <w:tcW w:w="3228" w:type="dxa"/>
          </w:tcPr>
          <w:p w14:paraId="3B2211F0">
            <w:pPr>
              <w:widowControl/>
              <w:shd w:val="clear"/>
              <w:adjustRightInd w:val="0"/>
              <w:snapToGrid w:val="0"/>
              <w:spacing w:after="50" w:line="360" w:lineRule="auto"/>
              <w:jc w:val="left"/>
              <w:rPr>
                <w:rFonts w:ascii="宋体" w:hAnsi="宋体" w:cs="宋体"/>
                <w:kern w:val="0"/>
              </w:rPr>
            </w:pPr>
            <w:r>
              <w:rPr>
                <w:rFonts w:hint="eastAsia" w:ascii="宋体" w:hAnsi="宋体" w:cs="宋体"/>
                <w:kern w:val="0"/>
                <w:szCs w:val="21"/>
                <w:lang w:bidi="ar"/>
              </w:rPr>
              <w:t>电话：</w:t>
            </w:r>
            <w:r>
              <w:rPr>
                <w:rFonts w:hint="eastAsia" w:ascii="宋体" w:hAnsi="宋体" w:cs="宋体"/>
                <w:kern w:val="0"/>
                <w:szCs w:val="21"/>
                <w:u w:val="single"/>
                <w:lang w:bidi="ar"/>
              </w:rPr>
              <w:t xml:space="preserve">     027-87824571      </w:t>
            </w:r>
          </w:p>
          <w:p w14:paraId="07E8A6D6">
            <w:pPr>
              <w:widowControl/>
              <w:adjustRightInd w:val="0"/>
              <w:snapToGrid w:val="0"/>
              <w:spacing w:after="163" w:afterLines="50" w:line="360" w:lineRule="auto"/>
              <w:rPr>
                <w:rFonts w:ascii="宋体" w:hAnsi="宋体" w:cs="宋体"/>
                <w:kern w:val="0"/>
                <w:vertAlign w:val="baseline"/>
              </w:rPr>
            </w:pPr>
          </w:p>
        </w:tc>
      </w:tr>
    </w:tbl>
    <w:p w14:paraId="312593AE">
      <w:pPr>
        <w:widowControl/>
        <w:spacing w:line="360" w:lineRule="auto"/>
        <w:ind w:firstLine="420" w:firstLineChars="200"/>
        <w:jc w:val="left"/>
        <w:rPr>
          <w:rFonts w:ascii="宋体" w:hAnsi="宋体" w:cs="宋体"/>
          <w:kern w:val="0"/>
        </w:rPr>
      </w:pPr>
      <w:r>
        <w:rPr>
          <w:rFonts w:hint="eastAsia" w:ascii="宋体" w:hAnsi="宋体"/>
          <w:szCs w:val="21"/>
          <w:lang w:bidi="ar"/>
        </w:rPr>
        <w:br w:type="page"/>
      </w:r>
    </w:p>
    <w:p w14:paraId="1E8B5B49">
      <w:pPr>
        <w:keepNext/>
        <w:keepLines/>
        <w:widowControl/>
        <w:wordWrap w:val="0"/>
        <w:topLinePunct/>
        <w:adjustRightInd w:val="0"/>
        <w:snapToGrid w:val="0"/>
        <w:spacing w:after="156" w:afterLines="50" w:line="360" w:lineRule="auto"/>
        <w:jc w:val="center"/>
        <w:outlineLvl w:val="1"/>
        <w:rPr>
          <w:rFonts w:ascii="宋体" w:hAnsi="宋体" w:cs="宋体"/>
          <w:b/>
          <w:kern w:val="0"/>
        </w:rPr>
      </w:pPr>
      <w:bookmarkStart w:id="1927" w:name="_Toc20998"/>
      <w:bookmarkStart w:id="1928" w:name="_Toc4344"/>
      <w:r>
        <w:rPr>
          <w:rFonts w:hint="eastAsia" w:ascii="宋体" w:hAnsi="宋体" w:cs="宋体"/>
          <w:b/>
          <w:kern w:val="0"/>
          <w:szCs w:val="21"/>
          <w:lang w:bidi="ar"/>
        </w:rPr>
        <w:t>附件1</w:t>
      </w:r>
      <w:r>
        <w:rPr>
          <w:rFonts w:ascii="宋体" w:hAnsi="宋体" w:cs="宋体"/>
          <w:b/>
          <w:kern w:val="0"/>
          <w:szCs w:val="21"/>
          <w:lang w:bidi="ar"/>
        </w:rPr>
        <w:t>0</w:t>
      </w:r>
      <w:r>
        <w:rPr>
          <w:rFonts w:hint="eastAsia" w:ascii="宋体" w:hAnsi="宋体" w:cs="宋体"/>
          <w:b/>
          <w:kern w:val="0"/>
          <w:szCs w:val="21"/>
          <w:lang w:bidi="ar"/>
        </w:rPr>
        <w:t xml:space="preserve"> 保障建筑工人工资支付协议</w:t>
      </w:r>
      <w:bookmarkEnd w:id="1927"/>
      <w:bookmarkEnd w:id="1928"/>
    </w:p>
    <w:p w14:paraId="71F4F95C">
      <w:pPr>
        <w:widowControl/>
        <w:jc w:val="left"/>
        <w:rPr>
          <w:rFonts w:ascii="宋体" w:hAnsi="宋体" w:cs="宋体"/>
          <w:kern w:val="0"/>
        </w:rPr>
      </w:pPr>
      <w:r>
        <w:rPr>
          <w:rFonts w:hint="eastAsia" w:ascii="宋体" w:hAnsi="宋体" w:cs="宋体"/>
          <w:kern w:val="0"/>
          <w:szCs w:val="21"/>
          <w:lang w:bidi="ar"/>
        </w:rPr>
        <w:t xml:space="preserve"> </w:t>
      </w:r>
    </w:p>
    <w:p w14:paraId="5FCD998E">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为贯彻落实《国务院办公厅关于全面治理拖欠农民工工资问题的意见》（国办发〔2016〕1号），《重庆市人民政府办公厅关于全面治理拖欠农民工工资问题的实施意见》（渝府办发〔2016〕101号），健全预防和解决拖欠建筑工人工资问题的长效机制，切实保障建筑工人劳动报酬权益，维护社会公平正义，促进社会和谐稳定。经甲、乙双方结合实际情况，友好协商，达成如下协议：</w:t>
      </w:r>
    </w:p>
    <w:p w14:paraId="29E0C1BE">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一、承包人申报工程进度款时，应对上月已支付工程款用于建筑工人工资发放的情况进行说明，并附建筑工人代表按时足额收取了工资的签名确认书。监理单位应对相关情况说明和签名确认书（详附件）进行审查签名后，与工程进度款申报资料一并提交给发包人。发包人审核合格后，才进行当期工程进度款的支付。</w:t>
      </w:r>
    </w:p>
    <w:p w14:paraId="3FFE514F">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二、由于工程进度款申报和审查需一定时间，其与建筑工人工资发放时间存在一定时间的延后，承包人应具有垫付不低于3个月建筑工人工资能力。承包人在本补充协议签订后申请的第一笔工程进度款时应出具垫付不低于3个月建筑工人工资的书面承诺给发包人。发包人将承包人是否做出承诺作为支付工程进度款的前提条件之一。</w:t>
      </w:r>
    </w:p>
    <w:p w14:paraId="7E7BA139">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三、承包人每月10日前将本月作业班组、班组人数、建筑工人身份信息等报监理单位，10日～15日分别以作业班组为小组，每小组自行选举产生一名建筑工人代表，监理单位应全程监督，选举结果与当期工程款支付申请一并报送发包人。</w:t>
      </w:r>
    </w:p>
    <w:p w14:paraId="3AF31DF4">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四、若发现承包人有下列事项的，发包人在支付当期进度款时暂扣当期应支付进度款5%比例的款项。</w:t>
      </w:r>
      <w:r>
        <w:rPr>
          <w:rFonts w:hint="eastAsia" w:ascii="宋体" w:hAnsi="宋体" w:cs="宋体"/>
          <w:kern w:val="0"/>
          <w:szCs w:val="21"/>
          <w:lang w:bidi="ar"/>
        </w:rPr>
        <w:br w:type="textWrapping"/>
      </w:r>
      <w:r>
        <w:rPr>
          <w:rFonts w:hint="eastAsia" w:ascii="宋体" w:hAnsi="宋体" w:cs="宋体"/>
          <w:kern w:val="0"/>
          <w:szCs w:val="21"/>
          <w:lang w:bidi="ar"/>
        </w:rPr>
        <w:t xml:space="preserve">    （一）现场检查发现项目存在拖欠建筑工人工资情况并经核查属实的；</w:t>
      </w:r>
    </w:p>
    <w:p w14:paraId="2A0C7D13">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（二）相关行政管理部门检查发现存在拖欠建筑工人工资情况并经核查属实的；</w:t>
      </w:r>
      <w:r>
        <w:rPr>
          <w:rFonts w:hint="eastAsia" w:ascii="宋体" w:hAnsi="宋体" w:cs="宋体"/>
          <w:kern w:val="0"/>
          <w:szCs w:val="21"/>
          <w:lang w:bidi="ar"/>
        </w:rPr>
        <w:br w:type="textWrapping"/>
      </w:r>
      <w:r>
        <w:rPr>
          <w:rFonts w:hint="eastAsia" w:ascii="宋体" w:hAnsi="宋体" w:cs="宋体"/>
          <w:kern w:val="0"/>
          <w:szCs w:val="21"/>
          <w:lang w:bidi="ar"/>
        </w:rPr>
        <w:t xml:space="preserve">    （三）有拖欠建筑工人工资投诉事项并经核查属实的。</w:t>
      </w:r>
      <w:r>
        <w:rPr>
          <w:rFonts w:hint="eastAsia" w:ascii="宋体" w:hAnsi="宋体" w:cs="宋体"/>
          <w:kern w:val="0"/>
          <w:szCs w:val="21"/>
          <w:lang w:bidi="ar"/>
        </w:rPr>
        <w:br w:type="textWrapping"/>
      </w:r>
      <w:r>
        <w:rPr>
          <w:rFonts w:hint="eastAsia" w:ascii="宋体" w:hAnsi="宋体" w:cs="宋体"/>
          <w:kern w:val="0"/>
          <w:szCs w:val="21"/>
          <w:lang w:bidi="ar"/>
        </w:rPr>
        <w:t xml:space="preserve">    五、对发现的存在拖欠建筑工人工资事项，承包人应在3天内限时整改，并将整改措施和结果报发包人审查，经发包人批准同意后，在下一期工程进度款支付中返还暂扣的工程款；如承包人未在3天内限时整改，暂扣工程款将继续扣留，直至整改完毕。暂扣款不计息。</w:t>
      </w:r>
    </w:p>
    <w:p w14:paraId="2646B695">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六、本协议经双方法定代表人或委托代理人签名并加盖公章后生效，履行完毕后自然失效。</w:t>
      </w:r>
    </w:p>
    <w:p w14:paraId="53B13B51">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附件：</w:t>
      </w:r>
    </w:p>
    <w:p w14:paraId="3EFD693A">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1、关于建筑工人工资发放情况的说明表</w:t>
      </w:r>
    </w:p>
    <w:p w14:paraId="2FB13EE9">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 xml:space="preserve"> </w:t>
      </w:r>
    </w:p>
    <w:p w14:paraId="4DEDB0DA">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（以下无正文）</w:t>
      </w:r>
    </w:p>
    <w:p w14:paraId="23239797">
      <w:pPr>
        <w:widowControl/>
        <w:spacing w:line="360" w:lineRule="auto"/>
        <w:ind w:firstLine="420" w:firstLineChars="200"/>
        <w:jc w:val="left"/>
        <w:rPr>
          <w:rFonts w:ascii="宋体" w:hAnsi="宋体" w:cs="宋体"/>
          <w:kern w:val="0"/>
        </w:rPr>
      </w:pPr>
      <w:r>
        <w:rPr>
          <w:rFonts w:hint="eastAsia" w:ascii="宋体" w:hAnsi="宋体" w:cs="宋体"/>
          <w:kern w:val="0"/>
          <w:szCs w:val="21"/>
          <w:lang w:bidi="ar"/>
        </w:rPr>
        <w:t xml:space="preserve"> </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7"/>
        <w:gridCol w:w="3228"/>
        <w:gridCol w:w="3228"/>
      </w:tblGrid>
      <w:tr w14:paraId="3577A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6" w:hRule="atLeast"/>
        </w:trPr>
        <w:tc>
          <w:tcPr>
            <w:tcW w:w="3227" w:type="dxa"/>
          </w:tcPr>
          <w:p w14:paraId="3AE67476">
            <w:pPr>
              <w:widowControl/>
              <w:adjustRightInd w:val="0"/>
              <w:snapToGrid w:val="0"/>
              <w:spacing w:after="50" w:line="360" w:lineRule="auto"/>
              <w:jc w:val="left"/>
              <w:rPr>
                <w:rFonts w:hint="eastAsia" w:ascii="宋体" w:hAnsi="宋体" w:eastAsia="宋体" w:cs="宋体"/>
                <w:kern w:val="0"/>
                <w:lang w:eastAsia="zh-CN"/>
              </w:rPr>
            </w:pPr>
            <w:r>
              <w:rPr>
                <w:rFonts w:hint="eastAsia" w:ascii="宋体" w:hAnsi="宋体" w:cs="宋体"/>
                <w:kern w:val="0"/>
                <w:szCs w:val="21"/>
                <w:lang w:bidi="ar"/>
              </w:rPr>
              <w:t>发包人：（公章）重庆第二师范学院</w:t>
            </w:r>
            <w:r>
              <w:rPr>
                <w:rFonts w:hint="eastAsia" w:ascii="宋体" w:hAnsi="宋体" w:cs="宋体"/>
                <w:kern w:val="0"/>
                <w:szCs w:val="21"/>
                <w:lang w:eastAsia="zh-CN" w:bidi="ar"/>
              </w:rPr>
              <w:t>（甲方）</w:t>
            </w:r>
          </w:p>
          <w:p w14:paraId="3752BABA">
            <w:pPr>
              <w:widowControl/>
              <w:adjustRightInd w:val="0"/>
              <w:snapToGrid w:val="0"/>
              <w:spacing w:after="163" w:afterLines="50" w:line="360" w:lineRule="auto"/>
              <w:rPr>
                <w:rFonts w:hint="eastAsia" w:ascii="宋体" w:hAnsi="宋体" w:eastAsia="宋体" w:cs="宋体"/>
                <w:kern w:val="0"/>
                <w:vertAlign w:val="baseline"/>
                <w:lang w:eastAsia="zh-CN"/>
              </w:rPr>
            </w:pPr>
          </w:p>
        </w:tc>
        <w:tc>
          <w:tcPr>
            <w:tcW w:w="3228" w:type="dxa"/>
          </w:tcPr>
          <w:p w14:paraId="4A8400F6">
            <w:pPr>
              <w:widowControl/>
              <w:adjustRightInd w:val="0"/>
              <w:snapToGrid w:val="0"/>
              <w:spacing w:after="50" w:line="360" w:lineRule="auto"/>
              <w:jc w:val="left"/>
              <w:rPr>
                <w:rFonts w:ascii="宋体" w:hAnsi="宋体" w:cs="宋体"/>
                <w:kern w:val="0"/>
              </w:rPr>
            </w:pPr>
            <w:r>
              <w:rPr>
                <w:rFonts w:hint="eastAsia" w:ascii="宋体" w:hAnsi="宋体" w:cs="宋体"/>
                <w:kern w:val="0"/>
                <w:szCs w:val="21"/>
                <w:lang w:bidi="ar"/>
              </w:rPr>
              <w:t>承包人：（公章）</w:t>
            </w:r>
            <w:r>
              <w:rPr>
                <w:rFonts w:hint="eastAsia" w:ascii="宋体" w:hAnsi="宋体" w:cs="宋体"/>
                <w:kern w:val="0"/>
                <w:szCs w:val="21"/>
                <w:lang w:val="en-US" w:eastAsia="zh-CN" w:bidi="ar"/>
              </w:rPr>
              <w:t>重庆建工第九建设有限公司（乙方）</w:t>
            </w:r>
          </w:p>
          <w:p w14:paraId="1AE286AB">
            <w:pPr>
              <w:widowControl/>
              <w:adjustRightInd w:val="0"/>
              <w:snapToGrid w:val="0"/>
              <w:spacing w:after="163" w:afterLines="50" w:line="360" w:lineRule="auto"/>
              <w:rPr>
                <w:rFonts w:ascii="宋体" w:hAnsi="宋体" w:cs="宋体"/>
                <w:kern w:val="0"/>
                <w:vertAlign w:val="baseline"/>
              </w:rPr>
            </w:pPr>
          </w:p>
        </w:tc>
        <w:tc>
          <w:tcPr>
            <w:tcW w:w="3228" w:type="dxa"/>
          </w:tcPr>
          <w:p w14:paraId="28AB2FBF">
            <w:pPr>
              <w:widowControl/>
              <w:adjustRightInd w:val="0"/>
              <w:snapToGrid w:val="0"/>
              <w:spacing w:after="50" w:line="360" w:lineRule="auto"/>
              <w:jc w:val="left"/>
              <w:rPr>
                <w:rFonts w:ascii="宋体" w:hAnsi="宋体" w:cs="宋体"/>
                <w:kern w:val="0"/>
              </w:rPr>
            </w:pPr>
            <w:r>
              <w:rPr>
                <w:rFonts w:hint="eastAsia" w:ascii="宋体" w:hAnsi="宋体" w:cs="宋体"/>
                <w:kern w:val="0"/>
                <w:szCs w:val="21"/>
                <w:lang w:bidi="ar"/>
              </w:rPr>
              <w:t>承包人：（公章）</w:t>
            </w:r>
            <w:r>
              <w:rPr>
                <w:rFonts w:hint="eastAsia" w:ascii="宋体" w:hAnsi="宋体" w:cs="宋体"/>
                <w:kern w:val="0"/>
                <w:szCs w:val="21"/>
                <w:lang w:val="en-US" w:eastAsia="zh-CN" w:bidi="ar"/>
              </w:rPr>
              <w:t>中交第二航务工程勘察设计院有限公司（丙方）</w:t>
            </w:r>
          </w:p>
          <w:p w14:paraId="3DB428FC">
            <w:pPr>
              <w:widowControl/>
              <w:adjustRightInd w:val="0"/>
              <w:snapToGrid w:val="0"/>
              <w:spacing w:after="163" w:afterLines="50" w:line="360" w:lineRule="auto"/>
              <w:rPr>
                <w:rFonts w:ascii="宋体" w:hAnsi="宋体" w:cs="宋体"/>
                <w:kern w:val="0"/>
                <w:vertAlign w:val="baseline"/>
              </w:rPr>
            </w:pPr>
          </w:p>
        </w:tc>
      </w:tr>
      <w:tr w14:paraId="3CFD0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tcPr>
          <w:p w14:paraId="1B8EB7FF">
            <w:pPr>
              <w:widowControl/>
              <w:adjustRightInd w:val="0"/>
              <w:snapToGrid w:val="0"/>
              <w:spacing w:after="163" w:afterLines="50" w:line="360" w:lineRule="auto"/>
              <w:rPr>
                <w:rFonts w:ascii="宋体" w:hAnsi="宋体" w:cs="宋体"/>
                <w:kern w:val="0"/>
                <w:vertAlign w:val="baseline"/>
              </w:rPr>
            </w:pPr>
            <w:r>
              <w:rPr>
                <w:rFonts w:hint="eastAsia" w:ascii="宋体" w:hAnsi="宋体" w:cs="宋体"/>
                <w:kern w:val="0"/>
                <w:szCs w:val="21"/>
                <w:lang w:bidi="ar"/>
              </w:rPr>
              <w:t>统一社会信用代码：</w:t>
            </w:r>
            <w:r>
              <w:rPr>
                <w:rFonts w:hint="eastAsia" w:ascii="宋体" w:hAnsi="宋体" w:cs="宋体"/>
                <w:kern w:val="0"/>
                <w:szCs w:val="21"/>
                <w:u w:val="single"/>
                <w:lang w:bidi="ar"/>
              </w:rPr>
              <w:t xml:space="preserve">  12500000450381728H  </w:t>
            </w:r>
          </w:p>
        </w:tc>
        <w:tc>
          <w:tcPr>
            <w:tcW w:w="3228" w:type="dxa"/>
          </w:tcPr>
          <w:p w14:paraId="3BFBF966">
            <w:pPr>
              <w:widowControl/>
              <w:adjustRightInd w:val="0"/>
              <w:snapToGrid w:val="0"/>
              <w:spacing w:after="50" w:line="360" w:lineRule="auto"/>
              <w:jc w:val="left"/>
              <w:rPr>
                <w:rFonts w:hint="default" w:ascii="宋体" w:hAnsi="宋体" w:eastAsia="宋体" w:cs="宋体"/>
                <w:kern w:val="0"/>
                <w:lang w:val="en-US" w:eastAsia="zh-CN"/>
              </w:rPr>
            </w:pPr>
            <w:r>
              <w:rPr>
                <w:rFonts w:hint="eastAsia" w:ascii="宋体" w:hAnsi="宋体" w:cs="宋体"/>
                <w:kern w:val="0"/>
                <w:szCs w:val="21"/>
                <w:lang w:bidi="ar"/>
              </w:rPr>
              <w:t>统一社会信用代码：</w:t>
            </w:r>
            <w:r>
              <w:rPr>
                <w:rFonts w:hint="eastAsia" w:ascii="宋体" w:hAnsi="宋体" w:cs="宋体"/>
                <w:kern w:val="0"/>
                <w:szCs w:val="21"/>
                <w:u w:val="single"/>
                <w:lang w:val="en-US" w:eastAsia="zh-CN" w:bidi="ar"/>
              </w:rPr>
              <w:t>91500000203145189X</w:t>
            </w:r>
          </w:p>
          <w:p w14:paraId="0A0DF9E1">
            <w:pPr>
              <w:widowControl/>
              <w:adjustRightInd w:val="0"/>
              <w:snapToGrid w:val="0"/>
              <w:spacing w:after="163" w:afterLines="50" w:line="360" w:lineRule="auto"/>
              <w:rPr>
                <w:rFonts w:ascii="宋体" w:hAnsi="宋体" w:cs="宋体"/>
                <w:kern w:val="0"/>
                <w:vertAlign w:val="baseline"/>
              </w:rPr>
            </w:pPr>
          </w:p>
        </w:tc>
        <w:tc>
          <w:tcPr>
            <w:tcW w:w="3228" w:type="dxa"/>
          </w:tcPr>
          <w:p w14:paraId="7054BA8C">
            <w:pPr>
              <w:widowControl/>
              <w:adjustRightInd w:val="0"/>
              <w:snapToGrid w:val="0"/>
              <w:spacing w:after="50" w:line="360" w:lineRule="auto"/>
              <w:jc w:val="left"/>
              <w:rPr>
                <w:rFonts w:hint="default" w:ascii="宋体" w:hAnsi="宋体" w:eastAsia="宋体" w:cs="宋体"/>
                <w:kern w:val="0"/>
                <w:lang w:val="en-US" w:eastAsia="zh-CN"/>
              </w:rPr>
            </w:pPr>
            <w:r>
              <w:rPr>
                <w:rFonts w:hint="eastAsia" w:ascii="宋体" w:hAnsi="宋体" w:cs="宋体"/>
                <w:kern w:val="0"/>
                <w:szCs w:val="21"/>
                <w:lang w:bidi="ar"/>
              </w:rPr>
              <w:t>统一社会信用代码：</w:t>
            </w:r>
            <w:r>
              <w:rPr>
                <w:rFonts w:hint="eastAsia" w:ascii="宋体" w:hAnsi="宋体" w:cs="宋体"/>
                <w:kern w:val="0"/>
                <w:szCs w:val="21"/>
                <w:u w:val="single"/>
                <w:lang w:val="en-US" w:eastAsia="zh-CN" w:bidi="ar"/>
              </w:rPr>
              <w:t>914201001776794856</w:t>
            </w:r>
          </w:p>
          <w:p w14:paraId="61E658F3">
            <w:pPr>
              <w:widowControl/>
              <w:adjustRightInd w:val="0"/>
              <w:snapToGrid w:val="0"/>
              <w:spacing w:after="163" w:afterLines="50" w:line="360" w:lineRule="auto"/>
              <w:rPr>
                <w:rFonts w:ascii="宋体" w:hAnsi="宋体" w:cs="宋体"/>
                <w:kern w:val="0"/>
                <w:vertAlign w:val="baseline"/>
              </w:rPr>
            </w:pPr>
          </w:p>
        </w:tc>
      </w:tr>
      <w:tr w14:paraId="68156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tcPr>
          <w:p w14:paraId="6915D681">
            <w:pPr>
              <w:widowControl/>
              <w:adjustRightInd w:val="0"/>
              <w:snapToGrid w:val="0"/>
              <w:spacing w:after="163" w:afterLines="50" w:line="360" w:lineRule="auto"/>
              <w:rPr>
                <w:rFonts w:hint="eastAsia" w:ascii="宋体" w:hAnsi="宋体" w:eastAsia="宋体" w:cs="宋体"/>
                <w:kern w:val="0"/>
                <w:vertAlign w:val="baseline"/>
                <w:lang w:eastAsia="zh-CN"/>
              </w:rPr>
            </w:pPr>
            <w:r>
              <w:rPr>
                <w:rFonts w:hint="eastAsia" w:ascii="宋体" w:hAnsi="宋体" w:cs="宋体"/>
                <w:kern w:val="0"/>
                <w:szCs w:val="21"/>
                <w:lang w:bidi="ar"/>
              </w:rPr>
              <w:t>地址：</w:t>
            </w:r>
            <w:r>
              <w:rPr>
                <w:rFonts w:hint="eastAsia" w:ascii="宋体" w:hAnsi="宋体" w:cs="宋体"/>
                <w:kern w:val="0"/>
                <w:szCs w:val="21"/>
                <w:u w:val="single"/>
                <w:lang w:bidi="ar"/>
              </w:rPr>
              <w:t xml:space="preserve"> 重庆市南岸区南山街道崇教路1号</w:t>
            </w:r>
          </w:p>
        </w:tc>
        <w:tc>
          <w:tcPr>
            <w:tcW w:w="3228" w:type="dxa"/>
          </w:tcPr>
          <w:p w14:paraId="7245B4F7">
            <w:pPr>
              <w:widowControl/>
              <w:shd w:val="clear"/>
              <w:adjustRightInd w:val="0"/>
              <w:snapToGrid w:val="0"/>
              <w:spacing w:after="50" w:line="360" w:lineRule="auto"/>
              <w:jc w:val="left"/>
              <w:rPr>
                <w:rFonts w:hint="eastAsia" w:ascii="宋体" w:hAnsi="宋体" w:eastAsia="宋体" w:cs="宋体"/>
                <w:kern w:val="0"/>
                <w:lang w:eastAsia="zh-CN"/>
              </w:rPr>
            </w:pPr>
            <w:r>
              <w:rPr>
                <w:rFonts w:hint="eastAsia" w:ascii="宋体" w:hAnsi="宋体" w:cs="宋体"/>
                <w:kern w:val="0"/>
                <w:szCs w:val="21"/>
                <w:lang w:bidi="ar"/>
              </w:rPr>
              <w:t>地址：</w:t>
            </w:r>
            <w:r>
              <w:rPr>
                <w:rFonts w:hint="eastAsia" w:ascii="宋体" w:hAnsi="宋体" w:cs="宋体"/>
                <w:kern w:val="0"/>
                <w:szCs w:val="21"/>
                <w:u w:val="single"/>
                <w:lang w:val="en-US" w:eastAsia="zh-CN" w:bidi="ar"/>
              </w:rPr>
              <w:t xml:space="preserve">重庆市九龙坡区杨家坪西郊路69号 </w:t>
            </w:r>
          </w:p>
          <w:p w14:paraId="76B87415">
            <w:pPr>
              <w:widowControl/>
              <w:adjustRightInd w:val="0"/>
              <w:snapToGrid w:val="0"/>
              <w:spacing w:after="163" w:afterLines="50" w:line="360" w:lineRule="auto"/>
              <w:rPr>
                <w:rFonts w:ascii="宋体" w:hAnsi="宋体" w:cs="宋体"/>
                <w:kern w:val="0"/>
                <w:vertAlign w:val="baseline"/>
              </w:rPr>
            </w:pPr>
          </w:p>
        </w:tc>
        <w:tc>
          <w:tcPr>
            <w:tcW w:w="3228" w:type="dxa"/>
          </w:tcPr>
          <w:p w14:paraId="11D34DDC">
            <w:pPr>
              <w:widowControl/>
              <w:adjustRightInd w:val="0"/>
              <w:snapToGrid w:val="0"/>
              <w:spacing w:after="50" w:line="360" w:lineRule="auto"/>
              <w:jc w:val="left"/>
              <w:rPr>
                <w:rFonts w:hint="default" w:ascii="宋体" w:hAnsi="宋体" w:eastAsia="宋体" w:cs="宋体"/>
                <w:kern w:val="0"/>
                <w:lang w:val="en-US" w:eastAsia="zh-CN"/>
              </w:rPr>
            </w:pPr>
            <w:r>
              <w:rPr>
                <w:rFonts w:hint="eastAsia" w:ascii="宋体" w:hAnsi="宋体" w:cs="宋体"/>
                <w:kern w:val="0"/>
                <w:szCs w:val="21"/>
                <w:lang w:bidi="ar"/>
              </w:rPr>
              <w:t>地址：</w:t>
            </w:r>
            <w:r>
              <w:rPr>
                <w:rFonts w:hint="eastAsia" w:ascii="宋体" w:hAnsi="宋体" w:cs="宋体"/>
                <w:kern w:val="0"/>
                <w:szCs w:val="21"/>
                <w:u w:val="single"/>
                <w:lang w:val="en-US" w:eastAsia="zh-CN" w:bidi="ar"/>
              </w:rPr>
              <w:t>武昌民主路555号</w:t>
            </w:r>
          </w:p>
          <w:p w14:paraId="3EEFF685">
            <w:pPr>
              <w:widowControl/>
              <w:adjustRightInd w:val="0"/>
              <w:snapToGrid w:val="0"/>
              <w:spacing w:after="163" w:afterLines="50" w:line="360" w:lineRule="auto"/>
              <w:rPr>
                <w:rFonts w:ascii="宋体" w:hAnsi="宋体" w:cs="宋体"/>
                <w:kern w:val="0"/>
                <w:vertAlign w:val="baseline"/>
              </w:rPr>
            </w:pPr>
          </w:p>
        </w:tc>
      </w:tr>
      <w:tr w14:paraId="79475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tcPr>
          <w:p w14:paraId="7ACDAE5F">
            <w:pPr>
              <w:widowControl/>
              <w:adjustRightInd w:val="0"/>
              <w:snapToGrid w:val="0"/>
              <w:spacing w:after="50" w:line="360" w:lineRule="auto"/>
              <w:jc w:val="left"/>
              <w:rPr>
                <w:rFonts w:hint="eastAsia" w:ascii="宋体" w:hAnsi="宋体" w:cs="宋体"/>
                <w:kern w:val="0"/>
                <w:szCs w:val="21"/>
                <w:u w:val="single"/>
                <w:lang w:bidi="ar"/>
              </w:rPr>
            </w:pPr>
            <w:r>
              <w:rPr>
                <w:rFonts w:hint="eastAsia" w:ascii="宋体" w:hAnsi="宋体" w:cs="宋体"/>
                <w:kern w:val="0"/>
                <w:szCs w:val="21"/>
                <w:lang w:bidi="ar"/>
              </w:rPr>
              <w:t>法定代表人：</w:t>
            </w:r>
            <w:r>
              <w:rPr>
                <w:rFonts w:hint="eastAsia" w:ascii="宋体" w:hAnsi="宋体" w:cs="宋体"/>
                <w:kern w:val="0"/>
                <w:szCs w:val="21"/>
                <w:lang w:eastAsia="zh-CN" w:bidi="ar"/>
              </w:rPr>
              <w:t>万书辉</w:t>
            </w:r>
            <w:r>
              <w:rPr>
                <w:rFonts w:hint="eastAsia" w:ascii="宋体" w:hAnsi="宋体" w:cs="宋体"/>
                <w:kern w:val="0"/>
                <w:szCs w:val="21"/>
                <w:u w:val="single"/>
                <w:lang w:bidi="ar"/>
              </w:rPr>
              <w:t xml:space="preserve">                 </w:t>
            </w:r>
          </w:p>
          <w:p w14:paraId="26C7EA0E">
            <w:pPr>
              <w:widowControl/>
              <w:adjustRightInd w:val="0"/>
              <w:snapToGrid w:val="0"/>
              <w:spacing w:after="50" w:afterLines="-2147483648" w:line="360" w:lineRule="auto"/>
              <w:jc w:val="left"/>
              <w:rPr>
                <w:rFonts w:hint="eastAsia" w:ascii="宋体" w:hAnsi="宋体" w:cs="宋体"/>
                <w:kern w:val="0"/>
                <w:szCs w:val="21"/>
                <w:lang w:bidi="ar"/>
              </w:rPr>
            </w:pPr>
          </w:p>
          <w:p w14:paraId="32032C07">
            <w:pPr>
              <w:widowControl/>
              <w:adjustRightInd w:val="0"/>
              <w:snapToGrid w:val="0"/>
              <w:spacing w:after="50" w:afterLines="-2147483648" w:line="360" w:lineRule="auto"/>
              <w:jc w:val="left"/>
              <w:rPr>
                <w:rFonts w:ascii="宋体" w:hAnsi="宋体" w:cs="宋体"/>
                <w:kern w:val="0"/>
                <w:vertAlign w:val="baseline"/>
              </w:rPr>
            </w:pPr>
            <w:r>
              <w:rPr>
                <w:rFonts w:hint="eastAsia" w:ascii="宋体" w:hAnsi="宋体" w:cs="宋体"/>
                <w:kern w:val="0"/>
                <w:szCs w:val="21"/>
                <w:lang w:bidi="ar"/>
              </w:rPr>
              <w:t>委托代理人：</w:t>
            </w:r>
            <w:r>
              <w:rPr>
                <w:rFonts w:hint="eastAsia" w:ascii="宋体" w:hAnsi="宋体" w:cs="宋体"/>
                <w:kern w:val="0"/>
                <w:szCs w:val="21"/>
                <w:u w:val="single"/>
                <w:lang w:bidi="ar"/>
              </w:rPr>
              <w:t xml:space="preserve">                 </w:t>
            </w:r>
          </w:p>
        </w:tc>
        <w:tc>
          <w:tcPr>
            <w:tcW w:w="3228" w:type="dxa"/>
          </w:tcPr>
          <w:p w14:paraId="77F22A43">
            <w:pPr>
              <w:widowControl/>
              <w:shd w:val="clear"/>
              <w:adjustRightInd w:val="0"/>
              <w:snapToGrid w:val="0"/>
              <w:spacing w:after="50" w:line="360" w:lineRule="auto"/>
              <w:jc w:val="left"/>
              <w:rPr>
                <w:rFonts w:ascii="宋体" w:hAnsi="宋体" w:cs="宋体"/>
                <w:kern w:val="0"/>
              </w:rPr>
            </w:pPr>
            <w:r>
              <w:rPr>
                <w:rFonts w:hint="eastAsia" w:ascii="宋体" w:hAnsi="宋体" w:cs="宋体"/>
                <w:kern w:val="0"/>
                <w:szCs w:val="21"/>
                <w:lang w:bidi="ar"/>
              </w:rPr>
              <w:t>法定代表人：</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杨光余</w:t>
            </w:r>
            <w:r>
              <w:rPr>
                <w:rFonts w:hint="eastAsia" w:ascii="宋体" w:hAnsi="宋体" w:cs="宋体"/>
                <w:kern w:val="0"/>
                <w:szCs w:val="21"/>
                <w:u w:val="single"/>
                <w:lang w:bidi="ar"/>
              </w:rPr>
              <w:t xml:space="preserve">     </w:t>
            </w:r>
          </w:p>
          <w:p w14:paraId="220DED70">
            <w:pPr>
              <w:widowControl/>
              <w:shd w:val="clear"/>
              <w:adjustRightInd w:val="0"/>
              <w:snapToGrid w:val="0"/>
              <w:spacing w:after="50" w:line="360" w:lineRule="auto"/>
              <w:jc w:val="left"/>
              <w:rPr>
                <w:rFonts w:hint="eastAsia" w:ascii="宋体" w:hAnsi="宋体" w:cs="宋体"/>
                <w:kern w:val="0"/>
                <w:szCs w:val="21"/>
                <w:lang w:bidi="ar"/>
              </w:rPr>
            </w:pPr>
          </w:p>
          <w:p w14:paraId="267C6A81">
            <w:pPr>
              <w:widowControl/>
              <w:adjustRightInd w:val="0"/>
              <w:snapToGrid w:val="0"/>
              <w:spacing w:after="50" w:line="360" w:lineRule="auto"/>
              <w:jc w:val="left"/>
              <w:rPr>
                <w:rFonts w:ascii="宋体" w:hAnsi="宋体" w:cs="宋体"/>
                <w:kern w:val="0"/>
              </w:rPr>
            </w:pPr>
            <w:r>
              <w:rPr>
                <w:rFonts w:hint="eastAsia" w:ascii="宋体" w:hAnsi="宋体" w:cs="宋体"/>
                <w:kern w:val="0"/>
                <w:szCs w:val="21"/>
                <w:lang w:bidi="ar"/>
              </w:rPr>
              <w:t>委托代理人：</w:t>
            </w:r>
            <w:r>
              <w:rPr>
                <w:rFonts w:hint="eastAsia" w:ascii="宋体" w:hAnsi="宋体" w:cs="宋体"/>
                <w:kern w:val="0"/>
                <w:szCs w:val="21"/>
                <w:u w:val="single"/>
                <w:lang w:bidi="ar"/>
              </w:rPr>
              <w:t xml:space="preserve">       </w:t>
            </w:r>
            <w:r>
              <w:rPr>
                <w:rFonts w:hint="eastAsia" w:ascii="宋体" w:hAnsi="宋体" w:cs="宋体"/>
                <w:kern w:val="0"/>
                <w:szCs w:val="21"/>
                <w:u w:val="single"/>
                <w:lang w:eastAsia="zh-CN" w:bidi="ar"/>
              </w:rPr>
              <w:t>杨波</w:t>
            </w:r>
            <w:r>
              <w:rPr>
                <w:rFonts w:hint="eastAsia" w:ascii="宋体" w:hAnsi="宋体" w:cs="宋体"/>
                <w:kern w:val="0"/>
                <w:szCs w:val="21"/>
                <w:u w:val="single"/>
                <w:lang w:bidi="ar"/>
              </w:rPr>
              <w:t xml:space="preserve">        </w:t>
            </w:r>
          </w:p>
          <w:p w14:paraId="0CE35873">
            <w:pPr>
              <w:widowControl/>
              <w:adjustRightInd w:val="0"/>
              <w:snapToGrid w:val="0"/>
              <w:spacing w:after="163" w:afterLines="50" w:line="360" w:lineRule="auto"/>
              <w:rPr>
                <w:rFonts w:ascii="宋体" w:hAnsi="宋体" w:cs="宋体"/>
                <w:kern w:val="0"/>
                <w:vertAlign w:val="baseline"/>
              </w:rPr>
            </w:pPr>
          </w:p>
        </w:tc>
        <w:tc>
          <w:tcPr>
            <w:tcW w:w="3228" w:type="dxa"/>
          </w:tcPr>
          <w:p w14:paraId="3861B7B0">
            <w:pPr>
              <w:widowControl/>
              <w:adjustRightInd w:val="0"/>
              <w:snapToGrid w:val="0"/>
              <w:spacing w:after="50" w:line="360" w:lineRule="auto"/>
              <w:jc w:val="left"/>
              <w:rPr>
                <w:rFonts w:ascii="宋体" w:hAnsi="宋体" w:cs="宋体"/>
                <w:kern w:val="0"/>
              </w:rPr>
            </w:pPr>
            <w:r>
              <w:rPr>
                <w:rFonts w:hint="eastAsia" w:ascii="宋体" w:hAnsi="宋体" w:cs="宋体"/>
                <w:kern w:val="0"/>
                <w:szCs w:val="21"/>
                <w:lang w:bidi="ar"/>
              </w:rPr>
              <w:t>法定代表人：</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宋文涛</w:t>
            </w:r>
            <w:r>
              <w:rPr>
                <w:rFonts w:hint="eastAsia" w:ascii="宋体" w:hAnsi="宋体" w:cs="宋体"/>
                <w:kern w:val="0"/>
                <w:szCs w:val="21"/>
                <w:u w:val="single"/>
                <w:lang w:bidi="ar"/>
              </w:rPr>
              <w:t xml:space="preserve">      </w:t>
            </w:r>
          </w:p>
          <w:p w14:paraId="4A4A02AE">
            <w:pPr>
              <w:widowControl/>
              <w:shd w:val="clear"/>
              <w:adjustRightInd w:val="0"/>
              <w:snapToGrid w:val="0"/>
              <w:spacing w:after="50" w:line="360" w:lineRule="auto"/>
              <w:jc w:val="left"/>
              <w:rPr>
                <w:rFonts w:hint="eastAsia" w:ascii="宋体" w:hAnsi="宋体" w:cs="宋体"/>
                <w:kern w:val="0"/>
                <w:szCs w:val="21"/>
                <w:lang w:bidi="ar"/>
              </w:rPr>
            </w:pPr>
          </w:p>
          <w:p w14:paraId="2C116FBC">
            <w:pPr>
              <w:widowControl/>
              <w:shd w:val="clear"/>
              <w:adjustRightInd w:val="0"/>
              <w:snapToGrid w:val="0"/>
              <w:spacing w:after="50" w:line="360" w:lineRule="auto"/>
              <w:jc w:val="left"/>
              <w:rPr>
                <w:rFonts w:ascii="宋体" w:hAnsi="宋体" w:cs="宋体"/>
                <w:kern w:val="0"/>
              </w:rPr>
            </w:pPr>
            <w:r>
              <w:rPr>
                <w:rFonts w:hint="eastAsia" w:ascii="宋体" w:hAnsi="宋体" w:cs="宋体"/>
                <w:kern w:val="0"/>
                <w:szCs w:val="21"/>
                <w:lang w:bidi="ar"/>
              </w:rPr>
              <w:t>委托代理人：</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江川</w:t>
            </w:r>
            <w:r>
              <w:rPr>
                <w:rFonts w:hint="eastAsia" w:ascii="宋体" w:hAnsi="宋体" w:cs="宋体"/>
                <w:kern w:val="0"/>
                <w:szCs w:val="21"/>
                <w:u w:val="single"/>
                <w:lang w:bidi="ar"/>
              </w:rPr>
              <w:t xml:space="preserve">      </w:t>
            </w:r>
          </w:p>
          <w:p w14:paraId="69B46BF1">
            <w:pPr>
              <w:pStyle w:val="25"/>
              <w:rPr>
                <w:kern w:val="2"/>
                <w:szCs w:val="22"/>
              </w:rPr>
            </w:pPr>
          </w:p>
        </w:tc>
      </w:tr>
      <w:tr w14:paraId="74A4B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tcPr>
          <w:p w14:paraId="17F44BB0">
            <w:pPr>
              <w:widowControl/>
              <w:adjustRightInd w:val="0"/>
              <w:snapToGrid w:val="0"/>
              <w:spacing w:after="50" w:line="360" w:lineRule="auto"/>
              <w:jc w:val="left"/>
              <w:rPr>
                <w:rFonts w:ascii="宋体" w:hAnsi="宋体" w:cs="宋体"/>
                <w:kern w:val="0"/>
              </w:rPr>
            </w:pPr>
            <w:r>
              <w:rPr>
                <w:rFonts w:hint="eastAsia" w:ascii="宋体" w:hAnsi="宋体" w:cs="宋体"/>
                <w:kern w:val="0"/>
                <w:szCs w:val="21"/>
                <w:lang w:bidi="ar"/>
              </w:rPr>
              <w:t>开户银行：</w:t>
            </w:r>
            <w:r>
              <w:rPr>
                <w:rFonts w:hint="eastAsia" w:ascii="宋体" w:hAnsi="宋体" w:cs="宋体"/>
                <w:kern w:val="0"/>
                <w:szCs w:val="21"/>
                <w:u w:val="single"/>
                <w:lang w:bidi="ar"/>
              </w:rPr>
              <w:t xml:space="preserve">   中国银行股份有限公司重庆学府路支行   </w:t>
            </w:r>
          </w:p>
          <w:p w14:paraId="3C951447">
            <w:pPr>
              <w:widowControl/>
              <w:adjustRightInd w:val="0"/>
              <w:snapToGrid w:val="0"/>
              <w:spacing w:after="163" w:afterLines="50" w:line="360" w:lineRule="auto"/>
              <w:rPr>
                <w:rFonts w:ascii="宋体" w:hAnsi="宋体" w:cs="宋体"/>
                <w:kern w:val="0"/>
                <w:vertAlign w:val="baseline"/>
              </w:rPr>
            </w:pPr>
            <w:r>
              <w:rPr>
                <w:rFonts w:hint="eastAsia" w:ascii="宋体" w:hAnsi="宋体" w:cs="宋体"/>
                <w:kern w:val="0"/>
                <w:szCs w:val="21"/>
                <w:lang w:bidi="ar"/>
              </w:rPr>
              <w:t>账号：</w:t>
            </w:r>
            <w:r>
              <w:rPr>
                <w:rFonts w:hint="eastAsia" w:ascii="宋体" w:hAnsi="宋体" w:cs="宋体"/>
                <w:kern w:val="0"/>
                <w:szCs w:val="21"/>
                <w:u w:val="single"/>
                <w:lang w:bidi="ar"/>
              </w:rPr>
              <w:t xml:space="preserve">     113000765454       </w:t>
            </w:r>
          </w:p>
        </w:tc>
        <w:tc>
          <w:tcPr>
            <w:tcW w:w="3228" w:type="dxa"/>
          </w:tcPr>
          <w:p w14:paraId="2CD86AB4">
            <w:pPr>
              <w:widowControl/>
              <w:shd w:val="clear"/>
              <w:adjustRightInd w:val="0"/>
              <w:snapToGrid w:val="0"/>
              <w:spacing w:after="50" w:line="360" w:lineRule="auto"/>
              <w:jc w:val="left"/>
              <w:rPr>
                <w:rFonts w:hint="eastAsia" w:ascii="宋体" w:hAnsi="宋体" w:eastAsia="宋体" w:cs="宋体"/>
                <w:kern w:val="0"/>
                <w:lang w:eastAsia="zh-CN"/>
              </w:rPr>
            </w:pPr>
            <w:r>
              <w:rPr>
                <w:rFonts w:hint="eastAsia" w:ascii="宋体" w:hAnsi="宋体" w:cs="宋体"/>
                <w:kern w:val="0"/>
                <w:szCs w:val="21"/>
                <w:lang w:bidi="ar"/>
              </w:rPr>
              <w:t>开户银行：</w:t>
            </w:r>
            <w:r>
              <w:rPr>
                <w:rFonts w:hint="eastAsia" w:ascii="宋体" w:hAnsi="宋体" w:cs="宋体"/>
                <w:kern w:val="0"/>
                <w:szCs w:val="21"/>
                <w:u w:val="single"/>
                <w:lang w:val="en-US" w:eastAsia="zh-CN" w:bidi="ar"/>
              </w:rPr>
              <w:t>中国建设银行股份有限公司重庆九龙坡西郊支行</w:t>
            </w:r>
          </w:p>
          <w:p w14:paraId="722E4130">
            <w:pPr>
              <w:widowControl/>
              <w:adjustRightInd w:val="0"/>
              <w:snapToGrid w:val="0"/>
              <w:spacing w:after="163" w:afterLines="50" w:line="360" w:lineRule="auto"/>
              <w:rPr>
                <w:rFonts w:ascii="宋体" w:hAnsi="宋体" w:cs="宋体"/>
                <w:kern w:val="0"/>
                <w:vertAlign w:val="baseline"/>
              </w:rPr>
            </w:pPr>
            <w:r>
              <w:rPr>
                <w:rFonts w:hint="eastAsia" w:ascii="宋体" w:hAnsi="宋体" w:cs="宋体"/>
                <w:kern w:val="0"/>
                <w:szCs w:val="21"/>
                <w:lang w:bidi="ar"/>
              </w:rPr>
              <w:t>账号：</w:t>
            </w:r>
            <w:r>
              <w:rPr>
                <w:rFonts w:hint="eastAsia" w:ascii="宋体" w:hAnsi="宋体" w:cs="宋体"/>
                <w:kern w:val="0"/>
                <w:szCs w:val="21"/>
                <w:u w:val="single"/>
                <w:lang w:val="en-US" w:eastAsia="zh-CN" w:bidi="ar"/>
              </w:rPr>
              <w:t>50001034100050200257</w:t>
            </w:r>
          </w:p>
        </w:tc>
        <w:tc>
          <w:tcPr>
            <w:tcW w:w="3228" w:type="dxa"/>
          </w:tcPr>
          <w:p w14:paraId="5D34792D">
            <w:pPr>
              <w:widowControl/>
              <w:shd w:val="clear"/>
              <w:adjustRightInd w:val="0"/>
              <w:snapToGrid w:val="0"/>
              <w:spacing w:after="50" w:line="360" w:lineRule="auto"/>
              <w:jc w:val="left"/>
              <w:rPr>
                <w:rFonts w:ascii="宋体" w:hAnsi="宋体" w:cs="宋体"/>
                <w:kern w:val="0"/>
              </w:rPr>
            </w:pPr>
            <w:r>
              <w:rPr>
                <w:rFonts w:hint="eastAsia" w:ascii="宋体" w:hAnsi="宋体" w:cs="宋体"/>
                <w:kern w:val="0"/>
                <w:szCs w:val="21"/>
                <w:lang w:bidi="ar"/>
              </w:rPr>
              <w:t>开户银行：</w:t>
            </w:r>
            <w:r>
              <w:rPr>
                <w:rFonts w:hint="eastAsia" w:ascii="宋体" w:hAnsi="宋体" w:cs="宋体"/>
                <w:b w:val="0"/>
                <w:kern w:val="0"/>
                <w:sz w:val="21"/>
                <w:szCs w:val="21"/>
                <w:u w:val="single"/>
                <w:lang w:bidi="ar"/>
              </w:rPr>
              <w:t>中国农业银行武汉市江汉支行</w:t>
            </w:r>
            <w:r>
              <w:rPr>
                <w:rFonts w:hint="eastAsia" w:ascii="宋体" w:hAnsi="宋体" w:cs="宋体"/>
                <w:kern w:val="0"/>
                <w:szCs w:val="21"/>
                <w:u w:val="single"/>
                <w:lang w:bidi="ar"/>
              </w:rPr>
              <w:t xml:space="preserve">  </w:t>
            </w:r>
          </w:p>
          <w:p w14:paraId="26A0839C">
            <w:pPr>
              <w:widowControl/>
              <w:adjustRightInd w:val="0"/>
              <w:snapToGrid w:val="0"/>
              <w:spacing w:after="163" w:afterLines="50" w:line="360" w:lineRule="auto"/>
              <w:rPr>
                <w:rFonts w:ascii="宋体" w:hAnsi="宋体" w:cs="宋体"/>
                <w:kern w:val="0"/>
                <w:vertAlign w:val="baseline"/>
              </w:rPr>
            </w:pPr>
            <w:r>
              <w:rPr>
                <w:rFonts w:hint="eastAsia" w:ascii="宋体" w:hAnsi="宋体" w:cs="宋体"/>
                <w:kern w:val="0"/>
                <w:szCs w:val="21"/>
                <w:lang w:bidi="ar"/>
              </w:rPr>
              <w:t>账号：</w:t>
            </w:r>
            <w:r>
              <w:rPr>
                <w:rFonts w:hint="eastAsia" w:ascii="宋体" w:hAnsi="宋体" w:cs="宋体"/>
                <w:kern w:val="0"/>
                <w:szCs w:val="21"/>
                <w:u w:val="single"/>
                <w:lang w:bidi="ar"/>
              </w:rPr>
              <w:t xml:space="preserve"> </w:t>
            </w:r>
            <w:r>
              <w:rPr>
                <w:rFonts w:hint="eastAsia" w:ascii="宋体" w:hAnsi="宋体" w:cs="宋体"/>
                <w:b w:val="0"/>
                <w:kern w:val="0"/>
                <w:sz w:val="21"/>
                <w:szCs w:val="21"/>
                <w:u w:val="single"/>
                <w:lang w:bidi="ar"/>
              </w:rPr>
              <w:t>17008201040002343</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 xml:space="preserve">  </w:t>
            </w:r>
            <w:r>
              <w:rPr>
                <w:rFonts w:hint="eastAsia" w:ascii="宋体" w:hAnsi="宋体" w:cs="宋体"/>
                <w:kern w:val="0"/>
                <w:szCs w:val="21"/>
                <w:u w:val="single"/>
                <w:lang w:bidi="ar"/>
              </w:rPr>
              <w:t xml:space="preserve">        </w:t>
            </w:r>
          </w:p>
        </w:tc>
      </w:tr>
      <w:tr w14:paraId="10A65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7" w:type="dxa"/>
          </w:tcPr>
          <w:p w14:paraId="6379C70B">
            <w:pPr>
              <w:widowControl/>
              <w:adjustRightInd w:val="0"/>
              <w:snapToGrid w:val="0"/>
              <w:spacing w:after="163" w:afterLines="50" w:line="360" w:lineRule="auto"/>
              <w:rPr>
                <w:rFonts w:ascii="宋体" w:hAnsi="宋体" w:cs="宋体"/>
                <w:kern w:val="0"/>
                <w:vertAlign w:val="baseline"/>
              </w:rPr>
            </w:pPr>
            <w:r>
              <w:rPr>
                <w:rFonts w:hint="eastAsia" w:ascii="宋体" w:hAnsi="宋体" w:cs="宋体"/>
                <w:kern w:val="0"/>
                <w:szCs w:val="21"/>
                <w:lang w:bidi="ar"/>
              </w:rPr>
              <w:t>电话：</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023-61638259</w:t>
            </w:r>
            <w:r>
              <w:rPr>
                <w:rFonts w:hint="eastAsia" w:ascii="宋体" w:hAnsi="宋体" w:cs="宋体"/>
                <w:kern w:val="0"/>
                <w:szCs w:val="21"/>
                <w:u w:val="single"/>
                <w:lang w:bidi="ar"/>
              </w:rPr>
              <w:t xml:space="preserve">         </w:t>
            </w:r>
          </w:p>
        </w:tc>
        <w:tc>
          <w:tcPr>
            <w:tcW w:w="3228" w:type="dxa"/>
          </w:tcPr>
          <w:p w14:paraId="0178DDD3">
            <w:pPr>
              <w:widowControl/>
              <w:adjustRightInd w:val="0"/>
              <w:snapToGrid w:val="0"/>
              <w:spacing w:after="163" w:afterLines="50" w:line="360" w:lineRule="auto"/>
              <w:rPr>
                <w:rFonts w:ascii="宋体" w:hAnsi="宋体" w:cs="宋体"/>
                <w:kern w:val="0"/>
                <w:vertAlign w:val="baseline"/>
              </w:rPr>
            </w:pPr>
            <w:r>
              <w:rPr>
                <w:rFonts w:hint="eastAsia" w:ascii="宋体" w:hAnsi="宋体" w:cs="宋体"/>
                <w:kern w:val="0"/>
                <w:szCs w:val="21"/>
                <w:lang w:bidi="ar"/>
              </w:rPr>
              <w:t>电话：</w:t>
            </w:r>
            <w:r>
              <w:rPr>
                <w:rFonts w:hint="eastAsia" w:ascii="宋体" w:hAnsi="宋体" w:cs="宋体"/>
                <w:kern w:val="0"/>
                <w:szCs w:val="21"/>
                <w:u w:val="single"/>
                <w:lang w:bidi="ar"/>
              </w:rPr>
              <w:t xml:space="preserve">  </w:t>
            </w:r>
            <w:r>
              <w:rPr>
                <w:rFonts w:hint="eastAsia" w:ascii="宋体" w:hAnsi="宋体" w:cs="宋体"/>
                <w:kern w:val="0"/>
                <w:szCs w:val="21"/>
                <w:u w:val="single"/>
                <w:lang w:val="en-US" w:eastAsia="zh-CN" w:bidi="ar"/>
              </w:rPr>
              <w:t>13908300400</w:t>
            </w:r>
            <w:r>
              <w:rPr>
                <w:rFonts w:hint="eastAsia" w:ascii="宋体" w:hAnsi="宋体" w:cs="宋体"/>
                <w:kern w:val="0"/>
                <w:szCs w:val="21"/>
                <w:u w:val="single"/>
                <w:lang w:bidi="ar"/>
              </w:rPr>
              <w:t xml:space="preserve">            </w:t>
            </w:r>
          </w:p>
        </w:tc>
        <w:tc>
          <w:tcPr>
            <w:tcW w:w="3228" w:type="dxa"/>
          </w:tcPr>
          <w:p w14:paraId="240DB69C">
            <w:pPr>
              <w:widowControl/>
              <w:shd w:val="clear"/>
              <w:adjustRightInd w:val="0"/>
              <w:snapToGrid w:val="0"/>
              <w:spacing w:after="50" w:line="360" w:lineRule="auto"/>
              <w:jc w:val="left"/>
              <w:rPr>
                <w:rFonts w:ascii="宋体" w:hAnsi="宋体" w:cs="宋体"/>
                <w:kern w:val="0"/>
              </w:rPr>
            </w:pPr>
            <w:r>
              <w:rPr>
                <w:rFonts w:hint="eastAsia" w:ascii="宋体" w:hAnsi="宋体" w:cs="宋体"/>
                <w:kern w:val="0"/>
                <w:szCs w:val="21"/>
                <w:lang w:bidi="ar"/>
              </w:rPr>
              <w:t>电话：</w:t>
            </w:r>
            <w:r>
              <w:rPr>
                <w:rFonts w:hint="eastAsia" w:ascii="宋体" w:hAnsi="宋体" w:cs="宋体"/>
                <w:kern w:val="0"/>
                <w:szCs w:val="21"/>
                <w:u w:val="single"/>
                <w:lang w:bidi="ar"/>
              </w:rPr>
              <w:t xml:space="preserve">     027-87824571      </w:t>
            </w:r>
          </w:p>
          <w:p w14:paraId="48472292">
            <w:pPr>
              <w:widowControl/>
              <w:adjustRightInd w:val="0"/>
              <w:snapToGrid w:val="0"/>
              <w:spacing w:after="163" w:afterLines="50" w:line="360" w:lineRule="auto"/>
              <w:rPr>
                <w:rFonts w:ascii="宋体" w:hAnsi="宋体" w:cs="宋体"/>
                <w:kern w:val="0"/>
                <w:vertAlign w:val="baseline"/>
              </w:rPr>
            </w:pPr>
          </w:p>
        </w:tc>
      </w:tr>
    </w:tbl>
    <w:p w14:paraId="577A648F">
      <w:pPr>
        <w:widowControl/>
        <w:jc w:val="left"/>
        <w:rPr>
          <w:rFonts w:ascii="宋体" w:hAnsi="宋体" w:cs="宋体"/>
          <w:kern w:val="0"/>
        </w:rPr>
      </w:pPr>
      <w:r>
        <w:rPr>
          <w:rFonts w:hint="eastAsia" w:ascii="宋体" w:hAnsi="宋体" w:cs="宋体"/>
          <w:kern w:val="0"/>
          <w:szCs w:val="21"/>
          <w:lang w:bidi="ar"/>
        </w:rPr>
        <w:t xml:space="preserve"> </w:t>
      </w:r>
    </w:p>
    <w:p w14:paraId="6096EC3C">
      <w:pPr>
        <w:widowControl/>
        <w:jc w:val="left"/>
        <w:rPr>
          <w:rFonts w:ascii="宋体" w:hAnsi="宋体" w:cs="宋体"/>
          <w:kern w:val="0"/>
        </w:rPr>
      </w:pPr>
      <w:r>
        <w:rPr>
          <w:rFonts w:hint="eastAsia" w:ascii="宋体" w:hAnsi="宋体"/>
          <w:szCs w:val="21"/>
          <w:lang w:bidi="ar"/>
        </w:rPr>
        <w:br w:type="page"/>
      </w:r>
    </w:p>
    <w:p w14:paraId="7304BE4A">
      <w:pPr>
        <w:widowControl/>
        <w:jc w:val="left"/>
        <w:rPr>
          <w:rFonts w:ascii="宋体" w:hAnsi="宋体" w:cs="宋体"/>
          <w:kern w:val="0"/>
        </w:rPr>
      </w:pPr>
      <w:r>
        <w:rPr>
          <w:rFonts w:hint="eastAsia" w:ascii="宋体" w:hAnsi="宋体" w:cs="宋体"/>
          <w:kern w:val="0"/>
          <w:szCs w:val="21"/>
          <w:lang w:bidi="ar"/>
        </w:rPr>
        <w:t>保障建筑工人工资支付协议附件1：</w:t>
      </w:r>
    </w:p>
    <w:p w14:paraId="2475C25B">
      <w:pPr>
        <w:widowControl/>
        <w:jc w:val="center"/>
        <w:rPr>
          <w:rFonts w:ascii="宋体" w:hAnsi="宋体" w:cs="宋体"/>
          <w:kern w:val="0"/>
        </w:rPr>
      </w:pPr>
      <w:r>
        <w:rPr>
          <w:rFonts w:hint="eastAsia" w:ascii="宋体" w:hAnsi="宋体" w:cs="宋体"/>
          <w:kern w:val="0"/>
          <w:szCs w:val="21"/>
          <w:lang w:bidi="ar"/>
        </w:rPr>
        <w:t xml:space="preserve"> </w:t>
      </w:r>
    </w:p>
    <w:p w14:paraId="217FF115">
      <w:pPr>
        <w:widowControl/>
        <w:jc w:val="center"/>
        <w:rPr>
          <w:rFonts w:ascii="宋体" w:hAnsi="宋体" w:cs="宋体"/>
          <w:kern w:val="0"/>
        </w:rPr>
      </w:pPr>
      <w:r>
        <w:rPr>
          <w:rFonts w:hint="eastAsia" w:ascii="宋体" w:hAnsi="宋体" w:cs="宋体"/>
          <w:kern w:val="0"/>
          <w:szCs w:val="21"/>
          <w:lang w:bidi="ar"/>
        </w:rPr>
        <w:t>关于建筑工人工资发放情况的说明表</w:t>
      </w:r>
    </w:p>
    <w:p w14:paraId="502C3668">
      <w:pPr>
        <w:widowControl/>
        <w:jc w:val="center"/>
        <w:rPr>
          <w:rFonts w:ascii="宋体" w:hAnsi="宋体" w:cs="宋体"/>
          <w:kern w:val="0"/>
        </w:rPr>
      </w:pPr>
      <w:r>
        <w:rPr>
          <w:rFonts w:hint="eastAsia" w:ascii="宋体" w:hAnsi="宋体" w:cs="宋体"/>
          <w:kern w:val="0"/>
          <w:szCs w:val="21"/>
          <w:lang w:bidi="ar"/>
        </w:rPr>
        <w:t xml:space="preserve"> </w:t>
      </w:r>
    </w:p>
    <w:tbl>
      <w:tblPr>
        <w:tblStyle w:val="19"/>
        <w:tblW w:w="84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6"/>
        <w:gridCol w:w="6201"/>
      </w:tblGrid>
      <w:tr w14:paraId="7E56B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37" w:type="dxa"/>
            <w:gridSpan w:val="2"/>
            <w:tcBorders>
              <w:top w:val="single" w:color="auto" w:sz="4" w:space="0"/>
              <w:left w:val="single" w:color="auto" w:sz="4" w:space="0"/>
              <w:bottom w:val="single" w:color="auto" w:sz="4" w:space="0"/>
              <w:right w:val="single" w:color="auto" w:sz="4" w:space="0"/>
            </w:tcBorders>
            <w:shd w:val="clear" w:color="auto" w:fill="auto"/>
          </w:tcPr>
          <w:p w14:paraId="60B84105">
            <w:pPr>
              <w:widowControl/>
              <w:jc w:val="left"/>
              <w:rPr>
                <w:rFonts w:ascii="宋体" w:hAnsi="宋体" w:cs="宋体"/>
                <w:kern w:val="0"/>
              </w:rPr>
            </w:pPr>
            <w:r>
              <w:rPr>
                <w:rFonts w:hint="eastAsia" w:ascii="宋体" w:hAnsi="宋体" w:cs="宋体"/>
                <w:kern w:val="0"/>
                <w:szCs w:val="21"/>
                <w:lang w:bidi="ar"/>
              </w:rPr>
              <w:t>工程名称：重庆第二师范学院南山校区学生宿舍三期建设工程EPC总承包</w:t>
            </w:r>
            <w:r>
              <w:rPr>
                <w:rFonts w:hint="eastAsia" w:ascii="宋体" w:hAnsi="宋体" w:cs="宋体"/>
                <w:kern w:val="0"/>
                <w:szCs w:val="21"/>
                <w:lang w:val="en-US" w:eastAsia="zh-CN" w:bidi="ar"/>
              </w:rPr>
              <w:t>工程</w:t>
            </w:r>
          </w:p>
        </w:tc>
      </w:tr>
      <w:tr w14:paraId="0615B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jc w:val="center"/>
        </w:trPr>
        <w:tc>
          <w:tcPr>
            <w:tcW w:w="2236" w:type="dxa"/>
            <w:tcBorders>
              <w:top w:val="single" w:color="auto" w:sz="4" w:space="0"/>
              <w:left w:val="single" w:color="auto" w:sz="4" w:space="0"/>
              <w:bottom w:val="single" w:color="auto" w:sz="4" w:space="0"/>
              <w:right w:val="single" w:color="auto" w:sz="4" w:space="0"/>
            </w:tcBorders>
            <w:shd w:val="clear" w:color="auto" w:fill="auto"/>
          </w:tcPr>
          <w:p w14:paraId="4940D5B6">
            <w:pPr>
              <w:widowControl/>
              <w:jc w:val="left"/>
              <w:rPr>
                <w:rFonts w:ascii="宋体" w:hAnsi="宋体" w:cs="宋体"/>
                <w:kern w:val="0"/>
              </w:rPr>
            </w:pPr>
            <w:r>
              <w:rPr>
                <w:rFonts w:hint="eastAsia" w:ascii="宋体" w:hAnsi="宋体" w:cs="宋体"/>
                <w:kern w:val="0"/>
                <w:szCs w:val="21"/>
                <w:lang w:bidi="ar"/>
              </w:rPr>
              <w:t>施工单位：</w:t>
            </w:r>
          </w:p>
        </w:tc>
        <w:tc>
          <w:tcPr>
            <w:tcW w:w="6201" w:type="dxa"/>
            <w:tcBorders>
              <w:top w:val="single" w:color="auto" w:sz="4" w:space="0"/>
              <w:left w:val="nil"/>
              <w:bottom w:val="single" w:color="auto" w:sz="4" w:space="0"/>
              <w:right w:val="single" w:color="auto" w:sz="4" w:space="0"/>
            </w:tcBorders>
            <w:shd w:val="clear" w:color="auto" w:fill="auto"/>
          </w:tcPr>
          <w:p w14:paraId="18DD1599">
            <w:pPr>
              <w:widowControl/>
              <w:jc w:val="left"/>
              <w:rPr>
                <w:rFonts w:ascii="宋体" w:hAnsi="宋体" w:cs="宋体"/>
                <w:kern w:val="0"/>
              </w:rPr>
            </w:pPr>
            <w:r>
              <w:rPr>
                <w:rFonts w:hint="eastAsia" w:ascii="宋体" w:hAnsi="宋体" w:cs="宋体"/>
                <w:kern w:val="0"/>
              </w:rPr>
              <w:t>重庆建工第九建设有限公司</w:t>
            </w:r>
          </w:p>
        </w:tc>
      </w:tr>
      <w:tr w14:paraId="3F5DD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6" w:type="dxa"/>
            <w:tcBorders>
              <w:top w:val="single" w:color="auto" w:sz="4" w:space="0"/>
              <w:left w:val="single" w:color="auto" w:sz="4" w:space="0"/>
              <w:bottom w:val="single" w:color="auto" w:sz="4" w:space="0"/>
              <w:right w:val="single" w:color="auto" w:sz="4" w:space="0"/>
            </w:tcBorders>
            <w:shd w:val="clear" w:color="auto" w:fill="auto"/>
          </w:tcPr>
          <w:p w14:paraId="64D1575A">
            <w:pPr>
              <w:widowControl/>
              <w:jc w:val="left"/>
              <w:rPr>
                <w:rFonts w:ascii="宋体" w:hAnsi="宋体" w:cs="宋体"/>
                <w:kern w:val="0"/>
              </w:rPr>
            </w:pPr>
            <w:r>
              <w:rPr>
                <w:rFonts w:hint="eastAsia" w:ascii="宋体" w:hAnsi="宋体" w:cs="宋体"/>
                <w:kern w:val="0"/>
                <w:szCs w:val="21"/>
                <w:lang w:bidi="ar"/>
              </w:rPr>
              <w:t>监理单位：</w:t>
            </w:r>
          </w:p>
        </w:tc>
        <w:tc>
          <w:tcPr>
            <w:tcW w:w="6201" w:type="dxa"/>
            <w:tcBorders>
              <w:top w:val="single" w:color="auto" w:sz="4" w:space="0"/>
              <w:left w:val="nil"/>
              <w:bottom w:val="single" w:color="auto" w:sz="4" w:space="0"/>
              <w:right w:val="single" w:color="auto" w:sz="4" w:space="0"/>
            </w:tcBorders>
            <w:shd w:val="clear" w:color="auto" w:fill="auto"/>
          </w:tcPr>
          <w:p w14:paraId="3DD1EFE7">
            <w:pPr>
              <w:widowControl/>
              <w:jc w:val="left"/>
              <w:rPr>
                <w:rFonts w:ascii="宋体" w:hAnsi="宋体" w:cs="宋体"/>
                <w:kern w:val="0"/>
              </w:rPr>
            </w:pPr>
          </w:p>
        </w:tc>
      </w:tr>
      <w:tr w14:paraId="07EE7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5" w:hRule="atLeast"/>
          <w:jc w:val="center"/>
        </w:trPr>
        <w:tc>
          <w:tcPr>
            <w:tcW w:w="8437" w:type="dxa"/>
            <w:gridSpan w:val="2"/>
            <w:tcBorders>
              <w:top w:val="single" w:color="auto" w:sz="4" w:space="0"/>
              <w:left w:val="single" w:color="auto" w:sz="4" w:space="0"/>
              <w:bottom w:val="single" w:color="auto" w:sz="4" w:space="0"/>
              <w:right w:val="single" w:color="auto" w:sz="4" w:space="0"/>
            </w:tcBorders>
            <w:shd w:val="clear" w:color="auto" w:fill="auto"/>
          </w:tcPr>
          <w:p w14:paraId="42F67F91">
            <w:pPr>
              <w:widowControl/>
              <w:jc w:val="left"/>
              <w:rPr>
                <w:rFonts w:ascii="宋体" w:hAnsi="宋体" w:cs="宋体"/>
                <w:kern w:val="0"/>
                <w:u w:val="single"/>
              </w:rPr>
            </w:pPr>
          </w:p>
          <w:p w14:paraId="09F92CEA">
            <w:pPr>
              <w:widowControl/>
              <w:jc w:val="left"/>
              <w:rPr>
                <w:rFonts w:ascii="宋体" w:hAnsi="宋体" w:cs="宋体"/>
                <w:kern w:val="0"/>
              </w:rPr>
            </w:pPr>
            <w:r>
              <w:rPr>
                <w:rFonts w:hint="eastAsia" w:ascii="宋体" w:hAnsi="宋体" w:cs="宋体"/>
                <w:kern w:val="0"/>
                <w:szCs w:val="21"/>
                <w:lang w:bidi="ar"/>
              </w:rPr>
              <w:t>（项目业主单位名称）：</w:t>
            </w:r>
            <w:r>
              <w:rPr>
                <w:rFonts w:hint="eastAsia" w:ascii="宋体" w:hAnsi="宋体" w:cs="宋体"/>
                <w:kern w:val="0"/>
                <w:szCs w:val="21"/>
                <w:lang w:val="en-US" w:eastAsia="zh-CN" w:bidi="ar"/>
              </w:rPr>
              <w:t>重庆第二师范学院</w:t>
            </w:r>
            <w:r>
              <w:rPr>
                <w:rFonts w:hint="eastAsia" w:ascii="宋体" w:hAnsi="宋体" w:cs="宋体"/>
                <w:kern w:val="0"/>
                <w:szCs w:val="21"/>
                <w:u w:val="single"/>
                <w:lang w:bidi="ar"/>
              </w:rPr>
              <w:br w:type="textWrapping"/>
            </w:r>
            <w:r>
              <w:rPr>
                <w:rFonts w:hint="eastAsia" w:ascii="宋体" w:hAnsi="宋体" w:cs="宋体"/>
                <w:kern w:val="0"/>
                <w:szCs w:val="21"/>
                <w:lang w:bidi="ar"/>
              </w:rPr>
              <w:t xml:space="preserve">    我单位负责承建的（工程名称）无拖欠建筑工人工资的情况，贵单位先期支付我单位的工程款已优先用于支付了建筑工人工资，建筑工人工资全部按时足额进行了发放，请贵单位予以审核。</w:t>
            </w:r>
          </w:p>
          <w:p w14:paraId="1EB7DDAE">
            <w:pPr>
              <w:widowControl/>
              <w:jc w:val="left"/>
              <w:rPr>
                <w:rFonts w:ascii="宋体" w:hAnsi="宋体" w:cs="宋体"/>
                <w:kern w:val="0"/>
                <w:u w:val="single"/>
              </w:rPr>
            </w:pPr>
            <w:r>
              <w:rPr>
                <w:rFonts w:hint="eastAsia" w:ascii="宋体" w:hAnsi="宋体" w:cs="宋体"/>
                <w:kern w:val="0"/>
                <w:szCs w:val="21"/>
                <w:lang w:bidi="ar"/>
              </w:rPr>
              <w:t>施工单位项目负责人签名（加盖项目章）：</w:t>
            </w:r>
            <w:r>
              <w:rPr>
                <w:rFonts w:hint="eastAsia" w:ascii="宋体" w:hAnsi="宋体" w:cs="宋体"/>
                <w:kern w:val="0"/>
                <w:szCs w:val="21"/>
                <w:u w:val="single"/>
                <w:lang w:bidi="ar"/>
              </w:rPr>
              <w:t xml:space="preserve">        </w:t>
            </w:r>
          </w:p>
        </w:tc>
      </w:tr>
      <w:tr w14:paraId="6A507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jc w:val="center"/>
        </w:trPr>
        <w:tc>
          <w:tcPr>
            <w:tcW w:w="2236" w:type="dxa"/>
            <w:tcBorders>
              <w:top w:val="single" w:color="auto" w:sz="4" w:space="0"/>
              <w:left w:val="single" w:color="auto" w:sz="4" w:space="0"/>
              <w:bottom w:val="single" w:color="auto" w:sz="4" w:space="0"/>
              <w:right w:val="single" w:color="auto" w:sz="4" w:space="0"/>
            </w:tcBorders>
            <w:shd w:val="clear" w:color="auto" w:fill="auto"/>
            <w:vAlign w:val="center"/>
          </w:tcPr>
          <w:p w14:paraId="5A34183D">
            <w:pPr>
              <w:widowControl/>
              <w:jc w:val="left"/>
              <w:rPr>
                <w:rFonts w:ascii="宋体" w:hAnsi="宋体" w:cs="宋体"/>
                <w:kern w:val="0"/>
              </w:rPr>
            </w:pPr>
            <w:r>
              <w:rPr>
                <w:rFonts w:hint="eastAsia" w:ascii="宋体" w:hAnsi="宋体" w:cs="宋体"/>
                <w:kern w:val="0"/>
                <w:szCs w:val="21"/>
                <w:lang w:bidi="ar"/>
              </w:rPr>
              <w:t>监理单位意见：</w:t>
            </w:r>
          </w:p>
        </w:tc>
        <w:tc>
          <w:tcPr>
            <w:tcW w:w="6201" w:type="dxa"/>
            <w:tcBorders>
              <w:top w:val="single" w:color="auto" w:sz="4" w:space="0"/>
              <w:left w:val="nil"/>
              <w:bottom w:val="single" w:color="auto" w:sz="4" w:space="0"/>
              <w:right w:val="single" w:color="auto" w:sz="4" w:space="0"/>
            </w:tcBorders>
            <w:shd w:val="clear" w:color="auto" w:fill="auto"/>
          </w:tcPr>
          <w:p w14:paraId="79740CE2">
            <w:pPr>
              <w:widowControl/>
              <w:jc w:val="left"/>
              <w:rPr>
                <w:rFonts w:ascii="宋体" w:hAnsi="宋体" w:cs="宋体"/>
                <w:kern w:val="0"/>
                <w:u w:val="single"/>
              </w:rPr>
            </w:pPr>
          </w:p>
          <w:p w14:paraId="53024ED6">
            <w:pPr>
              <w:widowControl/>
              <w:jc w:val="left"/>
              <w:rPr>
                <w:rFonts w:ascii="宋体" w:hAnsi="宋体" w:cs="宋体"/>
                <w:kern w:val="0"/>
                <w:u w:val="single"/>
              </w:rPr>
            </w:pPr>
            <w:r>
              <w:rPr>
                <w:rFonts w:hint="eastAsia" w:ascii="宋体" w:hAnsi="宋体" w:cs="宋体"/>
                <w:kern w:val="0"/>
                <w:szCs w:val="21"/>
                <w:lang w:bidi="ar"/>
              </w:rPr>
              <w:t xml:space="preserve">             总监签名并加盖项目章：</w:t>
            </w:r>
            <w:r>
              <w:rPr>
                <w:rFonts w:hint="eastAsia" w:ascii="宋体" w:hAnsi="宋体" w:cs="宋体"/>
                <w:kern w:val="0"/>
                <w:szCs w:val="21"/>
                <w:u w:val="single"/>
                <w:lang w:bidi="ar"/>
              </w:rPr>
              <w:t xml:space="preserve">        </w:t>
            </w:r>
          </w:p>
        </w:tc>
      </w:tr>
      <w:tr w14:paraId="3568E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0" w:hRule="atLeast"/>
          <w:jc w:val="center"/>
        </w:trPr>
        <w:tc>
          <w:tcPr>
            <w:tcW w:w="2236" w:type="dxa"/>
            <w:tcBorders>
              <w:top w:val="single" w:color="auto" w:sz="4" w:space="0"/>
              <w:left w:val="single" w:color="auto" w:sz="4" w:space="0"/>
              <w:bottom w:val="single" w:color="auto" w:sz="4" w:space="0"/>
              <w:right w:val="single" w:color="auto" w:sz="4" w:space="0"/>
            </w:tcBorders>
            <w:shd w:val="clear" w:color="auto" w:fill="auto"/>
            <w:vAlign w:val="center"/>
          </w:tcPr>
          <w:p w14:paraId="4BDDCEE4">
            <w:pPr>
              <w:widowControl/>
              <w:jc w:val="left"/>
              <w:rPr>
                <w:rFonts w:ascii="宋体" w:hAnsi="宋体" w:cs="宋体"/>
                <w:kern w:val="0"/>
              </w:rPr>
            </w:pPr>
            <w:r>
              <w:rPr>
                <w:rFonts w:hint="eastAsia" w:ascii="宋体" w:hAnsi="宋体" w:cs="宋体"/>
                <w:kern w:val="0"/>
                <w:szCs w:val="21"/>
                <w:lang w:bidi="ar"/>
              </w:rPr>
              <w:t>工程部项目负责人意见：</w:t>
            </w:r>
          </w:p>
        </w:tc>
        <w:tc>
          <w:tcPr>
            <w:tcW w:w="6201" w:type="dxa"/>
            <w:tcBorders>
              <w:top w:val="single" w:color="auto" w:sz="4" w:space="0"/>
              <w:left w:val="nil"/>
              <w:bottom w:val="single" w:color="auto" w:sz="4" w:space="0"/>
              <w:right w:val="single" w:color="auto" w:sz="4" w:space="0"/>
            </w:tcBorders>
            <w:shd w:val="clear" w:color="auto" w:fill="auto"/>
          </w:tcPr>
          <w:p w14:paraId="6E19C9A7">
            <w:pPr>
              <w:widowControl/>
              <w:jc w:val="left"/>
              <w:rPr>
                <w:rFonts w:ascii="宋体" w:hAnsi="宋体" w:cs="宋体"/>
                <w:kern w:val="0"/>
                <w:u w:val="single"/>
              </w:rPr>
            </w:pPr>
          </w:p>
          <w:p w14:paraId="3025CCB5">
            <w:pPr>
              <w:widowControl/>
              <w:jc w:val="left"/>
              <w:rPr>
                <w:rFonts w:ascii="宋体" w:hAnsi="宋体" w:cs="宋体"/>
                <w:kern w:val="0"/>
                <w:u w:val="single"/>
              </w:rPr>
            </w:pPr>
            <w:r>
              <w:rPr>
                <w:rFonts w:hint="eastAsia" w:ascii="宋体" w:hAnsi="宋体" w:cs="宋体"/>
                <w:kern w:val="0"/>
                <w:szCs w:val="21"/>
                <w:lang w:bidi="ar"/>
              </w:rPr>
              <w:t xml:space="preserve">                   项目负责人签名：</w:t>
            </w:r>
            <w:r>
              <w:rPr>
                <w:rFonts w:hint="eastAsia" w:ascii="宋体" w:hAnsi="宋体" w:cs="宋体"/>
                <w:kern w:val="0"/>
                <w:szCs w:val="21"/>
                <w:u w:val="single"/>
                <w:lang w:bidi="ar"/>
              </w:rPr>
              <w:t xml:space="preserve">        </w:t>
            </w:r>
          </w:p>
        </w:tc>
      </w:tr>
    </w:tbl>
    <w:p w14:paraId="3FFFDA80">
      <w:pPr>
        <w:widowControl/>
        <w:jc w:val="left"/>
        <w:rPr>
          <w:rFonts w:ascii="宋体" w:hAnsi="宋体" w:cs="宋体"/>
          <w:kern w:val="0"/>
        </w:rPr>
      </w:pPr>
      <w:r>
        <w:rPr>
          <w:rFonts w:hint="eastAsia" w:ascii="宋体" w:hAnsi="宋体" w:cs="宋体"/>
          <w:kern w:val="0"/>
          <w:szCs w:val="21"/>
          <w:lang w:bidi="ar"/>
        </w:rPr>
        <w:t xml:space="preserve"> </w:t>
      </w:r>
    </w:p>
    <w:p w14:paraId="35D1EF67">
      <w:pPr>
        <w:widowControl/>
        <w:jc w:val="left"/>
        <w:rPr>
          <w:rFonts w:ascii="宋体" w:hAnsi="宋体"/>
          <w:sz w:val="24"/>
          <w:lang w:bidi="ar"/>
        </w:rPr>
      </w:pPr>
      <w:r>
        <w:rPr>
          <w:rFonts w:hint="eastAsia" w:ascii="宋体" w:hAnsi="宋体"/>
          <w:sz w:val="24"/>
          <w:lang w:bidi="ar"/>
        </w:rPr>
        <w:t xml:space="preserve"> </w:t>
      </w:r>
      <w:bookmarkEnd w:id="11"/>
    </w:p>
    <w:p w14:paraId="60AF297E">
      <w:pPr>
        <w:rPr>
          <w:rFonts w:ascii="宋体" w:hAnsi="宋体"/>
          <w:sz w:val="24"/>
          <w:lang w:bidi="ar"/>
        </w:rPr>
      </w:pPr>
      <w:r>
        <w:rPr>
          <w:rFonts w:hint="eastAsia" w:ascii="宋体" w:hAnsi="宋体"/>
          <w:sz w:val="24"/>
          <w:lang w:bidi="ar"/>
        </w:rPr>
        <w:br w:type="page"/>
      </w:r>
    </w:p>
    <w:p w14:paraId="715F6DD7">
      <w:pPr>
        <w:keepNext/>
        <w:keepLines/>
        <w:widowControl/>
        <w:wordWrap w:val="0"/>
        <w:topLinePunct/>
        <w:adjustRightInd w:val="0"/>
        <w:snapToGrid w:val="0"/>
        <w:spacing w:after="156" w:afterLines="50" w:line="360" w:lineRule="auto"/>
        <w:jc w:val="center"/>
        <w:outlineLvl w:val="1"/>
        <w:rPr>
          <w:rFonts w:ascii="宋体" w:hAnsi="宋体" w:cs="宋体"/>
          <w:b/>
          <w:kern w:val="0"/>
          <w:szCs w:val="21"/>
          <w:lang w:bidi="ar"/>
        </w:rPr>
      </w:pPr>
      <w:bookmarkStart w:id="1929" w:name="_Toc22901"/>
      <w:bookmarkStart w:id="1930" w:name="_Toc27745"/>
      <w:r>
        <w:rPr>
          <w:rFonts w:hint="eastAsia" w:ascii="宋体" w:hAnsi="宋体" w:cs="宋体"/>
          <w:b/>
          <w:kern w:val="0"/>
          <w:szCs w:val="21"/>
          <w:lang w:bidi="ar"/>
        </w:rPr>
        <w:t>附件11 低价风险担保保函示范文本（独立保函）（如有）</w:t>
      </w:r>
      <w:bookmarkEnd w:id="1929"/>
      <w:bookmarkEnd w:id="1930"/>
    </w:p>
    <w:p w14:paraId="1A345909">
      <w:pPr>
        <w:spacing w:line="360" w:lineRule="auto"/>
        <w:jc w:val="center"/>
        <w:rPr>
          <w:rFonts w:ascii="宋体" w:hAnsi="宋体" w:cs="宋体"/>
          <w:szCs w:val="21"/>
        </w:rPr>
      </w:pPr>
      <w:r>
        <w:rPr>
          <w:rFonts w:hint="eastAsia" w:ascii="宋体" w:hAnsi="宋体" w:cs="宋体"/>
          <w:szCs w:val="21"/>
        </w:rPr>
        <w:t>低价风险担保保函示范文本</w:t>
      </w:r>
    </w:p>
    <w:p w14:paraId="4BF958E8">
      <w:pPr>
        <w:spacing w:line="360" w:lineRule="auto"/>
        <w:jc w:val="center"/>
        <w:rPr>
          <w:rFonts w:ascii="宋体" w:hAnsi="宋体" w:cs="宋体"/>
          <w:szCs w:val="21"/>
        </w:rPr>
      </w:pPr>
      <w:r>
        <w:rPr>
          <w:rFonts w:hint="eastAsia" w:ascii="宋体" w:hAnsi="宋体" w:cs="宋体"/>
          <w:szCs w:val="21"/>
        </w:rPr>
        <w:t>（独立保函）</w:t>
      </w:r>
    </w:p>
    <w:p w14:paraId="6FB6F355">
      <w:pPr>
        <w:wordWrap w:val="0"/>
        <w:spacing w:line="360" w:lineRule="auto"/>
        <w:jc w:val="right"/>
        <w:rPr>
          <w:rFonts w:ascii="宋体" w:hAnsi="宋体" w:cs="宋体"/>
          <w:szCs w:val="21"/>
        </w:rPr>
      </w:pPr>
      <w:r>
        <w:rPr>
          <w:rFonts w:hint="eastAsia" w:ascii="宋体" w:hAnsi="宋体" w:cs="宋体"/>
          <w:szCs w:val="21"/>
        </w:rPr>
        <w:t xml:space="preserve">编号：           </w:t>
      </w:r>
    </w:p>
    <w:p w14:paraId="5EF3275F">
      <w:pPr>
        <w:spacing w:line="360" w:lineRule="auto"/>
        <w:ind w:firstLine="420" w:firstLineChars="200"/>
        <w:rPr>
          <w:rFonts w:ascii="宋体" w:hAnsi="宋体" w:cs="宋体"/>
          <w:szCs w:val="21"/>
        </w:rPr>
      </w:pPr>
      <w:r>
        <w:rPr>
          <w:rFonts w:hint="eastAsia" w:ascii="宋体" w:hAnsi="宋体" w:cs="宋体"/>
          <w:szCs w:val="21"/>
        </w:rPr>
        <w:t>申请人：</w:t>
      </w:r>
    </w:p>
    <w:p w14:paraId="5BA5752E">
      <w:pPr>
        <w:spacing w:line="360" w:lineRule="auto"/>
        <w:ind w:firstLine="420" w:firstLineChars="200"/>
        <w:rPr>
          <w:rFonts w:ascii="宋体" w:hAnsi="宋体" w:cs="宋体"/>
          <w:szCs w:val="21"/>
        </w:rPr>
      </w:pPr>
      <w:r>
        <w:rPr>
          <w:rFonts w:hint="eastAsia" w:ascii="宋体" w:hAnsi="宋体" w:cs="宋体"/>
          <w:szCs w:val="21"/>
        </w:rPr>
        <w:t xml:space="preserve">  地址：</w:t>
      </w:r>
    </w:p>
    <w:p w14:paraId="4B8BA08E">
      <w:pPr>
        <w:spacing w:line="360" w:lineRule="auto"/>
        <w:ind w:firstLine="420" w:firstLineChars="200"/>
        <w:rPr>
          <w:rFonts w:ascii="宋体" w:hAnsi="宋体" w:cs="宋体"/>
          <w:szCs w:val="21"/>
        </w:rPr>
      </w:pPr>
      <w:r>
        <w:rPr>
          <w:rFonts w:hint="eastAsia" w:ascii="宋体" w:hAnsi="宋体" w:cs="宋体"/>
          <w:szCs w:val="21"/>
        </w:rPr>
        <w:t>受益人：</w:t>
      </w:r>
    </w:p>
    <w:p w14:paraId="596CE740">
      <w:pPr>
        <w:spacing w:line="360" w:lineRule="auto"/>
        <w:ind w:firstLine="420" w:firstLineChars="200"/>
        <w:rPr>
          <w:rFonts w:ascii="宋体" w:hAnsi="宋体" w:cs="宋体"/>
          <w:szCs w:val="21"/>
        </w:rPr>
      </w:pPr>
      <w:r>
        <w:rPr>
          <w:rFonts w:hint="eastAsia" w:ascii="宋体" w:hAnsi="宋体" w:cs="宋体"/>
          <w:szCs w:val="21"/>
        </w:rPr>
        <w:t xml:space="preserve">  地址：</w:t>
      </w:r>
    </w:p>
    <w:p w14:paraId="646807C0">
      <w:pPr>
        <w:spacing w:line="360" w:lineRule="auto"/>
        <w:ind w:firstLine="420" w:firstLineChars="200"/>
        <w:rPr>
          <w:rFonts w:ascii="宋体" w:hAnsi="宋体" w:cs="宋体"/>
          <w:szCs w:val="21"/>
        </w:rPr>
      </w:pPr>
      <w:r>
        <w:rPr>
          <w:rFonts w:hint="eastAsia" w:ascii="宋体" w:hAnsi="宋体" w:cs="宋体"/>
          <w:szCs w:val="21"/>
        </w:rPr>
        <w:t>开立人：</w:t>
      </w:r>
    </w:p>
    <w:p w14:paraId="02CB8ADD">
      <w:pPr>
        <w:spacing w:line="360" w:lineRule="auto"/>
        <w:ind w:firstLine="420" w:firstLineChars="200"/>
        <w:rPr>
          <w:rFonts w:ascii="宋体" w:hAnsi="宋体" w:cs="宋体"/>
          <w:szCs w:val="21"/>
        </w:rPr>
      </w:pPr>
      <w:r>
        <w:rPr>
          <w:rFonts w:hint="eastAsia" w:ascii="宋体" w:hAnsi="宋体" w:cs="宋体"/>
          <w:szCs w:val="21"/>
        </w:rPr>
        <w:t xml:space="preserve">  地址：</w:t>
      </w:r>
    </w:p>
    <w:p w14:paraId="0FD3444B">
      <w:pPr>
        <w:spacing w:line="360" w:lineRule="auto"/>
        <w:ind w:firstLine="420" w:firstLineChars="200"/>
        <w:rPr>
          <w:rFonts w:ascii="宋体" w:hAnsi="宋体" w:cs="宋体"/>
          <w:szCs w:val="21"/>
        </w:rPr>
      </w:pPr>
    </w:p>
    <w:p w14:paraId="412B67AB">
      <w:pPr>
        <w:spacing w:line="360" w:lineRule="auto"/>
        <w:rPr>
          <w:rFonts w:ascii="宋体" w:hAnsi="宋体" w:cs="宋体"/>
          <w:szCs w:val="21"/>
        </w:rPr>
      </w:pPr>
      <w:r>
        <w:rPr>
          <w:rFonts w:hint="eastAsia" w:ascii="宋体" w:hAnsi="宋体" w:cs="宋体"/>
          <w:szCs w:val="21"/>
          <w:u w:val="single"/>
        </w:rPr>
        <w:t xml:space="preserve">              </w:t>
      </w:r>
      <w:r>
        <w:rPr>
          <w:rFonts w:hint="eastAsia" w:ascii="宋体" w:hAnsi="宋体" w:cs="宋体"/>
          <w:szCs w:val="21"/>
        </w:rPr>
        <w:t xml:space="preserve">（受益人名称）： </w:t>
      </w:r>
    </w:p>
    <w:p w14:paraId="2ABCE2A9">
      <w:pPr>
        <w:pStyle w:val="7"/>
        <w:spacing w:line="360" w:lineRule="auto"/>
        <w:ind w:firstLine="420" w:firstLineChars="200"/>
        <w:rPr>
          <w:rFonts w:ascii="宋体" w:hAnsi="宋体" w:cs="宋体"/>
          <w:szCs w:val="21"/>
        </w:rPr>
      </w:pPr>
      <w:r>
        <w:rPr>
          <w:rFonts w:hint="eastAsia" w:ascii="宋体" w:hAnsi="宋体" w:cs="宋体"/>
          <w:szCs w:val="21"/>
        </w:rPr>
        <w:t>鉴于</w:t>
      </w:r>
      <w:r>
        <w:rPr>
          <w:rFonts w:hint="eastAsia" w:ascii="宋体" w:hAnsi="宋体" w:cs="宋体"/>
          <w:szCs w:val="21"/>
          <w:u w:val="single"/>
        </w:rPr>
        <w:t xml:space="preserve">            </w:t>
      </w:r>
      <w:r>
        <w:rPr>
          <w:rFonts w:hint="eastAsia" w:ascii="宋体" w:hAnsi="宋体" w:cs="宋体"/>
          <w:szCs w:val="21"/>
        </w:rPr>
        <w:t xml:space="preserve">（以下简称“申请人”）于 </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rPr>
        <w:t>日参加</w:t>
      </w:r>
      <w:r>
        <w:rPr>
          <w:rFonts w:hint="eastAsia" w:ascii="宋体" w:hAnsi="宋体" w:cs="宋体"/>
          <w:szCs w:val="21"/>
          <w:u w:val="single"/>
        </w:rPr>
        <w:t xml:space="preserve">            </w:t>
      </w:r>
      <w:r>
        <w:rPr>
          <w:rFonts w:hint="eastAsia" w:ascii="宋体" w:hAnsi="宋体" w:cs="宋体"/>
          <w:szCs w:val="21"/>
        </w:rPr>
        <w:t>（以下简称“受益人”）的</w:t>
      </w:r>
      <w:r>
        <w:rPr>
          <w:rFonts w:hint="eastAsia" w:ascii="宋体" w:hAnsi="宋体" w:cs="宋体"/>
          <w:szCs w:val="21"/>
          <w:u w:val="single"/>
        </w:rPr>
        <w:t xml:space="preserve">         </w:t>
      </w:r>
      <w:r>
        <w:rPr>
          <w:rFonts w:hint="eastAsia" w:ascii="宋体" w:hAnsi="宋体" w:cs="宋体"/>
          <w:szCs w:val="21"/>
        </w:rPr>
        <w:t>（项目名称）的投标，收到受益人于</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rPr>
        <w:t>日签发的中标通知书，成为该项目的中标人。基于申请人的请求，我方同意就申请人履行该项目中标通知书、招标文件和投标文件约定的义务，向贵方提供不可撤销、不可转让的见索即付独立保函（以下简称“本保函”）。</w:t>
      </w:r>
    </w:p>
    <w:p w14:paraId="3152DCD4">
      <w:pPr>
        <w:pStyle w:val="7"/>
        <w:numPr>
          <w:ilvl w:val="0"/>
          <w:numId w:val="5"/>
        </w:numPr>
        <w:spacing w:line="360" w:lineRule="auto"/>
        <w:ind w:firstLine="420" w:firstLineChars="200"/>
        <w:rPr>
          <w:rFonts w:ascii="宋体" w:hAnsi="宋体" w:cs="宋体"/>
          <w:szCs w:val="21"/>
        </w:rPr>
      </w:pPr>
      <w:r>
        <w:rPr>
          <w:rFonts w:hint="eastAsia" w:ascii="宋体" w:hAnsi="宋体" w:cs="宋体"/>
          <w:szCs w:val="21"/>
        </w:rPr>
        <w:t>本保函担保范围：申请人未按照中标通知书、招标文件和投标文件约定签订合同或未按签订的合同约定履行相关义务，应当向贵方承担的违约责任和赔偿因此造成的损失、利息、律师费、诉讼费用等实现债权的费用。</w:t>
      </w:r>
    </w:p>
    <w:p w14:paraId="6FD38FF1">
      <w:pPr>
        <w:spacing w:line="360" w:lineRule="auto"/>
        <w:ind w:firstLine="420" w:firstLineChars="200"/>
        <w:rPr>
          <w:rFonts w:ascii="宋体" w:hAnsi="宋体" w:cs="宋体"/>
          <w:szCs w:val="21"/>
        </w:rPr>
      </w:pPr>
      <w:r>
        <w:rPr>
          <w:rFonts w:hint="eastAsia" w:ascii="宋体" w:hAnsi="宋体" w:cs="宋体"/>
          <w:szCs w:val="21"/>
        </w:rPr>
        <w:t>二、本保函担保金额最高不超过人民币（大写）</w:t>
      </w:r>
      <w:r>
        <w:rPr>
          <w:rFonts w:hint="eastAsia" w:ascii="宋体" w:hAnsi="宋体" w:cs="宋体"/>
          <w:szCs w:val="21"/>
          <w:u w:val="single"/>
        </w:rPr>
        <w:t xml:space="preserve">          </w:t>
      </w:r>
      <w:r>
        <w:rPr>
          <w:rFonts w:hint="eastAsia" w:ascii="宋体" w:hAnsi="宋体" w:cs="宋体"/>
          <w:szCs w:val="21"/>
        </w:rPr>
        <w:t>元（¥</w:t>
      </w:r>
      <w:r>
        <w:rPr>
          <w:rFonts w:hint="eastAsia" w:ascii="宋体" w:hAnsi="宋体" w:cs="宋体"/>
          <w:szCs w:val="21"/>
          <w:u w:val="single"/>
        </w:rPr>
        <w:t xml:space="preserve">       </w:t>
      </w:r>
      <w:r>
        <w:rPr>
          <w:rFonts w:hint="eastAsia" w:ascii="宋体" w:hAnsi="宋体" w:cs="宋体"/>
          <w:szCs w:val="21"/>
        </w:rPr>
        <w:t xml:space="preserve">）。 </w:t>
      </w:r>
    </w:p>
    <w:p w14:paraId="565AD974">
      <w:pPr>
        <w:spacing w:line="360" w:lineRule="auto"/>
        <w:ind w:firstLine="420" w:firstLineChars="200"/>
        <w:rPr>
          <w:rFonts w:ascii="宋体" w:hAnsi="宋体" w:cs="宋体"/>
          <w:szCs w:val="21"/>
        </w:rPr>
      </w:pPr>
      <w:r>
        <w:rPr>
          <w:rFonts w:hint="eastAsia" w:ascii="宋体" w:hAnsi="宋体" w:cs="宋体"/>
          <w:szCs w:val="21"/>
        </w:rPr>
        <w:t>三、本保函有效期自开立之日起至合同约定的</w:t>
      </w:r>
      <w:r>
        <w:rPr>
          <w:rFonts w:hint="eastAsia" w:ascii="宋体" w:hAnsi="宋体" w:cs="宋体"/>
          <w:szCs w:val="21"/>
          <w:u w:val="single"/>
        </w:rPr>
        <w:t xml:space="preserve">      </w:t>
      </w:r>
      <w:r>
        <w:rPr>
          <w:rFonts w:hint="eastAsia" w:ascii="宋体" w:hAnsi="宋体" w:cs="宋体"/>
          <w:szCs w:val="21"/>
        </w:rPr>
        <w:t>日止，最迟不超过</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rPr>
        <w:t xml:space="preserve">日。 </w:t>
      </w:r>
    </w:p>
    <w:p w14:paraId="53987041">
      <w:pPr>
        <w:spacing w:line="360" w:lineRule="auto"/>
        <w:ind w:firstLine="420" w:firstLineChars="200"/>
        <w:rPr>
          <w:rFonts w:ascii="宋体" w:hAnsi="宋体" w:cs="宋体"/>
          <w:szCs w:val="21"/>
        </w:rPr>
      </w:pPr>
      <w:r>
        <w:rPr>
          <w:rFonts w:hint="eastAsia" w:ascii="宋体" w:hAnsi="宋体" w:cs="宋体"/>
          <w:szCs w:val="21"/>
        </w:rPr>
        <w:t>四、我方承诺，在收到受益人发来的书面付款通知后的</w:t>
      </w:r>
      <w:r>
        <w:rPr>
          <w:rFonts w:hint="eastAsia" w:ascii="宋体" w:hAnsi="宋体" w:cs="宋体"/>
          <w:szCs w:val="21"/>
          <w:u w:val="single"/>
        </w:rPr>
        <w:t xml:space="preserve">    </w:t>
      </w:r>
      <w:r>
        <w:rPr>
          <w:rFonts w:hint="eastAsia" w:ascii="宋体" w:hAnsi="宋体" w:cs="宋体"/>
          <w:szCs w:val="21"/>
        </w:rPr>
        <w:t>工作日内无条件支付，前述书面付款通知即为付款要求之单据，且应满足以下要求：</w:t>
      </w:r>
    </w:p>
    <w:p w14:paraId="12521BDF">
      <w:pPr>
        <w:spacing w:line="360" w:lineRule="auto"/>
        <w:ind w:firstLine="420" w:firstLineChars="200"/>
        <w:rPr>
          <w:rFonts w:ascii="宋体" w:hAnsi="宋体" w:cs="宋体"/>
          <w:szCs w:val="21"/>
        </w:rPr>
      </w:pPr>
      <w:r>
        <w:rPr>
          <w:rFonts w:hint="eastAsia" w:ascii="宋体" w:hAnsi="宋体" w:cs="宋体"/>
          <w:szCs w:val="21"/>
        </w:rPr>
        <w:t>（1）付款通知到达的日期在本保函的有效期内；</w:t>
      </w:r>
    </w:p>
    <w:p w14:paraId="6AE6746A">
      <w:pPr>
        <w:spacing w:line="360" w:lineRule="auto"/>
        <w:ind w:firstLine="420" w:firstLineChars="200"/>
        <w:rPr>
          <w:rFonts w:ascii="宋体" w:hAnsi="宋体" w:cs="宋体"/>
          <w:szCs w:val="21"/>
        </w:rPr>
      </w:pPr>
      <w:r>
        <w:rPr>
          <w:rFonts w:hint="eastAsia" w:ascii="宋体" w:hAnsi="宋体" w:cs="宋体"/>
          <w:szCs w:val="21"/>
        </w:rPr>
        <w:t>（2）载明要求支付的金额；</w:t>
      </w:r>
    </w:p>
    <w:p w14:paraId="6A90D215">
      <w:pPr>
        <w:spacing w:line="360" w:lineRule="auto"/>
        <w:ind w:firstLine="420" w:firstLineChars="200"/>
        <w:rPr>
          <w:rFonts w:ascii="宋体" w:hAnsi="宋体" w:cs="宋体"/>
          <w:szCs w:val="21"/>
          <w:u w:val="single"/>
        </w:rPr>
      </w:pPr>
      <w:r>
        <w:rPr>
          <w:rFonts w:hint="eastAsia" w:ascii="宋体" w:hAnsi="宋体" w:cs="宋体"/>
          <w:szCs w:val="21"/>
        </w:rPr>
        <w:t>（3）载明申请人未按照中标通知书、招标文件和投标文件约定签订合同或违反合同义务的条款和内容；</w:t>
      </w:r>
    </w:p>
    <w:p w14:paraId="62935409">
      <w:pPr>
        <w:spacing w:line="360" w:lineRule="auto"/>
        <w:ind w:firstLine="420" w:firstLineChars="200"/>
        <w:rPr>
          <w:rFonts w:ascii="宋体" w:hAnsi="宋体" w:cs="宋体"/>
          <w:szCs w:val="21"/>
        </w:rPr>
      </w:pPr>
      <w:r>
        <w:rPr>
          <w:rFonts w:hint="eastAsia" w:ascii="宋体" w:hAnsi="宋体" w:cs="宋体"/>
          <w:szCs w:val="21"/>
        </w:rPr>
        <w:t>（4）付款通知中应声明不存在招标文件约定、合同文件约定或我国法律规定免除申请人或开立人支付责任的情形；</w:t>
      </w:r>
    </w:p>
    <w:p w14:paraId="26B4592F">
      <w:pPr>
        <w:spacing w:line="360" w:lineRule="auto"/>
        <w:ind w:firstLine="420" w:firstLineChars="200"/>
        <w:rPr>
          <w:rFonts w:ascii="宋体" w:hAnsi="宋体" w:cs="宋体"/>
          <w:szCs w:val="21"/>
        </w:rPr>
      </w:pPr>
      <w:r>
        <w:rPr>
          <w:rFonts w:hint="eastAsia" w:ascii="宋体" w:hAnsi="宋体" w:cs="宋体"/>
          <w:szCs w:val="21"/>
        </w:rPr>
        <w:t>（5）付款通知应在本保函有效期内到达的地址是：</w:t>
      </w:r>
      <w:r>
        <w:rPr>
          <w:rFonts w:hint="eastAsia" w:ascii="宋体" w:hAnsi="宋体" w:cs="宋体"/>
          <w:szCs w:val="21"/>
          <w:u w:val="single"/>
        </w:rPr>
        <w:t xml:space="preserve">             </w:t>
      </w:r>
      <w:r>
        <w:rPr>
          <w:rFonts w:hint="eastAsia" w:ascii="宋体" w:hAnsi="宋体" w:cs="宋体"/>
          <w:szCs w:val="21"/>
        </w:rPr>
        <w:t>。</w:t>
      </w:r>
    </w:p>
    <w:p w14:paraId="6CA9D01C">
      <w:pPr>
        <w:spacing w:line="360" w:lineRule="auto"/>
        <w:ind w:firstLine="420" w:firstLineChars="200"/>
        <w:rPr>
          <w:rFonts w:ascii="宋体" w:hAnsi="宋体" w:cs="宋体"/>
          <w:szCs w:val="21"/>
        </w:rPr>
      </w:pPr>
      <w:r>
        <w:rPr>
          <w:rFonts w:hint="eastAsia" w:ascii="宋体" w:hAnsi="宋体" w:cs="宋体"/>
          <w:szCs w:val="21"/>
        </w:rPr>
        <w:t>受益人发出的书面付款通知应由其为鉴明受益人法定代表人（负责人）或授权代理人签名加盖公章。</w:t>
      </w:r>
    </w:p>
    <w:p w14:paraId="53279A0F">
      <w:pPr>
        <w:spacing w:line="360" w:lineRule="auto"/>
        <w:ind w:firstLine="420" w:firstLineChars="200"/>
        <w:rPr>
          <w:rFonts w:ascii="宋体" w:hAnsi="宋体" w:cs="宋体"/>
          <w:szCs w:val="21"/>
        </w:rPr>
      </w:pPr>
      <w:r>
        <w:rPr>
          <w:rFonts w:hint="eastAsia" w:ascii="宋体" w:hAnsi="宋体" w:cs="宋体"/>
          <w:szCs w:val="21"/>
        </w:rPr>
        <w:t xml:space="preserve">五、本保函项下的权利不得转让，不得设定担保。贵方未经我方书面同意转让本保函或其项下任何权利，对我方不发生法律效力。 </w:t>
      </w:r>
    </w:p>
    <w:p w14:paraId="3E1F26F1">
      <w:pPr>
        <w:spacing w:line="360" w:lineRule="auto"/>
        <w:ind w:firstLine="420" w:firstLineChars="200"/>
        <w:rPr>
          <w:rFonts w:ascii="宋体" w:hAnsi="宋体" w:cs="宋体"/>
          <w:szCs w:val="21"/>
        </w:rPr>
      </w:pPr>
      <w:r>
        <w:rPr>
          <w:rFonts w:hint="eastAsia" w:ascii="宋体" w:hAnsi="宋体" w:cs="宋体"/>
          <w:szCs w:val="21"/>
        </w:rPr>
        <w:t xml:space="preserve">六、与本保函有关的合同不成立、不生效、无效、被撤销、被解除，不影响本保函的独立有效。 </w:t>
      </w:r>
    </w:p>
    <w:p w14:paraId="65EB6134">
      <w:pPr>
        <w:spacing w:line="360" w:lineRule="auto"/>
        <w:ind w:firstLine="420" w:firstLineChars="200"/>
        <w:rPr>
          <w:rFonts w:ascii="宋体" w:hAnsi="宋体" w:cs="宋体"/>
          <w:szCs w:val="21"/>
        </w:rPr>
      </w:pPr>
      <w:r>
        <w:rPr>
          <w:rFonts w:hint="eastAsia" w:ascii="宋体" w:hAnsi="宋体" w:cs="宋体"/>
          <w:szCs w:val="21"/>
        </w:rPr>
        <w:t xml:space="preserve">七、贵方应在本保函到期后的七个工作日内将本保函正本退回我方注销，但是不论贵方是否按此要求将本保函正本退回我方，我方在本保函项下的义务和责任均在保函有效期到期后自动消灭。 </w:t>
      </w:r>
    </w:p>
    <w:p w14:paraId="5301296E">
      <w:pPr>
        <w:spacing w:line="360" w:lineRule="auto"/>
        <w:ind w:firstLine="420" w:firstLineChars="200"/>
        <w:rPr>
          <w:rFonts w:ascii="宋体" w:hAnsi="宋体" w:cs="宋体"/>
          <w:szCs w:val="21"/>
        </w:rPr>
      </w:pPr>
      <w:r>
        <w:rPr>
          <w:rFonts w:hint="eastAsia" w:ascii="宋体" w:hAnsi="宋体" w:cs="宋体"/>
          <w:szCs w:val="21"/>
        </w:rPr>
        <w:t>八、本保函适用的法律为中华人民共和国法律，争议裁判管辖地为中华人民共和国</w:t>
      </w:r>
      <w:r>
        <w:rPr>
          <w:rFonts w:hint="eastAsia" w:ascii="宋体" w:hAnsi="宋体" w:cs="宋体"/>
          <w:szCs w:val="21"/>
          <w:u w:val="single"/>
        </w:rPr>
        <w:t xml:space="preserve">         </w:t>
      </w:r>
      <w:r>
        <w:rPr>
          <w:rFonts w:hint="eastAsia" w:ascii="宋体" w:hAnsi="宋体" w:cs="宋体"/>
          <w:szCs w:val="21"/>
        </w:rPr>
        <w:t xml:space="preserve">。 </w:t>
      </w:r>
    </w:p>
    <w:p w14:paraId="7239B5FD">
      <w:pPr>
        <w:spacing w:line="360" w:lineRule="auto"/>
        <w:ind w:firstLine="420" w:firstLineChars="200"/>
        <w:rPr>
          <w:rFonts w:ascii="宋体" w:hAnsi="宋体" w:cs="宋体"/>
          <w:szCs w:val="21"/>
        </w:rPr>
      </w:pPr>
      <w:r>
        <w:rPr>
          <w:rFonts w:hint="eastAsia" w:ascii="宋体" w:hAnsi="宋体" w:cs="宋体"/>
          <w:szCs w:val="21"/>
        </w:rPr>
        <w:t xml:space="preserve">九、本保函自我方法定代表人或授权代表签名并加盖公章之日起生效。 </w:t>
      </w:r>
    </w:p>
    <w:p w14:paraId="429BD014">
      <w:pPr>
        <w:spacing w:line="360" w:lineRule="auto"/>
        <w:ind w:firstLine="420" w:firstLineChars="200"/>
        <w:rPr>
          <w:rFonts w:ascii="宋体" w:hAnsi="宋体" w:cs="宋体"/>
          <w:szCs w:val="21"/>
        </w:rPr>
      </w:pPr>
      <w:r>
        <w:rPr>
          <w:rFonts w:hint="eastAsia" w:ascii="宋体" w:hAnsi="宋体" w:cs="宋体"/>
          <w:szCs w:val="21"/>
        </w:rPr>
        <w:t xml:space="preserve">开 立 人：                              （公章） </w:t>
      </w:r>
    </w:p>
    <w:p w14:paraId="30C108DE">
      <w:pPr>
        <w:spacing w:line="360" w:lineRule="auto"/>
        <w:ind w:firstLine="420" w:firstLineChars="200"/>
        <w:rPr>
          <w:rFonts w:ascii="宋体" w:hAnsi="宋体" w:cs="宋体"/>
          <w:szCs w:val="21"/>
        </w:rPr>
      </w:pPr>
      <w:r>
        <w:rPr>
          <w:rFonts w:hint="eastAsia" w:ascii="宋体" w:hAnsi="宋体" w:cs="宋体"/>
          <w:szCs w:val="21"/>
        </w:rPr>
        <w:t xml:space="preserve">法定代表人（或授权代表）：              （签名） </w:t>
      </w:r>
    </w:p>
    <w:p w14:paraId="00E51AA8">
      <w:pPr>
        <w:spacing w:line="360" w:lineRule="auto"/>
        <w:ind w:firstLine="420" w:firstLineChars="200"/>
        <w:rPr>
          <w:rFonts w:ascii="宋体" w:hAnsi="宋体" w:cs="宋体"/>
          <w:szCs w:val="21"/>
        </w:rPr>
      </w:pPr>
      <w:r>
        <w:rPr>
          <w:rFonts w:hint="eastAsia" w:ascii="宋体" w:hAnsi="宋体" w:cs="宋体"/>
          <w:szCs w:val="21"/>
        </w:rPr>
        <w:t xml:space="preserve">地    址：                                       </w:t>
      </w:r>
    </w:p>
    <w:p w14:paraId="41F6C083">
      <w:pPr>
        <w:spacing w:line="360" w:lineRule="auto"/>
        <w:ind w:firstLine="420" w:firstLineChars="200"/>
        <w:rPr>
          <w:rFonts w:ascii="宋体" w:hAnsi="宋体" w:cs="宋体"/>
          <w:szCs w:val="21"/>
        </w:rPr>
      </w:pPr>
      <w:r>
        <w:rPr>
          <w:rFonts w:hint="eastAsia" w:ascii="宋体" w:hAnsi="宋体" w:cs="宋体"/>
          <w:szCs w:val="21"/>
        </w:rPr>
        <w:t xml:space="preserve">邮政编码：                 </w:t>
      </w:r>
    </w:p>
    <w:p w14:paraId="343AA03C">
      <w:pPr>
        <w:spacing w:line="360" w:lineRule="auto"/>
        <w:ind w:firstLine="420" w:firstLineChars="200"/>
        <w:rPr>
          <w:rFonts w:ascii="宋体" w:hAnsi="宋体" w:cs="宋体"/>
          <w:szCs w:val="21"/>
        </w:rPr>
      </w:pPr>
      <w:r>
        <w:rPr>
          <w:rFonts w:hint="eastAsia" w:ascii="宋体" w:hAnsi="宋体" w:cs="宋体"/>
          <w:szCs w:val="21"/>
        </w:rPr>
        <w:t xml:space="preserve">电    话：                 </w:t>
      </w:r>
    </w:p>
    <w:p w14:paraId="50EDA38F">
      <w:pPr>
        <w:spacing w:line="360" w:lineRule="auto"/>
        <w:ind w:firstLine="420" w:firstLineChars="200"/>
        <w:rPr>
          <w:rFonts w:ascii="宋体" w:hAnsi="宋体" w:cs="宋体"/>
          <w:szCs w:val="21"/>
        </w:rPr>
      </w:pPr>
      <w:r>
        <w:rPr>
          <w:rFonts w:hint="eastAsia" w:ascii="宋体" w:hAnsi="宋体" w:cs="宋体"/>
          <w:szCs w:val="21"/>
        </w:rPr>
        <w:t xml:space="preserve">传    真：                 </w:t>
      </w:r>
    </w:p>
    <w:p w14:paraId="7E914DEC">
      <w:pPr>
        <w:spacing w:line="360" w:lineRule="auto"/>
        <w:ind w:firstLine="420" w:firstLineChars="200"/>
        <w:rPr>
          <w:rFonts w:ascii="宋体" w:hAnsi="宋体" w:cs="宋体"/>
          <w:b/>
          <w:kern w:val="0"/>
          <w:szCs w:val="21"/>
          <w:lang w:bidi="ar"/>
        </w:rPr>
      </w:pPr>
      <w:r>
        <w:rPr>
          <w:rFonts w:hint="eastAsia" w:ascii="宋体" w:hAnsi="宋体" w:cs="宋体"/>
          <w:szCs w:val="21"/>
        </w:rPr>
        <w:t>开立时间：      年      月       日</w:t>
      </w:r>
    </w:p>
    <w:p w14:paraId="030D0CC0">
      <w:pPr>
        <w:pStyle w:val="7"/>
        <w:jc w:val="center"/>
        <w:rPr>
          <w:rFonts w:ascii="宋体" w:hAnsi="宋体" w:cs="宋体"/>
          <w:b/>
          <w:kern w:val="0"/>
          <w:szCs w:val="21"/>
          <w:lang w:bidi="ar"/>
        </w:rPr>
      </w:pPr>
    </w:p>
    <w:p w14:paraId="41C67884">
      <w:pPr>
        <w:pStyle w:val="7"/>
        <w:rPr>
          <w:rFonts w:ascii="宋体" w:hAnsi="宋体"/>
          <w:sz w:val="24"/>
        </w:rPr>
      </w:pPr>
    </w:p>
    <w:p w14:paraId="2C633C9A">
      <w:pPr>
        <w:rPr>
          <w:rFonts w:ascii="宋体" w:hAnsi="宋体"/>
          <w:sz w:val="24"/>
        </w:rPr>
      </w:pPr>
      <w:r>
        <w:rPr>
          <w:rFonts w:ascii="宋体" w:hAnsi="宋体"/>
          <w:sz w:val="24"/>
        </w:rPr>
        <w:br w:type="page"/>
      </w:r>
    </w:p>
    <w:p w14:paraId="29F51B68"/>
    <w:p w14:paraId="6D5B1EB1">
      <w:pPr>
        <w:keepNext/>
        <w:keepLines/>
        <w:widowControl/>
        <w:wordWrap w:val="0"/>
        <w:topLinePunct/>
        <w:adjustRightInd w:val="0"/>
        <w:snapToGrid w:val="0"/>
        <w:spacing w:after="156" w:afterLines="50" w:line="360" w:lineRule="auto"/>
        <w:jc w:val="center"/>
        <w:outlineLvl w:val="1"/>
        <w:rPr>
          <w:rFonts w:ascii="宋体" w:hAnsi="宋体" w:cs="宋体"/>
          <w:b/>
          <w:kern w:val="0"/>
          <w:szCs w:val="21"/>
          <w:lang w:bidi="ar"/>
        </w:rPr>
      </w:pPr>
      <w:bookmarkStart w:id="1931" w:name="_Toc5110"/>
      <w:r>
        <w:rPr>
          <w:rFonts w:hint="eastAsia" w:ascii="宋体" w:hAnsi="宋体" w:cs="宋体"/>
          <w:b/>
          <w:kern w:val="0"/>
          <w:szCs w:val="21"/>
          <w:lang w:bidi="ar"/>
        </w:rPr>
        <w:t>附件12 履约担保（如有）</w:t>
      </w:r>
      <w:bookmarkEnd w:id="1931"/>
    </w:p>
    <w:p w14:paraId="2446C231">
      <w:pPr>
        <w:spacing w:line="360" w:lineRule="auto"/>
        <w:jc w:val="center"/>
        <w:rPr>
          <w:rFonts w:ascii="宋体" w:hAnsi="宋体" w:cs="宋体"/>
          <w:szCs w:val="21"/>
        </w:rPr>
      </w:pPr>
      <w:r>
        <w:rPr>
          <w:rFonts w:hint="eastAsia" w:ascii="宋体" w:hAnsi="宋体" w:cs="宋体"/>
          <w:szCs w:val="21"/>
        </w:rPr>
        <w:t>履约保函示范文本</w:t>
      </w:r>
    </w:p>
    <w:p w14:paraId="304456F6">
      <w:pPr>
        <w:spacing w:line="360" w:lineRule="auto"/>
        <w:rPr>
          <w:rFonts w:ascii="宋体" w:hAnsi="宋体" w:cs="宋体"/>
          <w:szCs w:val="21"/>
        </w:rPr>
      </w:pPr>
    </w:p>
    <w:p w14:paraId="369ABCDE">
      <w:pPr>
        <w:spacing w:line="360" w:lineRule="auto"/>
        <w:ind w:firstLine="420" w:firstLineChars="200"/>
        <w:rPr>
          <w:rFonts w:ascii="宋体" w:hAnsi="宋体" w:cs="宋体"/>
          <w:szCs w:val="21"/>
        </w:rPr>
      </w:pPr>
      <w:r>
        <w:rPr>
          <w:rFonts w:hint="eastAsia" w:ascii="宋体" w:hAnsi="宋体" w:cs="宋体"/>
          <w:szCs w:val="21"/>
        </w:rPr>
        <w:t>申请人：</w:t>
      </w:r>
    </w:p>
    <w:p w14:paraId="5F2E5C24">
      <w:pPr>
        <w:spacing w:line="360" w:lineRule="auto"/>
        <w:ind w:firstLine="420" w:firstLineChars="200"/>
        <w:rPr>
          <w:rFonts w:ascii="宋体" w:hAnsi="宋体" w:cs="宋体"/>
          <w:szCs w:val="21"/>
        </w:rPr>
      </w:pPr>
      <w:r>
        <w:rPr>
          <w:rFonts w:hint="eastAsia" w:ascii="宋体" w:hAnsi="宋体" w:cs="宋体"/>
          <w:szCs w:val="21"/>
        </w:rPr>
        <w:t>地  址：</w:t>
      </w:r>
    </w:p>
    <w:p w14:paraId="526C27D3">
      <w:pPr>
        <w:spacing w:line="360" w:lineRule="auto"/>
        <w:ind w:firstLine="420" w:firstLineChars="200"/>
        <w:rPr>
          <w:rFonts w:ascii="宋体" w:hAnsi="宋体" w:cs="宋体"/>
          <w:szCs w:val="21"/>
        </w:rPr>
      </w:pPr>
      <w:r>
        <w:rPr>
          <w:rFonts w:hint="eastAsia" w:ascii="宋体" w:hAnsi="宋体" w:cs="宋体"/>
          <w:szCs w:val="21"/>
        </w:rPr>
        <w:t>受益人：</w:t>
      </w:r>
    </w:p>
    <w:p w14:paraId="30F9ED3C">
      <w:pPr>
        <w:spacing w:line="360" w:lineRule="auto"/>
        <w:ind w:firstLine="420" w:firstLineChars="200"/>
        <w:rPr>
          <w:rFonts w:ascii="宋体" w:hAnsi="宋体" w:cs="宋体"/>
          <w:szCs w:val="21"/>
        </w:rPr>
      </w:pPr>
      <w:r>
        <w:rPr>
          <w:rFonts w:hint="eastAsia" w:ascii="宋体" w:hAnsi="宋体" w:cs="宋体"/>
          <w:szCs w:val="21"/>
        </w:rPr>
        <w:t>地  址：</w:t>
      </w:r>
    </w:p>
    <w:p w14:paraId="2A8A390D">
      <w:pPr>
        <w:spacing w:line="360" w:lineRule="auto"/>
        <w:ind w:firstLine="420" w:firstLineChars="200"/>
        <w:rPr>
          <w:rFonts w:ascii="宋体" w:hAnsi="宋体" w:cs="宋体"/>
          <w:szCs w:val="21"/>
        </w:rPr>
      </w:pPr>
      <w:r>
        <w:rPr>
          <w:rFonts w:hint="eastAsia" w:ascii="宋体" w:hAnsi="宋体" w:cs="宋体"/>
          <w:szCs w:val="21"/>
        </w:rPr>
        <w:t>开立人：</w:t>
      </w:r>
    </w:p>
    <w:p w14:paraId="6A0EF860">
      <w:pPr>
        <w:spacing w:line="360" w:lineRule="auto"/>
        <w:ind w:firstLine="420" w:firstLineChars="200"/>
        <w:rPr>
          <w:rFonts w:ascii="宋体" w:hAnsi="宋体" w:cs="宋体"/>
          <w:szCs w:val="21"/>
        </w:rPr>
      </w:pPr>
      <w:r>
        <w:rPr>
          <w:rFonts w:hint="eastAsia" w:ascii="宋体" w:hAnsi="宋体" w:cs="宋体"/>
          <w:szCs w:val="21"/>
        </w:rPr>
        <w:t>地  址：</w:t>
      </w:r>
    </w:p>
    <w:p w14:paraId="2C9B1117">
      <w:pPr>
        <w:spacing w:line="360" w:lineRule="auto"/>
        <w:rPr>
          <w:rFonts w:ascii="宋体" w:hAnsi="宋体" w:cs="宋体"/>
          <w:szCs w:val="21"/>
        </w:rPr>
      </w:pPr>
    </w:p>
    <w:p w14:paraId="48566365">
      <w:pPr>
        <w:spacing w:line="360" w:lineRule="auto"/>
        <w:rPr>
          <w:rFonts w:ascii="宋体" w:hAnsi="宋体" w:cs="宋体"/>
          <w:szCs w:val="21"/>
        </w:rPr>
      </w:pPr>
      <w:r>
        <w:rPr>
          <w:rFonts w:hint="eastAsia" w:ascii="宋体" w:hAnsi="宋体" w:cs="宋体"/>
          <w:szCs w:val="21"/>
          <w:u w:val="single"/>
        </w:rPr>
        <w:t xml:space="preserve">                </w:t>
      </w:r>
      <w:r>
        <w:rPr>
          <w:rFonts w:hint="eastAsia" w:ascii="宋体" w:hAnsi="宋体" w:cs="宋体"/>
          <w:szCs w:val="21"/>
        </w:rPr>
        <w:t>（受益人名称）：</w:t>
      </w:r>
    </w:p>
    <w:p w14:paraId="370ED9CF">
      <w:pPr>
        <w:spacing w:line="360" w:lineRule="auto"/>
        <w:ind w:firstLine="420" w:firstLineChars="200"/>
        <w:rPr>
          <w:rFonts w:ascii="宋体" w:hAnsi="宋体" w:cs="宋体"/>
          <w:szCs w:val="21"/>
        </w:rPr>
      </w:pPr>
      <w:r>
        <w:rPr>
          <w:rFonts w:hint="eastAsia" w:ascii="宋体" w:hAnsi="宋体" w:cs="宋体"/>
          <w:szCs w:val="21"/>
        </w:rPr>
        <w:t>鉴于</w:t>
      </w:r>
      <w:r>
        <w:rPr>
          <w:rFonts w:hint="eastAsia" w:ascii="宋体" w:hAnsi="宋体" w:cs="宋体"/>
          <w:szCs w:val="21"/>
          <w:u w:val="single"/>
        </w:rPr>
        <w:t xml:space="preserve">           </w:t>
      </w:r>
      <w:r>
        <w:rPr>
          <w:rFonts w:hint="eastAsia" w:ascii="宋体" w:hAnsi="宋体" w:cs="宋体"/>
          <w:szCs w:val="21"/>
        </w:rPr>
        <w:t xml:space="preserve"> （以下简称“受益人”）与</w:t>
      </w:r>
      <w:r>
        <w:rPr>
          <w:rFonts w:hint="eastAsia" w:ascii="宋体" w:hAnsi="宋体" w:cs="宋体"/>
          <w:szCs w:val="21"/>
          <w:u w:val="single"/>
        </w:rPr>
        <w:t xml:space="preserve">            </w:t>
      </w:r>
      <w:r>
        <w:rPr>
          <w:rFonts w:hint="eastAsia" w:ascii="宋体" w:hAnsi="宋体" w:cs="宋体"/>
          <w:szCs w:val="21"/>
        </w:rPr>
        <w:t>（以下简称“申请人”）就工程</w:t>
      </w:r>
      <w:r>
        <w:rPr>
          <w:rFonts w:hint="eastAsia" w:ascii="宋体" w:hAnsi="宋体" w:cs="宋体"/>
          <w:szCs w:val="21"/>
          <w:u w:val="single"/>
        </w:rPr>
        <w:t xml:space="preserve">          </w:t>
      </w:r>
      <w:r>
        <w:rPr>
          <w:rFonts w:hint="eastAsia" w:ascii="宋体" w:hAnsi="宋体" w:cs="宋体"/>
          <w:szCs w:val="21"/>
        </w:rPr>
        <w:t>（以下简称“本工程”）施工和有关事项协商一致，根据本工程中标通知书、招标文件和投标文件，了解到申请人为本工程项下之承包人、受益人为本工程项下之发包人，基于申请人的请求，我方（即“开立人”）同意就申请人履行本工程依据中标通知书、招标文件和投标文件签订的</w:t>
      </w:r>
      <w:r>
        <w:rPr>
          <w:rFonts w:hint="eastAsia" w:ascii="宋体" w:hAnsi="宋体" w:cs="宋体"/>
          <w:szCs w:val="21"/>
          <w:u w:val="single"/>
        </w:rPr>
        <w:t>《        》</w:t>
      </w:r>
      <w:r>
        <w:rPr>
          <w:rFonts w:hint="eastAsia" w:ascii="宋体" w:hAnsi="宋体" w:cs="宋体"/>
          <w:szCs w:val="21"/>
        </w:rPr>
        <w:t>（以下简称“基础合同”）约定的义务，向贵方提供不可撤销、不可转让的见索即付保函（以下简称“本保函”）。</w:t>
      </w:r>
    </w:p>
    <w:p w14:paraId="76991814">
      <w:pPr>
        <w:spacing w:line="360" w:lineRule="auto"/>
        <w:ind w:firstLine="420" w:firstLineChars="200"/>
        <w:rPr>
          <w:rFonts w:ascii="宋体" w:hAnsi="宋体" w:cs="宋体"/>
          <w:szCs w:val="21"/>
        </w:rPr>
      </w:pPr>
      <w:r>
        <w:rPr>
          <w:rFonts w:hint="eastAsia" w:ascii="宋体" w:hAnsi="宋体" w:cs="宋体"/>
          <w:szCs w:val="21"/>
        </w:rPr>
        <w:t>一、本保函担保范围：承包人未按照基础合同的约定履行义务，应当向贵方承担的违约责任和赔偿因此造成的损失、利息、律师费、诉讼费用等实现债权的费用。</w:t>
      </w:r>
    </w:p>
    <w:p w14:paraId="7AB3F426">
      <w:pPr>
        <w:spacing w:line="360" w:lineRule="auto"/>
        <w:ind w:firstLine="420" w:firstLineChars="200"/>
        <w:rPr>
          <w:rFonts w:ascii="宋体" w:hAnsi="宋体" w:cs="宋体"/>
          <w:szCs w:val="21"/>
        </w:rPr>
      </w:pPr>
      <w:r>
        <w:rPr>
          <w:rFonts w:hint="eastAsia" w:ascii="宋体" w:hAnsi="宋体" w:cs="宋体"/>
          <w:szCs w:val="21"/>
        </w:rPr>
        <w:t>二、本保函担保金额最高不超过人民币（大写）</w:t>
      </w:r>
      <w:r>
        <w:rPr>
          <w:rFonts w:hint="eastAsia" w:ascii="宋体" w:hAnsi="宋体" w:cs="宋体"/>
          <w:szCs w:val="21"/>
          <w:u w:val="single"/>
        </w:rPr>
        <w:t xml:space="preserve">          </w:t>
      </w:r>
      <w:r>
        <w:rPr>
          <w:rFonts w:hint="eastAsia" w:ascii="宋体" w:hAnsi="宋体" w:cs="宋体"/>
          <w:szCs w:val="21"/>
        </w:rPr>
        <w:t>元（¥</w:t>
      </w:r>
      <w:r>
        <w:rPr>
          <w:rFonts w:hint="eastAsia" w:ascii="宋体" w:hAnsi="宋体" w:cs="宋体"/>
          <w:szCs w:val="21"/>
          <w:u w:val="single"/>
        </w:rPr>
        <w:t xml:space="preserve">       </w:t>
      </w:r>
      <w:r>
        <w:rPr>
          <w:rFonts w:hint="eastAsia" w:ascii="宋体" w:hAnsi="宋体" w:cs="宋体"/>
          <w:szCs w:val="21"/>
        </w:rPr>
        <w:t>）。</w:t>
      </w:r>
    </w:p>
    <w:p w14:paraId="4357AD5F">
      <w:pPr>
        <w:spacing w:line="360" w:lineRule="auto"/>
        <w:ind w:firstLine="420" w:firstLineChars="200"/>
        <w:rPr>
          <w:rFonts w:ascii="宋体" w:hAnsi="宋体" w:cs="宋体"/>
          <w:spacing w:val="6"/>
          <w:szCs w:val="21"/>
        </w:rPr>
      </w:pPr>
      <w:r>
        <w:rPr>
          <w:rFonts w:hint="eastAsia" w:ascii="宋体" w:hAnsi="宋体" w:cs="宋体"/>
          <w:szCs w:val="21"/>
        </w:rPr>
        <w:t>三、</w:t>
      </w:r>
      <w:r>
        <w:rPr>
          <w:rFonts w:hint="eastAsia" w:ascii="宋体" w:hAnsi="宋体" w:cs="宋体"/>
          <w:spacing w:val="6"/>
          <w:szCs w:val="21"/>
        </w:rPr>
        <w:t>本保函有效期自受益人与申请人签订的合同生效之日</w:t>
      </w:r>
      <w:r>
        <w:rPr>
          <w:rFonts w:hint="eastAsia" w:ascii="宋体" w:hAnsi="宋体" w:cs="宋体"/>
          <w:szCs w:val="21"/>
        </w:rPr>
        <w:t>起至合同约定的工期截止日后</w:t>
      </w:r>
      <w:r>
        <w:rPr>
          <w:rFonts w:hint="eastAsia" w:ascii="宋体" w:hAnsi="宋体" w:cs="宋体"/>
          <w:szCs w:val="21"/>
          <w:u w:val="single"/>
        </w:rPr>
        <w:t xml:space="preserve">  </w:t>
      </w:r>
      <w:r>
        <w:rPr>
          <w:rFonts w:hint="eastAsia" w:ascii="宋体" w:hAnsi="宋体" w:cs="宋体"/>
          <w:szCs w:val="21"/>
        </w:rPr>
        <w:t>天，最迟不超过</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rPr>
        <w:t>日。</w:t>
      </w:r>
    </w:p>
    <w:p w14:paraId="12D57D93">
      <w:pPr>
        <w:spacing w:line="360" w:lineRule="auto"/>
        <w:ind w:firstLine="420" w:firstLineChars="200"/>
        <w:rPr>
          <w:rFonts w:ascii="宋体" w:hAnsi="宋体" w:cs="宋体"/>
          <w:szCs w:val="21"/>
        </w:rPr>
      </w:pPr>
      <w:r>
        <w:rPr>
          <w:rFonts w:hint="eastAsia" w:ascii="宋体" w:hAnsi="宋体" w:cs="宋体"/>
          <w:szCs w:val="21"/>
        </w:rPr>
        <w:t>四、我方承诺，在收到受益人发来的书面索赔通知和本保函原件后的</w:t>
      </w:r>
      <w:r>
        <w:rPr>
          <w:rFonts w:hint="eastAsia" w:ascii="宋体" w:hAnsi="宋体" w:cs="宋体"/>
          <w:szCs w:val="21"/>
          <w:u w:val="single"/>
        </w:rPr>
        <w:t xml:space="preserve">  </w:t>
      </w:r>
      <w:r>
        <w:rPr>
          <w:rFonts w:hint="eastAsia" w:ascii="宋体" w:hAnsi="宋体" w:cs="宋体"/>
          <w:szCs w:val="21"/>
        </w:rPr>
        <w:t>个工作日内无条件支付至受益人指定账户，前述书面索赔通知即为付款要求之单据，且应满足以下要求：</w:t>
      </w:r>
    </w:p>
    <w:p w14:paraId="26D4767D">
      <w:pPr>
        <w:spacing w:line="360" w:lineRule="auto"/>
        <w:ind w:firstLine="420" w:firstLineChars="200"/>
        <w:rPr>
          <w:rFonts w:ascii="宋体" w:hAnsi="宋体" w:cs="宋体"/>
          <w:szCs w:val="21"/>
        </w:rPr>
      </w:pPr>
      <w:r>
        <w:rPr>
          <w:rFonts w:hint="eastAsia" w:ascii="宋体" w:hAnsi="宋体" w:cs="宋体"/>
          <w:szCs w:val="21"/>
        </w:rPr>
        <w:t>（1）索赔通知到达的日期在本保函的有效期内；</w:t>
      </w:r>
    </w:p>
    <w:p w14:paraId="44A6AE56">
      <w:pPr>
        <w:spacing w:line="360" w:lineRule="auto"/>
        <w:ind w:firstLine="420" w:firstLineChars="200"/>
        <w:rPr>
          <w:rFonts w:ascii="宋体" w:hAnsi="宋体" w:cs="宋体"/>
          <w:szCs w:val="21"/>
        </w:rPr>
      </w:pPr>
      <w:r>
        <w:rPr>
          <w:rFonts w:hint="eastAsia" w:ascii="宋体" w:hAnsi="宋体" w:cs="宋体"/>
          <w:szCs w:val="21"/>
        </w:rPr>
        <w:t>（2）载明要求支付的金额；</w:t>
      </w:r>
    </w:p>
    <w:p w14:paraId="5EACC6C8">
      <w:pPr>
        <w:spacing w:line="360" w:lineRule="auto"/>
        <w:ind w:firstLine="420" w:firstLineChars="200"/>
        <w:rPr>
          <w:rFonts w:ascii="宋体" w:hAnsi="宋体" w:cs="宋体"/>
          <w:szCs w:val="21"/>
        </w:rPr>
      </w:pPr>
      <w:r>
        <w:rPr>
          <w:rFonts w:hint="eastAsia" w:ascii="宋体" w:hAnsi="宋体" w:cs="宋体"/>
          <w:szCs w:val="21"/>
        </w:rPr>
        <w:t>（3）载明申请人违反合同义务的条款和内容；</w:t>
      </w:r>
    </w:p>
    <w:p w14:paraId="699BF76C">
      <w:pPr>
        <w:spacing w:line="360" w:lineRule="auto"/>
        <w:ind w:firstLine="420" w:firstLineChars="200"/>
        <w:rPr>
          <w:rFonts w:ascii="宋体" w:hAnsi="宋体" w:cs="宋体"/>
          <w:szCs w:val="21"/>
        </w:rPr>
      </w:pPr>
      <w:r>
        <w:rPr>
          <w:rFonts w:hint="eastAsia" w:ascii="宋体" w:hAnsi="宋体" w:cs="宋体"/>
          <w:szCs w:val="21"/>
        </w:rPr>
        <w:t>（4）声明不存在合同文件约定或我国法律规定免除申请人或开立人支付责任的情形；</w:t>
      </w:r>
    </w:p>
    <w:p w14:paraId="5F9498FF">
      <w:pPr>
        <w:spacing w:line="360" w:lineRule="auto"/>
        <w:ind w:firstLine="420" w:firstLineChars="200"/>
        <w:rPr>
          <w:rFonts w:ascii="宋体" w:hAnsi="宋体" w:cs="宋体"/>
          <w:szCs w:val="21"/>
        </w:rPr>
      </w:pPr>
      <w:r>
        <w:rPr>
          <w:rFonts w:hint="eastAsia" w:ascii="宋体" w:hAnsi="宋体" w:cs="宋体"/>
          <w:szCs w:val="21"/>
        </w:rPr>
        <w:t>（5）索赔通知应在本保函有效期内到达的地址是：</w:t>
      </w:r>
      <w:r>
        <w:rPr>
          <w:rFonts w:hint="eastAsia" w:ascii="宋体" w:hAnsi="宋体" w:cs="宋体"/>
          <w:szCs w:val="21"/>
          <w:u w:val="single"/>
        </w:rPr>
        <w:t xml:space="preserve">       </w:t>
      </w:r>
      <w:r>
        <w:rPr>
          <w:rFonts w:hint="eastAsia" w:ascii="宋体" w:hAnsi="宋体" w:cs="宋体"/>
          <w:szCs w:val="21"/>
        </w:rPr>
        <w:t>。</w:t>
      </w:r>
    </w:p>
    <w:p w14:paraId="355FBAA0">
      <w:pPr>
        <w:spacing w:line="360" w:lineRule="auto"/>
        <w:ind w:firstLine="420" w:firstLineChars="200"/>
        <w:rPr>
          <w:rFonts w:ascii="宋体" w:hAnsi="宋体" w:cs="宋体"/>
          <w:szCs w:val="21"/>
        </w:rPr>
      </w:pPr>
      <w:r>
        <w:rPr>
          <w:rFonts w:hint="eastAsia" w:ascii="宋体" w:hAnsi="宋体" w:cs="宋体"/>
          <w:szCs w:val="21"/>
        </w:rPr>
        <w:t>受益人发出的书面索赔通知应由其为鉴明受益人法定代表人（负责人）或授权代理人签名或盖个人名章并加盖公章。</w:t>
      </w:r>
    </w:p>
    <w:p w14:paraId="40B39309">
      <w:pPr>
        <w:spacing w:line="360" w:lineRule="auto"/>
        <w:ind w:firstLine="420" w:firstLineChars="200"/>
        <w:rPr>
          <w:rFonts w:ascii="宋体" w:hAnsi="宋体" w:cs="宋体"/>
          <w:szCs w:val="21"/>
        </w:rPr>
      </w:pPr>
      <w:r>
        <w:rPr>
          <w:rFonts w:hint="eastAsia" w:ascii="宋体" w:hAnsi="宋体" w:cs="宋体"/>
          <w:szCs w:val="21"/>
        </w:rPr>
        <w:t>五、本保函项下的权利不得转让，不得设定担保。贵方未经我方书面同意转让本保函或其项下任何权利，对我方不发生法律效力。</w:t>
      </w:r>
    </w:p>
    <w:p w14:paraId="531516A4">
      <w:pPr>
        <w:spacing w:line="360" w:lineRule="auto"/>
        <w:ind w:firstLine="420" w:firstLineChars="200"/>
        <w:rPr>
          <w:rFonts w:ascii="宋体" w:hAnsi="宋体" w:cs="宋体"/>
          <w:szCs w:val="21"/>
        </w:rPr>
      </w:pPr>
      <w:r>
        <w:rPr>
          <w:rFonts w:hint="eastAsia" w:ascii="宋体" w:hAnsi="宋体" w:cs="宋体"/>
          <w:szCs w:val="21"/>
        </w:rPr>
        <w:t>六、与本保函有关的基础合同不成立、不生效、无效、被撤销、被解除，不影响本保函的独立有效。</w:t>
      </w:r>
    </w:p>
    <w:p w14:paraId="14C6A206">
      <w:pPr>
        <w:spacing w:line="360" w:lineRule="auto"/>
        <w:ind w:firstLine="420" w:firstLineChars="200"/>
        <w:rPr>
          <w:rFonts w:ascii="宋体" w:hAnsi="宋体" w:cs="宋体"/>
          <w:szCs w:val="21"/>
        </w:rPr>
      </w:pPr>
      <w:r>
        <w:rPr>
          <w:rFonts w:hint="eastAsia" w:ascii="宋体" w:hAnsi="宋体" w:cs="宋体"/>
          <w:szCs w:val="21"/>
        </w:rPr>
        <w:t>七、贵方应在本保函到期后的七个工作日内将本保函正本退回我方注销，但是不论贵方是否按此要求将本保函正本退回我方，我方在本保函项下的义务和责任均在保函有效期到期后自动消灭。</w:t>
      </w:r>
    </w:p>
    <w:p w14:paraId="0FD63EF7">
      <w:pPr>
        <w:spacing w:line="360" w:lineRule="auto"/>
        <w:ind w:firstLine="420" w:firstLineChars="200"/>
        <w:rPr>
          <w:rFonts w:ascii="宋体" w:hAnsi="宋体" w:cs="宋体"/>
          <w:szCs w:val="21"/>
        </w:rPr>
      </w:pPr>
      <w:r>
        <w:rPr>
          <w:rFonts w:hint="eastAsia" w:ascii="宋体" w:hAnsi="宋体" w:cs="宋体"/>
          <w:szCs w:val="21"/>
        </w:rPr>
        <w:t>八、本保函适用的法律为中华人民共和国法律，争议裁判管辖地为中华人民共和国</w:t>
      </w:r>
      <w:r>
        <w:rPr>
          <w:rFonts w:hint="eastAsia" w:ascii="宋体" w:hAnsi="宋体" w:cs="宋体"/>
          <w:szCs w:val="21"/>
          <w:u w:val="single"/>
        </w:rPr>
        <w:t xml:space="preserve">           </w:t>
      </w:r>
      <w:r>
        <w:rPr>
          <w:rFonts w:hint="eastAsia" w:ascii="宋体" w:hAnsi="宋体" w:cs="宋体"/>
          <w:szCs w:val="21"/>
        </w:rPr>
        <w:t>。</w:t>
      </w:r>
    </w:p>
    <w:p w14:paraId="78FD1E2D">
      <w:pPr>
        <w:spacing w:line="360" w:lineRule="auto"/>
        <w:ind w:firstLine="420" w:firstLineChars="200"/>
        <w:rPr>
          <w:rFonts w:ascii="宋体" w:hAnsi="宋体" w:cs="宋体"/>
          <w:szCs w:val="21"/>
        </w:rPr>
      </w:pPr>
      <w:r>
        <w:rPr>
          <w:rFonts w:hint="eastAsia" w:ascii="宋体" w:hAnsi="宋体" w:cs="宋体"/>
          <w:szCs w:val="21"/>
        </w:rPr>
        <w:t>九、本保函自我方法定代表人或授权代表签名或盖个人名章并加盖公章或合同专用章之日起生效。</w:t>
      </w:r>
    </w:p>
    <w:p w14:paraId="675DB411">
      <w:pPr>
        <w:spacing w:line="360" w:lineRule="auto"/>
        <w:ind w:firstLine="420" w:firstLineChars="200"/>
        <w:rPr>
          <w:rFonts w:ascii="宋体" w:hAnsi="宋体" w:cs="宋体"/>
          <w:szCs w:val="21"/>
        </w:rPr>
      </w:pPr>
      <w:r>
        <w:rPr>
          <w:rFonts w:hint="eastAsia" w:ascii="宋体" w:hAnsi="宋体" w:cs="宋体"/>
          <w:szCs w:val="21"/>
        </w:rPr>
        <w:t>十、本保函在重庆市辖区范围内的核验地点：</w:t>
      </w:r>
      <w:r>
        <w:rPr>
          <w:rFonts w:hint="eastAsia" w:ascii="宋体" w:hAnsi="宋体" w:cs="宋体"/>
          <w:szCs w:val="21"/>
          <w:u w:val="single"/>
        </w:rPr>
        <w:t xml:space="preserve">          </w:t>
      </w:r>
      <w:r>
        <w:rPr>
          <w:rFonts w:hint="eastAsia" w:ascii="宋体" w:hAnsi="宋体" w:cs="宋体"/>
          <w:szCs w:val="21"/>
        </w:rPr>
        <w:t>；核验方式：</w:t>
      </w:r>
      <w:r>
        <w:rPr>
          <w:rFonts w:hint="eastAsia" w:ascii="宋体" w:hAnsi="宋体" w:cs="宋体"/>
          <w:szCs w:val="21"/>
          <w:u w:val="single"/>
        </w:rPr>
        <w:t xml:space="preserve">        </w:t>
      </w:r>
      <w:r>
        <w:rPr>
          <w:rFonts w:hint="eastAsia" w:ascii="宋体" w:hAnsi="宋体" w:cs="宋体"/>
          <w:szCs w:val="21"/>
        </w:rPr>
        <w:t>。</w:t>
      </w:r>
    </w:p>
    <w:p w14:paraId="3E10C84C">
      <w:pPr>
        <w:spacing w:line="360" w:lineRule="auto"/>
        <w:rPr>
          <w:rFonts w:ascii="宋体" w:hAnsi="宋体" w:cs="宋体"/>
          <w:szCs w:val="21"/>
        </w:rPr>
      </w:pPr>
    </w:p>
    <w:p w14:paraId="1CEAD075">
      <w:pPr>
        <w:spacing w:line="360" w:lineRule="auto"/>
        <w:ind w:firstLine="420" w:firstLineChars="200"/>
        <w:rPr>
          <w:rFonts w:ascii="宋体" w:hAnsi="宋体" w:cs="宋体"/>
          <w:szCs w:val="21"/>
        </w:rPr>
      </w:pPr>
      <w:r>
        <w:rPr>
          <w:rFonts w:hint="eastAsia" w:ascii="宋体" w:hAnsi="宋体" w:cs="宋体"/>
          <w:szCs w:val="21"/>
        </w:rPr>
        <w:t xml:space="preserve">开 立 人： </w:t>
      </w:r>
      <w:r>
        <w:rPr>
          <w:rFonts w:hint="eastAsia" w:ascii="宋体" w:hAnsi="宋体" w:cs="宋体"/>
          <w:szCs w:val="21"/>
          <w:u w:val="single"/>
        </w:rPr>
        <w:t xml:space="preserve">                                  </w:t>
      </w:r>
      <w:r>
        <w:rPr>
          <w:rFonts w:hint="eastAsia" w:ascii="宋体" w:hAnsi="宋体" w:cs="宋体"/>
          <w:szCs w:val="21"/>
        </w:rPr>
        <w:t>（公章）</w:t>
      </w:r>
    </w:p>
    <w:p w14:paraId="42C035DB">
      <w:pPr>
        <w:spacing w:line="360" w:lineRule="auto"/>
        <w:ind w:firstLine="420" w:firstLineChars="200"/>
        <w:rPr>
          <w:rFonts w:ascii="宋体" w:hAnsi="宋体" w:cs="宋体"/>
          <w:szCs w:val="21"/>
        </w:rPr>
      </w:pPr>
      <w:r>
        <w:rPr>
          <w:rFonts w:hint="eastAsia" w:ascii="宋体" w:hAnsi="宋体" w:cs="宋体"/>
          <w:szCs w:val="21"/>
        </w:rPr>
        <w:t>法定代表人（或授权代表）：</w:t>
      </w:r>
      <w:r>
        <w:rPr>
          <w:rFonts w:hint="eastAsia" w:ascii="宋体" w:hAnsi="宋体" w:cs="宋体"/>
          <w:szCs w:val="21"/>
          <w:u w:val="single"/>
        </w:rPr>
        <w:t xml:space="preserve">        </w:t>
      </w:r>
      <w:r>
        <w:rPr>
          <w:rFonts w:hint="eastAsia" w:ascii="宋体" w:hAnsi="宋体" w:cs="宋体"/>
          <w:szCs w:val="21"/>
        </w:rPr>
        <w:t>（签名或盖个人名章）</w:t>
      </w:r>
    </w:p>
    <w:p w14:paraId="28DC4BAC">
      <w:pPr>
        <w:spacing w:line="360" w:lineRule="auto"/>
        <w:ind w:firstLine="420" w:firstLineChars="200"/>
        <w:rPr>
          <w:rFonts w:ascii="宋体" w:hAnsi="宋体" w:cs="宋体"/>
          <w:szCs w:val="21"/>
          <w:u w:val="single"/>
        </w:rPr>
      </w:pPr>
      <w:r>
        <w:rPr>
          <w:rFonts w:hint="eastAsia" w:ascii="宋体" w:hAnsi="宋体" w:cs="宋体"/>
          <w:szCs w:val="21"/>
        </w:rPr>
        <w:t>地    址：</w:t>
      </w:r>
      <w:r>
        <w:rPr>
          <w:rFonts w:hint="eastAsia" w:ascii="宋体" w:hAnsi="宋体" w:cs="宋体"/>
          <w:szCs w:val="21"/>
          <w:u w:val="single"/>
        </w:rPr>
        <w:t xml:space="preserve">                                          </w:t>
      </w:r>
    </w:p>
    <w:p w14:paraId="565B7998">
      <w:pPr>
        <w:spacing w:line="360" w:lineRule="auto"/>
        <w:ind w:firstLine="420" w:firstLineChars="200"/>
        <w:rPr>
          <w:rFonts w:ascii="宋体" w:hAnsi="宋体" w:cs="宋体"/>
          <w:szCs w:val="21"/>
        </w:rPr>
      </w:pPr>
      <w:r>
        <w:rPr>
          <w:rFonts w:hint="eastAsia" w:ascii="宋体" w:hAnsi="宋体" w:cs="宋体"/>
          <w:szCs w:val="21"/>
        </w:rPr>
        <w:t>邮政编码：</w:t>
      </w:r>
      <w:r>
        <w:rPr>
          <w:rFonts w:hint="eastAsia" w:ascii="宋体" w:hAnsi="宋体" w:cs="宋体"/>
          <w:szCs w:val="21"/>
          <w:u w:val="single"/>
        </w:rPr>
        <w:t xml:space="preserve">                                          </w:t>
      </w:r>
    </w:p>
    <w:p w14:paraId="0FD2A24B">
      <w:pPr>
        <w:spacing w:line="360" w:lineRule="auto"/>
        <w:ind w:firstLine="420" w:firstLineChars="200"/>
        <w:rPr>
          <w:rFonts w:ascii="宋体" w:hAnsi="宋体" w:cs="宋体"/>
          <w:szCs w:val="21"/>
        </w:rPr>
      </w:pPr>
      <w:r>
        <w:rPr>
          <w:rFonts w:hint="eastAsia" w:ascii="宋体" w:hAnsi="宋体" w:cs="宋体"/>
          <w:szCs w:val="21"/>
        </w:rPr>
        <w:t>电    话：</w:t>
      </w:r>
      <w:r>
        <w:rPr>
          <w:rFonts w:hint="eastAsia" w:ascii="宋体" w:hAnsi="宋体" w:cs="宋体"/>
          <w:szCs w:val="21"/>
          <w:u w:val="single"/>
        </w:rPr>
        <w:t xml:space="preserve">                                          </w:t>
      </w:r>
    </w:p>
    <w:p w14:paraId="03F41866">
      <w:pPr>
        <w:spacing w:line="360" w:lineRule="auto"/>
        <w:ind w:firstLine="420" w:firstLineChars="200"/>
        <w:rPr>
          <w:rFonts w:ascii="宋体" w:hAnsi="宋体" w:cs="宋体"/>
          <w:szCs w:val="21"/>
          <w:u w:val="single"/>
        </w:rPr>
      </w:pPr>
      <w:r>
        <w:rPr>
          <w:rFonts w:hint="eastAsia" w:ascii="宋体" w:hAnsi="宋体" w:cs="宋体"/>
          <w:szCs w:val="21"/>
        </w:rPr>
        <w:t>传    真：</w:t>
      </w:r>
      <w:r>
        <w:rPr>
          <w:rFonts w:hint="eastAsia" w:ascii="宋体" w:hAnsi="宋体" w:cs="宋体"/>
          <w:szCs w:val="21"/>
          <w:u w:val="single"/>
        </w:rPr>
        <w:t xml:space="preserve">                                          </w:t>
      </w:r>
    </w:p>
    <w:p w14:paraId="509232F9">
      <w:pPr>
        <w:spacing w:line="360" w:lineRule="auto"/>
        <w:ind w:firstLine="420" w:firstLineChars="200"/>
        <w:jc w:val="left"/>
        <w:rPr>
          <w:rFonts w:ascii="宋体" w:hAnsi="宋体" w:cs="宋体"/>
          <w:szCs w:val="21"/>
        </w:rPr>
      </w:pPr>
      <w:r>
        <w:rPr>
          <w:rFonts w:hint="eastAsia" w:ascii="宋体" w:hAnsi="宋体" w:cs="宋体"/>
          <w:szCs w:val="21"/>
        </w:rPr>
        <w:t>开立时间：    年    月    日</w:t>
      </w:r>
    </w:p>
    <w:p w14:paraId="46CA772F">
      <w:pPr>
        <w:pStyle w:val="7"/>
        <w:rPr>
          <w:rFonts w:ascii="宋体" w:hAnsi="宋体" w:cs="宋体"/>
          <w:szCs w:val="21"/>
        </w:rPr>
      </w:pPr>
    </w:p>
    <w:p w14:paraId="23F75927">
      <w:r>
        <w:rPr>
          <w:rFonts w:hint="eastAsia"/>
        </w:rPr>
        <w:br w:type="page"/>
      </w:r>
    </w:p>
    <w:p w14:paraId="59EC03DB">
      <w:pPr>
        <w:keepNext/>
        <w:keepLines/>
        <w:widowControl/>
        <w:wordWrap w:val="0"/>
        <w:topLinePunct/>
        <w:adjustRightInd w:val="0"/>
        <w:snapToGrid w:val="0"/>
        <w:spacing w:after="156" w:afterLines="50" w:line="360" w:lineRule="auto"/>
        <w:jc w:val="center"/>
        <w:outlineLvl w:val="1"/>
        <w:rPr>
          <w:rFonts w:ascii="宋体" w:hAnsi="宋体" w:cs="宋体"/>
          <w:b/>
          <w:kern w:val="0"/>
          <w:szCs w:val="21"/>
          <w:lang w:bidi="ar"/>
        </w:rPr>
      </w:pPr>
      <w:bookmarkStart w:id="1932" w:name="_Toc14905"/>
      <w:r>
        <w:rPr>
          <w:rFonts w:hint="eastAsia" w:ascii="宋体" w:hAnsi="宋体" w:cs="宋体"/>
          <w:b/>
          <w:kern w:val="0"/>
          <w:szCs w:val="21"/>
          <w:lang w:bidi="ar"/>
        </w:rPr>
        <w:t>附件13 质量保证金保函（如有）</w:t>
      </w:r>
      <w:bookmarkEnd w:id="1932"/>
    </w:p>
    <w:p w14:paraId="53BD8D5D">
      <w:pPr>
        <w:spacing w:line="360" w:lineRule="auto"/>
        <w:jc w:val="center"/>
        <w:rPr>
          <w:rFonts w:ascii="宋体" w:hAnsi="宋体" w:cs="宋体"/>
          <w:szCs w:val="21"/>
        </w:rPr>
      </w:pPr>
      <w:r>
        <w:rPr>
          <w:rFonts w:hint="eastAsia" w:ascii="宋体" w:hAnsi="宋体" w:cs="宋体"/>
          <w:szCs w:val="21"/>
        </w:rPr>
        <w:t>工程质量保函示范文本</w:t>
      </w:r>
    </w:p>
    <w:p w14:paraId="53F10727">
      <w:pPr>
        <w:wordWrap w:val="0"/>
        <w:spacing w:line="360" w:lineRule="auto"/>
        <w:jc w:val="right"/>
        <w:rPr>
          <w:rFonts w:ascii="宋体" w:hAnsi="宋体" w:cs="宋体"/>
          <w:szCs w:val="21"/>
        </w:rPr>
      </w:pPr>
      <w:r>
        <w:rPr>
          <w:rFonts w:hint="eastAsia" w:ascii="宋体" w:hAnsi="宋体" w:cs="宋体"/>
          <w:szCs w:val="21"/>
        </w:rPr>
        <w:t xml:space="preserve">        </w:t>
      </w:r>
    </w:p>
    <w:p w14:paraId="33DDDA29">
      <w:pPr>
        <w:spacing w:line="360" w:lineRule="auto"/>
        <w:ind w:firstLine="420" w:firstLineChars="200"/>
        <w:rPr>
          <w:rFonts w:ascii="宋体" w:hAnsi="宋体" w:cs="宋体"/>
          <w:szCs w:val="21"/>
        </w:rPr>
      </w:pPr>
      <w:r>
        <w:rPr>
          <w:rFonts w:hint="eastAsia" w:ascii="宋体" w:hAnsi="宋体" w:cs="宋体"/>
          <w:szCs w:val="21"/>
        </w:rPr>
        <w:t>申请人：</w:t>
      </w:r>
    </w:p>
    <w:p w14:paraId="46E396D5">
      <w:pPr>
        <w:spacing w:line="360" w:lineRule="auto"/>
        <w:ind w:firstLine="420" w:firstLineChars="200"/>
        <w:rPr>
          <w:rFonts w:ascii="宋体" w:hAnsi="宋体" w:cs="宋体"/>
          <w:szCs w:val="21"/>
        </w:rPr>
      </w:pPr>
      <w:r>
        <w:rPr>
          <w:rFonts w:hint="eastAsia" w:ascii="宋体" w:hAnsi="宋体" w:cs="宋体"/>
          <w:szCs w:val="21"/>
        </w:rPr>
        <w:t>地  址：</w:t>
      </w:r>
    </w:p>
    <w:p w14:paraId="7EECF5C2">
      <w:pPr>
        <w:spacing w:line="360" w:lineRule="auto"/>
        <w:ind w:firstLine="420" w:firstLineChars="200"/>
        <w:rPr>
          <w:rFonts w:ascii="宋体" w:hAnsi="宋体" w:cs="宋体"/>
          <w:szCs w:val="21"/>
        </w:rPr>
      </w:pPr>
      <w:r>
        <w:rPr>
          <w:rFonts w:hint="eastAsia" w:ascii="宋体" w:hAnsi="宋体" w:cs="宋体"/>
          <w:szCs w:val="21"/>
        </w:rPr>
        <w:t>受益人：</w:t>
      </w:r>
    </w:p>
    <w:p w14:paraId="07D14FE8">
      <w:pPr>
        <w:spacing w:line="360" w:lineRule="auto"/>
        <w:ind w:firstLine="420" w:firstLineChars="200"/>
        <w:rPr>
          <w:rFonts w:ascii="宋体" w:hAnsi="宋体" w:cs="宋体"/>
          <w:szCs w:val="21"/>
        </w:rPr>
      </w:pPr>
      <w:r>
        <w:rPr>
          <w:rFonts w:hint="eastAsia" w:ascii="宋体" w:hAnsi="宋体" w:cs="宋体"/>
          <w:szCs w:val="21"/>
        </w:rPr>
        <w:t>地  址：</w:t>
      </w:r>
    </w:p>
    <w:p w14:paraId="5B8E27DF">
      <w:pPr>
        <w:spacing w:line="360" w:lineRule="auto"/>
        <w:ind w:firstLine="420" w:firstLineChars="200"/>
        <w:rPr>
          <w:rFonts w:ascii="宋体" w:hAnsi="宋体" w:cs="宋体"/>
          <w:szCs w:val="21"/>
        </w:rPr>
      </w:pPr>
      <w:r>
        <w:rPr>
          <w:rFonts w:hint="eastAsia" w:ascii="宋体" w:hAnsi="宋体" w:cs="宋体"/>
          <w:szCs w:val="21"/>
        </w:rPr>
        <w:t>开立人：</w:t>
      </w:r>
    </w:p>
    <w:p w14:paraId="277B472F">
      <w:pPr>
        <w:spacing w:line="360" w:lineRule="auto"/>
        <w:ind w:firstLine="420" w:firstLineChars="200"/>
        <w:rPr>
          <w:rFonts w:ascii="宋体" w:hAnsi="宋体" w:cs="宋体"/>
          <w:szCs w:val="21"/>
        </w:rPr>
      </w:pPr>
      <w:r>
        <w:rPr>
          <w:rFonts w:hint="eastAsia" w:ascii="宋体" w:hAnsi="宋体" w:cs="宋体"/>
          <w:szCs w:val="21"/>
        </w:rPr>
        <w:t>地  址：</w:t>
      </w:r>
    </w:p>
    <w:p w14:paraId="23E43B41">
      <w:pPr>
        <w:spacing w:line="360" w:lineRule="auto"/>
        <w:rPr>
          <w:rFonts w:ascii="宋体" w:hAnsi="宋体" w:cs="宋体"/>
          <w:szCs w:val="21"/>
        </w:rPr>
      </w:pPr>
    </w:p>
    <w:p w14:paraId="693EF6D1">
      <w:pPr>
        <w:spacing w:line="360" w:lineRule="auto"/>
        <w:rPr>
          <w:rFonts w:ascii="宋体" w:hAnsi="宋体" w:cs="宋体"/>
          <w:szCs w:val="21"/>
        </w:rPr>
      </w:pPr>
      <w:r>
        <w:rPr>
          <w:rFonts w:hint="eastAsia" w:ascii="宋体" w:hAnsi="宋体" w:cs="宋体"/>
          <w:szCs w:val="21"/>
          <w:u w:val="single"/>
        </w:rPr>
        <w:t xml:space="preserve">              </w:t>
      </w:r>
      <w:r>
        <w:rPr>
          <w:rFonts w:hint="eastAsia" w:ascii="宋体" w:hAnsi="宋体" w:cs="宋体"/>
          <w:szCs w:val="21"/>
        </w:rPr>
        <w:t xml:space="preserve">（受益人名称）： </w:t>
      </w:r>
    </w:p>
    <w:p w14:paraId="2F793D04">
      <w:pPr>
        <w:overflowPunct w:val="0"/>
        <w:spacing w:line="360" w:lineRule="auto"/>
        <w:ind w:firstLine="420" w:firstLineChars="200"/>
        <w:rPr>
          <w:rFonts w:ascii="宋体" w:hAnsi="宋体" w:cs="宋体"/>
          <w:szCs w:val="21"/>
        </w:rPr>
      </w:pPr>
      <w:r>
        <w:rPr>
          <w:rFonts w:hint="eastAsia" w:ascii="宋体" w:hAnsi="宋体" w:cs="宋体"/>
          <w:szCs w:val="21"/>
        </w:rPr>
        <w:t>鉴于</w:t>
      </w:r>
      <w:r>
        <w:rPr>
          <w:rFonts w:hint="eastAsia" w:ascii="宋体" w:hAnsi="宋体" w:cs="宋体"/>
          <w:szCs w:val="21"/>
          <w:u w:val="single"/>
        </w:rPr>
        <w:t xml:space="preserve">          </w:t>
      </w:r>
      <w:r>
        <w:rPr>
          <w:rFonts w:hint="eastAsia" w:ascii="宋体" w:hAnsi="宋体" w:cs="宋体"/>
          <w:szCs w:val="21"/>
        </w:rPr>
        <w:t>（以下简称“受益人”）与</w:t>
      </w:r>
      <w:r>
        <w:rPr>
          <w:rFonts w:hint="eastAsia" w:ascii="宋体" w:hAnsi="宋体" w:cs="宋体"/>
          <w:szCs w:val="21"/>
          <w:u w:val="single"/>
        </w:rPr>
        <w:t xml:space="preserve">         </w:t>
      </w:r>
      <w:r>
        <w:rPr>
          <w:rFonts w:hint="eastAsia" w:ascii="宋体" w:hAnsi="宋体" w:cs="宋体"/>
          <w:szCs w:val="21"/>
        </w:rPr>
        <w:t>（以下简称“申请人”）于</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rPr>
        <w:t>日就</w:t>
      </w:r>
      <w:r>
        <w:rPr>
          <w:rFonts w:hint="eastAsia" w:ascii="宋体" w:hAnsi="宋体" w:cs="宋体"/>
          <w:szCs w:val="21"/>
          <w:u w:val="single"/>
        </w:rPr>
        <w:t xml:space="preserve">           </w:t>
      </w:r>
      <w:r>
        <w:rPr>
          <w:rFonts w:hint="eastAsia" w:ascii="宋体" w:hAnsi="宋体" w:cs="宋体"/>
          <w:szCs w:val="21"/>
        </w:rPr>
        <w:t>工程（以下简称“本工程”）施工和有关事项协商一致共同签订</w:t>
      </w:r>
      <w:r>
        <w:rPr>
          <w:rFonts w:hint="eastAsia" w:ascii="宋体" w:hAnsi="宋体" w:cs="宋体"/>
          <w:szCs w:val="21"/>
          <w:u w:val="single"/>
        </w:rPr>
        <w:t>《         》</w:t>
      </w:r>
      <w:r>
        <w:rPr>
          <w:rFonts w:hint="eastAsia" w:ascii="宋体" w:hAnsi="宋体" w:cs="宋体"/>
          <w:szCs w:val="21"/>
        </w:rPr>
        <w:t>（合同名称）合同编号</w:t>
      </w:r>
      <w:r>
        <w:rPr>
          <w:rFonts w:hint="eastAsia" w:ascii="宋体" w:hAnsi="宋体" w:cs="宋体"/>
          <w:szCs w:val="21"/>
          <w:u w:val="single"/>
        </w:rPr>
        <w:t xml:space="preserve">       </w:t>
      </w:r>
      <w:r>
        <w:rPr>
          <w:rFonts w:hint="eastAsia" w:ascii="宋体" w:hAnsi="宋体" w:cs="宋体"/>
          <w:szCs w:val="21"/>
        </w:rPr>
        <w:t>，我方（即“开立人”）根据上述合同了解到申请人为合同项下之承包人，受益人为合同项下之发包人，基于申请人的请求，我方同意就申请人履行与贵方签订的合同项下的义务，向贵方提供不可撤销、不可转让的见索即付保函（以下简称“本保函”）。</w:t>
      </w:r>
    </w:p>
    <w:p w14:paraId="6B34B456">
      <w:pPr>
        <w:overflowPunct w:val="0"/>
        <w:spacing w:line="360" w:lineRule="auto"/>
        <w:ind w:firstLine="420" w:firstLineChars="200"/>
        <w:rPr>
          <w:rFonts w:ascii="宋体" w:hAnsi="宋体" w:cs="宋体"/>
          <w:szCs w:val="21"/>
        </w:rPr>
      </w:pPr>
      <w:r>
        <w:rPr>
          <w:rFonts w:hint="eastAsia" w:ascii="宋体" w:hAnsi="宋体" w:cs="宋体"/>
          <w:szCs w:val="21"/>
        </w:rPr>
        <w:t>一、本保函担保范围：承包人未按照合同约定履行工程缺陷责任期内的保修义务，应当向贵方承担的违约责任和赔偿因此造成的损失、利息、律师费、诉讼费用等实现债权的费用。</w:t>
      </w:r>
    </w:p>
    <w:p w14:paraId="398F8A08">
      <w:pPr>
        <w:overflowPunct w:val="0"/>
        <w:spacing w:line="360" w:lineRule="auto"/>
        <w:ind w:firstLine="420" w:firstLineChars="200"/>
        <w:rPr>
          <w:rFonts w:ascii="宋体" w:hAnsi="宋体" w:cs="宋体"/>
          <w:szCs w:val="21"/>
        </w:rPr>
      </w:pPr>
      <w:r>
        <w:rPr>
          <w:rFonts w:hint="eastAsia" w:ascii="宋体" w:hAnsi="宋体" w:cs="宋体"/>
          <w:szCs w:val="21"/>
        </w:rPr>
        <w:t>二、本保函担保金额最高不超过人民币（大写）</w:t>
      </w:r>
      <w:r>
        <w:rPr>
          <w:rFonts w:hint="eastAsia" w:ascii="宋体" w:hAnsi="宋体" w:cs="宋体"/>
          <w:szCs w:val="21"/>
          <w:u w:val="single"/>
        </w:rPr>
        <w:t xml:space="preserve">      </w:t>
      </w:r>
      <w:r>
        <w:rPr>
          <w:rFonts w:hint="eastAsia" w:ascii="宋体" w:hAnsi="宋体" w:cs="宋体"/>
          <w:szCs w:val="21"/>
        </w:rPr>
        <w:t>元（¥</w:t>
      </w:r>
      <w:r>
        <w:rPr>
          <w:rFonts w:hint="eastAsia" w:ascii="宋体" w:hAnsi="宋体" w:cs="宋体"/>
          <w:szCs w:val="21"/>
          <w:u w:val="single"/>
        </w:rPr>
        <w:t xml:space="preserve">       </w:t>
      </w:r>
      <w:r>
        <w:rPr>
          <w:rFonts w:hint="eastAsia" w:ascii="宋体" w:hAnsi="宋体" w:cs="宋体"/>
          <w:szCs w:val="21"/>
        </w:rPr>
        <w:t>）。</w:t>
      </w:r>
    </w:p>
    <w:p w14:paraId="17F4FBE1">
      <w:pPr>
        <w:overflowPunct w:val="0"/>
        <w:spacing w:line="360" w:lineRule="auto"/>
        <w:ind w:firstLine="420" w:firstLineChars="200"/>
        <w:rPr>
          <w:rFonts w:ascii="宋体" w:hAnsi="宋体" w:cs="宋体"/>
          <w:szCs w:val="21"/>
        </w:rPr>
      </w:pPr>
      <w:r>
        <w:rPr>
          <w:rFonts w:hint="eastAsia" w:ascii="宋体" w:hAnsi="宋体" w:cs="宋体"/>
          <w:szCs w:val="21"/>
        </w:rPr>
        <w:t>三、本保函有效期（保证期间）为以下第</w:t>
      </w:r>
      <w:r>
        <w:rPr>
          <w:rFonts w:hint="eastAsia" w:ascii="宋体" w:hAnsi="宋体" w:cs="宋体"/>
          <w:szCs w:val="21"/>
          <w:u w:val="single"/>
        </w:rPr>
        <w:t xml:space="preserve">      </w:t>
      </w:r>
      <w:r>
        <w:rPr>
          <w:rFonts w:hint="eastAsia" w:ascii="宋体" w:hAnsi="宋体" w:cs="宋体"/>
          <w:szCs w:val="21"/>
        </w:rPr>
        <w:t>种：</w:t>
      </w:r>
    </w:p>
    <w:p w14:paraId="1F122A9B">
      <w:pPr>
        <w:overflowPunct w:val="0"/>
        <w:spacing w:line="360" w:lineRule="auto"/>
        <w:ind w:firstLine="420" w:firstLineChars="200"/>
        <w:rPr>
          <w:rFonts w:ascii="宋体" w:hAnsi="宋体" w:cs="宋体"/>
          <w:szCs w:val="21"/>
        </w:rPr>
      </w:pPr>
      <w:r>
        <w:rPr>
          <w:rFonts w:hint="eastAsia" w:ascii="宋体" w:hAnsi="宋体" w:cs="宋体"/>
          <w:szCs w:val="21"/>
        </w:rPr>
        <w:t>（1）本保函有效期至</w:t>
      </w:r>
      <w:r>
        <w:rPr>
          <w:rFonts w:hint="eastAsia" w:ascii="宋体" w:hAnsi="宋体" w:cs="宋体"/>
          <w:szCs w:val="21"/>
          <w:u w:val="single"/>
        </w:rPr>
        <w:t xml:space="preserve">    </w:t>
      </w:r>
      <w:r>
        <w:rPr>
          <w:rFonts w:hint="eastAsia" w:ascii="宋体" w:hAnsi="宋体" w:cs="宋体"/>
          <w:szCs w:val="21"/>
        </w:rPr>
        <w:t>年</w:t>
      </w:r>
      <w:r>
        <w:rPr>
          <w:rFonts w:hint="eastAsia" w:ascii="宋体" w:hAnsi="宋体" w:cs="宋体"/>
          <w:szCs w:val="21"/>
          <w:u w:val="single"/>
        </w:rPr>
        <w:t xml:space="preserve">    </w:t>
      </w:r>
      <w:r>
        <w:rPr>
          <w:rFonts w:hint="eastAsia" w:ascii="宋体" w:hAnsi="宋体" w:cs="宋体"/>
          <w:szCs w:val="21"/>
        </w:rPr>
        <w:t>月</w:t>
      </w:r>
      <w:r>
        <w:rPr>
          <w:rFonts w:hint="eastAsia" w:ascii="宋体" w:hAnsi="宋体" w:cs="宋体"/>
          <w:szCs w:val="21"/>
          <w:u w:val="single"/>
        </w:rPr>
        <w:t xml:space="preserve">    </w:t>
      </w:r>
      <w:r>
        <w:rPr>
          <w:rFonts w:hint="eastAsia" w:ascii="宋体" w:hAnsi="宋体" w:cs="宋体"/>
          <w:szCs w:val="21"/>
        </w:rPr>
        <w:t>日。</w:t>
      </w:r>
    </w:p>
    <w:p w14:paraId="7834C001">
      <w:pPr>
        <w:overflowPunct w:val="0"/>
        <w:spacing w:line="360" w:lineRule="auto"/>
        <w:ind w:firstLine="420" w:firstLineChars="200"/>
        <w:rPr>
          <w:rFonts w:ascii="宋体" w:hAnsi="宋体" w:cs="宋体"/>
          <w:szCs w:val="21"/>
        </w:rPr>
      </w:pPr>
      <w:r>
        <w:rPr>
          <w:rFonts w:hint="eastAsia" w:ascii="宋体" w:hAnsi="宋体" w:cs="宋体"/>
          <w:szCs w:val="21"/>
        </w:rPr>
        <w:t>（2）</w:t>
      </w:r>
      <w:r>
        <w:rPr>
          <w:rFonts w:hint="eastAsia" w:ascii="宋体" w:hAnsi="宋体" w:cs="宋体"/>
          <w:szCs w:val="21"/>
          <w:u w:val="single"/>
        </w:rPr>
        <w:t xml:space="preserve">                                   </w:t>
      </w:r>
      <w:r>
        <w:rPr>
          <w:rFonts w:hint="eastAsia" w:ascii="宋体" w:hAnsi="宋体" w:cs="宋体"/>
          <w:szCs w:val="21"/>
        </w:rPr>
        <w:t>。</w:t>
      </w:r>
    </w:p>
    <w:p w14:paraId="3E9FA611">
      <w:pPr>
        <w:overflowPunct w:val="0"/>
        <w:spacing w:line="360" w:lineRule="auto"/>
        <w:ind w:firstLine="420" w:firstLineChars="200"/>
        <w:rPr>
          <w:rFonts w:ascii="宋体" w:hAnsi="宋体" w:cs="宋体"/>
          <w:szCs w:val="21"/>
        </w:rPr>
      </w:pPr>
      <w:r>
        <w:rPr>
          <w:rFonts w:hint="eastAsia" w:ascii="宋体" w:hAnsi="宋体" w:cs="宋体"/>
          <w:szCs w:val="21"/>
        </w:rPr>
        <w:t>四、我方承诺，在收到受益人发来的书面索赔通知和本保函原件后的</w:t>
      </w:r>
      <w:r>
        <w:rPr>
          <w:rFonts w:hint="eastAsia" w:ascii="宋体" w:hAnsi="宋体" w:cs="宋体"/>
          <w:szCs w:val="21"/>
          <w:u w:val="single"/>
        </w:rPr>
        <w:t xml:space="preserve">    </w:t>
      </w:r>
      <w:r>
        <w:rPr>
          <w:rFonts w:hint="eastAsia" w:ascii="宋体" w:hAnsi="宋体" w:cs="宋体"/>
          <w:szCs w:val="21"/>
        </w:rPr>
        <w:t>个工作日内无条件支付至受益人指定账户，前述书面索赔通知即为付款要求之单据，且应满足以下要求：</w:t>
      </w:r>
    </w:p>
    <w:p w14:paraId="51FEBB01">
      <w:pPr>
        <w:overflowPunct w:val="0"/>
        <w:spacing w:line="360" w:lineRule="auto"/>
        <w:ind w:firstLine="420" w:firstLineChars="200"/>
        <w:rPr>
          <w:rFonts w:ascii="宋体" w:hAnsi="宋体" w:cs="宋体"/>
          <w:szCs w:val="21"/>
        </w:rPr>
      </w:pPr>
      <w:r>
        <w:rPr>
          <w:rFonts w:hint="eastAsia" w:ascii="宋体" w:hAnsi="宋体" w:cs="宋体"/>
          <w:szCs w:val="21"/>
        </w:rPr>
        <w:t>（1）索赔通知到达的日期在本保函的有效期内；</w:t>
      </w:r>
    </w:p>
    <w:p w14:paraId="0E61276C">
      <w:pPr>
        <w:overflowPunct w:val="0"/>
        <w:spacing w:line="360" w:lineRule="auto"/>
        <w:ind w:firstLine="420" w:firstLineChars="200"/>
        <w:rPr>
          <w:rFonts w:ascii="宋体" w:hAnsi="宋体" w:cs="宋体"/>
          <w:szCs w:val="21"/>
        </w:rPr>
      </w:pPr>
      <w:r>
        <w:rPr>
          <w:rFonts w:hint="eastAsia" w:ascii="宋体" w:hAnsi="宋体" w:cs="宋体"/>
          <w:szCs w:val="21"/>
        </w:rPr>
        <w:t>（2）载明要求支付的金额；</w:t>
      </w:r>
    </w:p>
    <w:p w14:paraId="1A5A4271">
      <w:pPr>
        <w:overflowPunct w:val="0"/>
        <w:spacing w:line="360" w:lineRule="auto"/>
        <w:ind w:firstLine="420" w:firstLineChars="200"/>
        <w:rPr>
          <w:rFonts w:ascii="宋体" w:hAnsi="宋体" w:cs="宋体"/>
          <w:szCs w:val="21"/>
        </w:rPr>
      </w:pPr>
      <w:r>
        <w:rPr>
          <w:rFonts w:hint="eastAsia" w:ascii="宋体" w:hAnsi="宋体" w:cs="宋体"/>
          <w:szCs w:val="21"/>
        </w:rPr>
        <w:t>（3）载明申请人违反合同义务的条款和内容；</w:t>
      </w:r>
    </w:p>
    <w:p w14:paraId="17072004">
      <w:pPr>
        <w:overflowPunct w:val="0"/>
        <w:spacing w:line="360" w:lineRule="auto"/>
        <w:ind w:firstLine="420" w:firstLineChars="200"/>
        <w:rPr>
          <w:rFonts w:ascii="宋体" w:hAnsi="宋体" w:cs="宋体"/>
          <w:szCs w:val="21"/>
        </w:rPr>
      </w:pPr>
      <w:r>
        <w:rPr>
          <w:rFonts w:hint="eastAsia" w:ascii="宋体" w:hAnsi="宋体" w:cs="宋体"/>
          <w:szCs w:val="21"/>
        </w:rPr>
        <w:t>（4）声明不存在合同文件约定或我国法律规定免除申请人或开立人支付责任的情形；</w:t>
      </w:r>
    </w:p>
    <w:p w14:paraId="7EB1431F">
      <w:pPr>
        <w:overflowPunct w:val="0"/>
        <w:spacing w:line="360" w:lineRule="auto"/>
        <w:ind w:firstLine="420" w:firstLineChars="200"/>
        <w:rPr>
          <w:rFonts w:ascii="宋体" w:hAnsi="宋体" w:cs="宋体"/>
          <w:szCs w:val="21"/>
        </w:rPr>
      </w:pPr>
      <w:r>
        <w:rPr>
          <w:rFonts w:hint="eastAsia" w:ascii="宋体" w:hAnsi="宋体" w:cs="宋体"/>
          <w:szCs w:val="21"/>
        </w:rPr>
        <w:t>（5）索赔通知应在本保函有效期内到达的地址是：</w:t>
      </w:r>
      <w:r>
        <w:rPr>
          <w:rFonts w:hint="eastAsia" w:ascii="宋体" w:hAnsi="宋体" w:cs="宋体"/>
          <w:szCs w:val="21"/>
          <w:u w:val="single"/>
        </w:rPr>
        <w:t xml:space="preserve">       </w:t>
      </w:r>
      <w:r>
        <w:rPr>
          <w:rFonts w:hint="eastAsia" w:ascii="宋体" w:hAnsi="宋体" w:cs="宋体"/>
          <w:szCs w:val="21"/>
        </w:rPr>
        <w:t>。</w:t>
      </w:r>
    </w:p>
    <w:p w14:paraId="2F0C2C9C">
      <w:pPr>
        <w:spacing w:line="360" w:lineRule="auto"/>
        <w:ind w:firstLine="420" w:firstLineChars="200"/>
        <w:rPr>
          <w:rFonts w:ascii="宋体" w:hAnsi="宋体" w:cs="宋体"/>
          <w:szCs w:val="21"/>
        </w:rPr>
      </w:pPr>
      <w:r>
        <w:rPr>
          <w:rFonts w:hint="eastAsia" w:ascii="宋体" w:hAnsi="宋体" w:cs="宋体"/>
          <w:szCs w:val="21"/>
        </w:rPr>
        <w:t>受益人发出的书面索赔通知应由其为鉴明受益人法定代表人（负责人）或授权代理人签名或盖个人名章并加盖公章。</w:t>
      </w:r>
    </w:p>
    <w:p w14:paraId="62DD6011">
      <w:pPr>
        <w:overflowPunct w:val="0"/>
        <w:spacing w:line="360" w:lineRule="auto"/>
        <w:ind w:firstLine="420" w:firstLineChars="200"/>
        <w:rPr>
          <w:rFonts w:ascii="宋体" w:hAnsi="宋体" w:cs="宋体"/>
          <w:szCs w:val="21"/>
        </w:rPr>
      </w:pPr>
      <w:r>
        <w:rPr>
          <w:rFonts w:hint="eastAsia" w:ascii="宋体" w:hAnsi="宋体" w:cs="宋体"/>
          <w:szCs w:val="21"/>
        </w:rPr>
        <w:t>五、本保函项下的权利不得转让，不得设定担保。贵方未经我方书面同意转让本保函或其项下任何权利，对我方不发生法律效力。</w:t>
      </w:r>
    </w:p>
    <w:p w14:paraId="51393574">
      <w:pPr>
        <w:spacing w:line="360" w:lineRule="auto"/>
        <w:ind w:firstLine="420" w:firstLineChars="200"/>
        <w:rPr>
          <w:rFonts w:ascii="宋体" w:hAnsi="宋体" w:cs="宋体"/>
          <w:szCs w:val="21"/>
        </w:rPr>
      </w:pPr>
      <w:r>
        <w:rPr>
          <w:rFonts w:hint="eastAsia" w:ascii="宋体" w:hAnsi="宋体" w:cs="宋体"/>
          <w:szCs w:val="21"/>
        </w:rPr>
        <w:t xml:space="preserve">六、与本保函有关的合同不成立、不生效、无效、被撤销、被解除，不影响本保函的独立有效。 </w:t>
      </w:r>
    </w:p>
    <w:p w14:paraId="2572BB70">
      <w:pPr>
        <w:spacing w:line="360" w:lineRule="auto"/>
        <w:ind w:firstLine="420" w:firstLineChars="200"/>
        <w:rPr>
          <w:rFonts w:ascii="宋体" w:hAnsi="宋体" w:cs="宋体"/>
          <w:szCs w:val="21"/>
        </w:rPr>
      </w:pPr>
      <w:r>
        <w:rPr>
          <w:rFonts w:hint="eastAsia" w:ascii="宋体" w:hAnsi="宋体" w:cs="宋体"/>
          <w:szCs w:val="21"/>
        </w:rPr>
        <w:t>七、贵方应在本保函到期后的七个工作日内将本保函正本退回我方注销，但是不论贵方是否按此要求将本保函正本退回我方，我方在本保函项下的义务和责任均在保函有效期到期后自动消灭。</w:t>
      </w:r>
    </w:p>
    <w:p w14:paraId="48E1D078">
      <w:pPr>
        <w:spacing w:line="360" w:lineRule="auto"/>
        <w:ind w:firstLine="420" w:firstLineChars="200"/>
        <w:rPr>
          <w:rFonts w:ascii="宋体" w:hAnsi="宋体" w:cs="宋体"/>
          <w:szCs w:val="21"/>
        </w:rPr>
      </w:pPr>
      <w:r>
        <w:rPr>
          <w:rFonts w:hint="eastAsia" w:ascii="宋体" w:hAnsi="宋体" w:cs="宋体"/>
          <w:szCs w:val="21"/>
        </w:rPr>
        <w:t>八、本保函适用的法律为中华人民共和国法律，争议裁判管辖地为中华人民共和国</w:t>
      </w:r>
      <w:r>
        <w:rPr>
          <w:rFonts w:hint="eastAsia" w:ascii="宋体" w:hAnsi="宋体" w:cs="宋体"/>
          <w:szCs w:val="21"/>
          <w:u w:val="single"/>
        </w:rPr>
        <w:t xml:space="preserve">           </w:t>
      </w:r>
      <w:r>
        <w:rPr>
          <w:rFonts w:hint="eastAsia" w:ascii="宋体" w:hAnsi="宋体" w:cs="宋体"/>
          <w:szCs w:val="21"/>
        </w:rPr>
        <w:t>。</w:t>
      </w:r>
    </w:p>
    <w:p w14:paraId="463E18AF">
      <w:pPr>
        <w:spacing w:line="360" w:lineRule="auto"/>
        <w:ind w:firstLine="420" w:firstLineChars="200"/>
        <w:rPr>
          <w:rFonts w:ascii="宋体" w:hAnsi="宋体" w:cs="宋体"/>
          <w:szCs w:val="21"/>
        </w:rPr>
      </w:pPr>
      <w:r>
        <w:rPr>
          <w:rFonts w:hint="eastAsia" w:ascii="宋体" w:hAnsi="宋体" w:cs="宋体"/>
          <w:szCs w:val="21"/>
        </w:rPr>
        <w:t>九、本保函自我方法定代表人或授权代表签名或盖个人名章并加盖公章或合同专用章之日起生效。</w:t>
      </w:r>
    </w:p>
    <w:p w14:paraId="1D03C2C5">
      <w:pPr>
        <w:spacing w:line="360" w:lineRule="auto"/>
        <w:ind w:firstLine="420" w:firstLineChars="200"/>
        <w:rPr>
          <w:rFonts w:ascii="宋体" w:hAnsi="宋体" w:cs="宋体"/>
          <w:szCs w:val="21"/>
        </w:rPr>
      </w:pPr>
      <w:r>
        <w:rPr>
          <w:rFonts w:hint="eastAsia" w:ascii="宋体" w:hAnsi="宋体" w:cs="宋体"/>
          <w:szCs w:val="21"/>
        </w:rPr>
        <w:t>十、本保函在重庆市辖区范围内的核验地点：</w:t>
      </w:r>
      <w:r>
        <w:rPr>
          <w:rFonts w:hint="eastAsia" w:ascii="宋体" w:hAnsi="宋体" w:cs="宋体"/>
          <w:szCs w:val="21"/>
          <w:u w:val="single"/>
        </w:rPr>
        <w:t xml:space="preserve">          </w:t>
      </w:r>
      <w:r>
        <w:rPr>
          <w:rFonts w:hint="eastAsia" w:ascii="宋体" w:hAnsi="宋体" w:cs="宋体"/>
          <w:szCs w:val="21"/>
        </w:rPr>
        <w:t>；核验方式：</w:t>
      </w:r>
      <w:r>
        <w:rPr>
          <w:rFonts w:hint="eastAsia" w:ascii="宋体" w:hAnsi="宋体" w:cs="宋体"/>
          <w:szCs w:val="21"/>
          <w:u w:val="single"/>
        </w:rPr>
        <w:t xml:space="preserve">        </w:t>
      </w:r>
      <w:r>
        <w:rPr>
          <w:rFonts w:hint="eastAsia" w:ascii="宋体" w:hAnsi="宋体" w:cs="宋体"/>
          <w:szCs w:val="21"/>
        </w:rPr>
        <w:t>。</w:t>
      </w:r>
    </w:p>
    <w:p w14:paraId="3ABEB1E9">
      <w:pPr>
        <w:spacing w:line="360" w:lineRule="auto"/>
        <w:ind w:firstLine="420" w:firstLineChars="200"/>
        <w:rPr>
          <w:rFonts w:ascii="宋体" w:hAnsi="宋体" w:cs="宋体"/>
          <w:szCs w:val="21"/>
        </w:rPr>
      </w:pPr>
    </w:p>
    <w:p w14:paraId="09D42531">
      <w:pPr>
        <w:spacing w:line="360" w:lineRule="auto"/>
        <w:ind w:firstLine="420" w:firstLineChars="200"/>
        <w:rPr>
          <w:rFonts w:ascii="宋体" w:hAnsi="宋体" w:cs="宋体"/>
          <w:szCs w:val="21"/>
        </w:rPr>
      </w:pPr>
      <w:r>
        <w:rPr>
          <w:rFonts w:hint="eastAsia" w:ascii="宋体" w:hAnsi="宋体" w:cs="宋体"/>
          <w:szCs w:val="21"/>
        </w:rPr>
        <w:t xml:space="preserve">开 立 人： </w:t>
      </w:r>
      <w:r>
        <w:rPr>
          <w:rFonts w:hint="eastAsia" w:ascii="宋体" w:hAnsi="宋体" w:cs="宋体"/>
          <w:szCs w:val="21"/>
          <w:u w:val="single"/>
        </w:rPr>
        <w:t xml:space="preserve">                                  </w:t>
      </w:r>
      <w:r>
        <w:rPr>
          <w:rFonts w:hint="eastAsia" w:ascii="宋体" w:hAnsi="宋体" w:cs="宋体"/>
          <w:szCs w:val="21"/>
        </w:rPr>
        <w:t>（公章）</w:t>
      </w:r>
    </w:p>
    <w:p w14:paraId="727F502D">
      <w:pPr>
        <w:spacing w:line="360" w:lineRule="auto"/>
        <w:ind w:firstLine="420" w:firstLineChars="200"/>
        <w:rPr>
          <w:rFonts w:ascii="宋体" w:hAnsi="宋体" w:cs="宋体"/>
          <w:szCs w:val="21"/>
        </w:rPr>
      </w:pPr>
      <w:r>
        <w:rPr>
          <w:rFonts w:hint="eastAsia" w:ascii="宋体" w:hAnsi="宋体" w:cs="宋体"/>
          <w:szCs w:val="21"/>
        </w:rPr>
        <w:t>法定代表人（或授权代表）：</w:t>
      </w:r>
      <w:r>
        <w:rPr>
          <w:rFonts w:hint="eastAsia" w:ascii="宋体" w:hAnsi="宋体" w:cs="宋体"/>
          <w:szCs w:val="21"/>
          <w:u w:val="single"/>
        </w:rPr>
        <w:t xml:space="preserve">        </w:t>
      </w:r>
      <w:r>
        <w:rPr>
          <w:rFonts w:hint="eastAsia" w:ascii="宋体" w:hAnsi="宋体" w:cs="宋体"/>
          <w:szCs w:val="21"/>
        </w:rPr>
        <w:t>（签名或盖个人名章）</w:t>
      </w:r>
    </w:p>
    <w:p w14:paraId="2F1785E3">
      <w:pPr>
        <w:overflowPunct w:val="0"/>
        <w:spacing w:line="360" w:lineRule="auto"/>
        <w:ind w:firstLine="420" w:firstLineChars="200"/>
        <w:rPr>
          <w:rFonts w:ascii="宋体" w:hAnsi="宋体" w:cs="宋体"/>
          <w:szCs w:val="21"/>
        </w:rPr>
      </w:pPr>
      <w:r>
        <w:rPr>
          <w:rFonts w:hint="eastAsia" w:ascii="宋体" w:hAnsi="宋体" w:cs="宋体"/>
          <w:szCs w:val="21"/>
        </w:rPr>
        <w:t>地    址：</w:t>
      </w:r>
      <w:r>
        <w:rPr>
          <w:rFonts w:hint="eastAsia" w:ascii="宋体" w:hAnsi="宋体" w:cs="宋体"/>
          <w:szCs w:val="21"/>
          <w:u w:val="single"/>
        </w:rPr>
        <w:t xml:space="preserve">                                          </w:t>
      </w:r>
      <w:r>
        <w:rPr>
          <w:rFonts w:hint="eastAsia" w:ascii="宋体" w:hAnsi="宋体" w:cs="宋体"/>
          <w:szCs w:val="21"/>
        </w:rPr>
        <w:t xml:space="preserve"> </w:t>
      </w:r>
    </w:p>
    <w:p w14:paraId="65973015">
      <w:pPr>
        <w:overflowPunct w:val="0"/>
        <w:spacing w:line="360" w:lineRule="auto"/>
        <w:ind w:firstLine="420" w:firstLineChars="200"/>
        <w:rPr>
          <w:rFonts w:ascii="宋体" w:hAnsi="宋体" w:cs="宋体"/>
          <w:szCs w:val="21"/>
        </w:rPr>
      </w:pPr>
      <w:r>
        <w:rPr>
          <w:rFonts w:hint="eastAsia" w:ascii="宋体" w:hAnsi="宋体" w:cs="宋体"/>
          <w:szCs w:val="21"/>
        </w:rPr>
        <w:t>邮政编码：</w:t>
      </w:r>
      <w:r>
        <w:rPr>
          <w:rFonts w:hint="eastAsia" w:ascii="宋体" w:hAnsi="宋体" w:cs="宋体"/>
          <w:szCs w:val="21"/>
          <w:u w:val="single"/>
        </w:rPr>
        <w:t xml:space="preserve">                                          </w:t>
      </w:r>
      <w:r>
        <w:rPr>
          <w:rFonts w:hint="eastAsia" w:ascii="宋体" w:hAnsi="宋体" w:cs="宋体"/>
          <w:szCs w:val="21"/>
        </w:rPr>
        <w:t xml:space="preserve"> </w:t>
      </w:r>
    </w:p>
    <w:p w14:paraId="58146D91">
      <w:pPr>
        <w:overflowPunct w:val="0"/>
        <w:spacing w:line="360" w:lineRule="auto"/>
        <w:ind w:firstLine="420" w:firstLineChars="200"/>
        <w:rPr>
          <w:rFonts w:ascii="宋体" w:hAnsi="宋体" w:cs="宋体"/>
          <w:szCs w:val="21"/>
        </w:rPr>
      </w:pPr>
      <w:r>
        <w:rPr>
          <w:rFonts w:hint="eastAsia" w:ascii="宋体" w:hAnsi="宋体" w:cs="宋体"/>
          <w:szCs w:val="21"/>
        </w:rPr>
        <w:t>电    话：</w:t>
      </w:r>
      <w:r>
        <w:rPr>
          <w:rFonts w:hint="eastAsia" w:ascii="宋体" w:hAnsi="宋体" w:cs="宋体"/>
          <w:szCs w:val="21"/>
          <w:u w:val="single"/>
        </w:rPr>
        <w:t xml:space="preserve">                                          </w:t>
      </w:r>
      <w:r>
        <w:rPr>
          <w:rFonts w:hint="eastAsia" w:ascii="宋体" w:hAnsi="宋体" w:cs="宋体"/>
          <w:szCs w:val="21"/>
        </w:rPr>
        <w:t xml:space="preserve"> </w:t>
      </w:r>
    </w:p>
    <w:p w14:paraId="7A63822B">
      <w:pPr>
        <w:overflowPunct w:val="0"/>
        <w:spacing w:line="360" w:lineRule="auto"/>
        <w:ind w:firstLine="420" w:firstLineChars="200"/>
        <w:rPr>
          <w:rFonts w:ascii="宋体" w:hAnsi="宋体" w:cs="宋体"/>
          <w:szCs w:val="21"/>
        </w:rPr>
      </w:pPr>
      <w:r>
        <w:rPr>
          <w:rFonts w:hint="eastAsia" w:ascii="宋体" w:hAnsi="宋体" w:cs="宋体"/>
          <w:szCs w:val="21"/>
        </w:rPr>
        <w:t>传    真：</w:t>
      </w:r>
      <w:r>
        <w:rPr>
          <w:rFonts w:hint="eastAsia" w:ascii="宋体" w:hAnsi="宋体" w:cs="宋体"/>
          <w:szCs w:val="21"/>
          <w:u w:val="single"/>
        </w:rPr>
        <w:t xml:space="preserve">                                          </w:t>
      </w:r>
      <w:r>
        <w:rPr>
          <w:rFonts w:hint="eastAsia" w:ascii="宋体" w:hAnsi="宋体" w:cs="宋体"/>
          <w:szCs w:val="21"/>
        </w:rPr>
        <w:t xml:space="preserve"> </w:t>
      </w:r>
    </w:p>
    <w:p w14:paraId="6FC2B926">
      <w:pPr>
        <w:ind w:firstLine="420" w:firstLineChars="200"/>
        <w:rPr>
          <w:rFonts w:ascii="宋体" w:hAnsi="宋体" w:cs="宋体"/>
          <w:szCs w:val="21"/>
        </w:rPr>
      </w:pPr>
      <w:r>
        <w:rPr>
          <w:rFonts w:hint="eastAsia" w:ascii="宋体" w:hAnsi="宋体" w:cs="宋体"/>
          <w:szCs w:val="21"/>
        </w:rPr>
        <w:t>开立时间：    年    月    日</w:t>
      </w:r>
    </w:p>
    <w:p w14:paraId="68E609F3">
      <w:pPr>
        <w:pStyle w:val="7"/>
        <w:rPr>
          <w:rFonts w:ascii="宋体" w:hAnsi="宋体" w:cs="宋体"/>
          <w:szCs w:val="21"/>
        </w:rPr>
      </w:pPr>
    </w:p>
    <w:p w14:paraId="4177283E"/>
    <w:bookmarkEnd w:id="4"/>
    <w:bookmarkEnd w:id="5"/>
    <w:bookmarkEnd w:id="6"/>
    <w:bookmarkEnd w:id="7"/>
    <w:p w14:paraId="021A6854">
      <w:pPr>
        <w:widowControl/>
        <w:jc w:val="left"/>
        <w:rPr>
          <w:rFonts w:hint="eastAsia" w:eastAsia="宋体"/>
          <w:lang w:eastAsia="zh-CN"/>
        </w:rPr>
      </w:pPr>
    </w:p>
    <w:p w14:paraId="61E0B79F">
      <w:pPr>
        <w:pStyle w:val="25"/>
        <w:rPr>
          <w:rFonts w:hint="eastAsia" w:eastAsia="宋体"/>
          <w:lang w:eastAsia="zh-CN"/>
        </w:rPr>
      </w:pPr>
    </w:p>
    <w:p w14:paraId="0EBBB3A7">
      <w:pPr>
        <w:pStyle w:val="25"/>
        <w:rPr>
          <w:rFonts w:hint="eastAsia" w:eastAsia="宋体"/>
          <w:lang w:eastAsia="zh-CN"/>
        </w:rPr>
      </w:pPr>
    </w:p>
    <w:p w14:paraId="4361225C">
      <w:pPr>
        <w:pStyle w:val="25"/>
        <w:rPr>
          <w:rFonts w:hint="eastAsia" w:eastAsia="宋体"/>
          <w:lang w:eastAsia="zh-CN"/>
        </w:rPr>
      </w:pPr>
    </w:p>
    <w:p w14:paraId="68D03FF5">
      <w:pPr>
        <w:pStyle w:val="25"/>
        <w:rPr>
          <w:rFonts w:hint="eastAsia" w:eastAsia="宋体"/>
          <w:lang w:eastAsia="zh-CN"/>
        </w:rPr>
      </w:pPr>
    </w:p>
    <w:p w14:paraId="4EEF86A3">
      <w:pPr>
        <w:pStyle w:val="25"/>
        <w:rPr>
          <w:rFonts w:hint="eastAsia" w:eastAsia="宋体"/>
          <w:lang w:eastAsia="zh-CN"/>
        </w:rPr>
      </w:pPr>
    </w:p>
    <w:p w14:paraId="0C3F69E4">
      <w:pPr>
        <w:pStyle w:val="25"/>
        <w:rPr>
          <w:rFonts w:hint="eastAsia" w:eastAsia="宋体"/>
          <w:lang w:eastAsia="zh-CN"/>
        </w:rPr>
      </w:pPr>
    </w:p>
    <w:p w14:paraId="3C0F1FAE">
      <w:pPr>
        <w:pStyle w:val="25"/>
        <w:rPr>
          <w:rFonts w:hint="eastAsia" w:eastAsia="宋体"/>
          <w:lang w:eastAsia="zh-CN"/>
        </w:rPr>
      </w:pPr>
    </w:p>
    <w:p w14:paraId="3FC74337">
      <w:pPr>
        <w:pStyle w:val="25"/>
        <w:rPr>
          <w:rFonts w:hint="eastAsia" w:eastAsia="宋体"/>
          <w:lang w:eastAsia="zh-CN"/>
        </w:rPr>
      </w:pPr>
    </w:p>
    <w:p w14:paraId="71FD03BF">
      <w:pPr>
        <w:pStyle w:val="25"/>
        <w:rPr>
          <w:rFonts w:hint="eastAsia" w:eastAsia="宋体"/>
          <w:lang w:eastAsia="zh-CN"/>
        </w:rPr>
      </w:pPr>
    </w:p>
    <w:p w14:paraId="692C39AE">
      <w:pPr>
        <w:pStyle w:val="25"/>
        <w:rPr>
          <w:rFonts w:hint="eastAsia" w:eastAsia="宋体"/>
          <w:lang w:eastAsia="zh-CN"/>
        </w:rPr>
      </w:pPr>
    </w:p>
    <w:p w14:paraId="6B1B1CA4">
      <w:pPr>
        <w:pStyle w:val="25"/>
        <w:rPr>
          <w:rFonts w:hint="eastAsia" w:eastAsia="宋体"/>
          <w:lang w:eastAsia="zh-CN"/>
        </w:rPr>
      </w:pPr>
    </w:p>
    <w:p w14:paraId="2EF5CDE0">
      <w:pPr>
        <w:pStyle w:val="25"/>
        <w:rPr>
          <w:rFonts w:hint="eastAsia" w:eastAsia="宋体"/>
          <w:lang w:eastAsia="zh-CN"/>
        </w:rPr>
      </w:pPr>
    </w:p>
    <w:p w14:paraId="6948A3DA">
      <w:pPr>
        <w:pStyle w:val="25"/>
        <w:rPr>
          <w:rFonts w:hint="eastAsia" w:eastAsia="宋体"/>
          <w:lang w:eastAsia="zh-CN"/>
        </w:rPr>
      </w:pPr>
    </w:p>
    <w:p w14:paraId="0B8ED412">
      <w:pPr>
        <w:pStyle w:val="25"/>
        <w:rPr>
          <w:rFonts w:hint="eastAsia" w:eastAsia="宋体"/>
          <w:lang w:eastAsia="zh-CN"/>
        </w:rPr>
      </w:pPr>
    </w:p>
    <w:p w14:paraId="19317783">
      <w:pPr>
        <w:pStyle w:val="25"/>
        <w:rPr>
          <w:rFonts w:hint="eastAsia" w:eastAsia="宋体"/>
          <w:lang w:eastAsia="zh-CN"/>
        </w:rPr>
      </w:pPr>
    </w:p>
    <w:p w14:paraId="19043DB8">
      <w:pPr>
        <w:pStyle w:val="25"/>
        <w:rPr>
          <w:rFonts w:hint="eastAsia" w:eastAsia="宋体"/>
          <w:lang w:eastAsia="zh-CN"/>
        </w:rPr>
      </w:pPr>
    </w:p>
    <w:p w14:paraId="754895EC">
      <w:pPr>
        <w:pStyle w:val="25"/>
        <w:rPr>
          <w:rFonts w:hint="eastAsia" w:eastAsia="宋体"/>
          <w:lang w:eastAsia="zh-CN"/>
        </w:rPr>
      </w:pPr>
    </w:p>
    <w:p w14:paraId="40E2F9D4">
      <w:pPr>
        <w:pStyle w:val="25"/>
      </w:pPr>
      <w:r>
        <w:drawing>
          <wp:inline distT="0" distB="0" distL="114300" distR="114300">
            <wp:extent cx="5541645" cy="8025130"/>
            <wp:effectExtent l="0" t="0" r="5715" b="635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9"/>
                    <a:stretch>
                      <a:fillRect/>
                    </a:stretch>
                  </pic:blipFill>
                  <pic:spPr>
                    <a:xfrm>
                      <a:off x="0" y="0"/>
                      <a:ext cx="5541645" cy="8025130"/>
                    </a:xfrm>
                    <a:prstGeom prst="rect">
                      <a:avLst/>
                    </a:prstGeom>
                    <a:noFill/>
                    <a:ln>
                      <a:noFill/>
                    </a:ln>
                  </pic:spPr>
                </pic:pic>
              </a:graphicData>
            </a:graphic>
          </wp:inline>
        </w:drawing>
      </w:r>
    </w:p>
    <w:p w14:paraId="6A0D7A0F">
      <w:pPr>
        <w:pStyle w:val="25"/>
        <w:rPr>
          <w:rFonts w:hint="eastAsia"/>
          <w:lang w:eastAsia="zh-CN"/>
        </w:rPr>
      </w:pPr>
    </w:p>
    <w:p w14:paraId="720DF14F">
      <w:pPr>
        <w:pStyle w:val="25"/>
        <w:rPr>
          <w:rFonts w:hint="eastAsia"/>
          <w:lang w:eastAsia="zh-CN"/>
        </w:rPr>
      </w:pPr>
      <w:r>
        <w:drawing>
          <wp:inline distT="0" distB="0" distL="114300" distR="114300">
            <wp:extent cx="6029325" cy="8320405"/>
            <wp:effectExtent l="0" t="0" r="5715"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6029325" cy="8320405"/>
                    </a:xfrm>
                    <a:prstGeom prst="rect">
                      <a:avLst/>
                    </a:prstGeom>
                    <a:noFill/>
                    <a:ln>
                      <a:noFill/>
                    </a:ln>
                  </pic:spPr>
                </pic:pic>
              </a:graphicData>
            </a:graphic>
          </wp:inline>
        </w:drawing>
      </w:r>
    </w:p>
    <w:sectPr>
      <w:pgSz w:w="11906" w:h="16838"/>
      <w:pgMar w:top="1304" w:right="113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ambria">
    <w:panose1 w:val="02040503050406030204"/>
    <w:charset w:val="00"/>
    <w:family w:val="roman"/>
    <w:pitch w:val="default"/>
    <w:sig w:usb0="E00002FF" w:usb1="400004FF" w:usb2="00000000" w:usb3="00000000" w:csb0="2000019F" w:csb1="00000000"/>
  </w:font>
  <w:font w:name="仿宋_GB2312">
    <w:panose1 w:val="02010609030101010101"/>
    <w:charset w:val="86"/>
    <w:family w:val="modern"/>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方正小标宋_GBK">
    <w:panose1 w:val="03000509000000000000"/>
    <w:charset w:val="86"/>
    <w:family w:val="auto"/>
    <w:pitch w:val="default"/>
    <w:sig w:usb0="00000001" w:usb1="080E0000" w:usb2="00000000" w:usb3="00000000" w:csb0="00040000" w:csb1="00000000"/>
  </w:font>
  <w:font w:name="MingLiU_HKSCS">
    <w:panose1 w:val="02020500000000000000"/>
    <w:charset w:val="88"/>
    <w:family w:val="roman"/>
    <w:pitch w:val="default"/>
    <w:sig w:usb0="A00002FF" w:usb1="38CFFCFA" w:usb2="00000016" w:usb3="00000000" w:csb0="00100001" w:csb1="00000000"/>
  </w:font>
  <w:font w:name="Times">
    <w:altName w:val="Times New Roman"/>
    <w:panose1 w:val="02020603050405020304"/>
    <w:charset w:val="00"/>
    <w:family w:val="roman"/>
    <w:pitch w:val="default"/>
    <w:sig w:usb0="00000000" w:usb1="00000000" w:usb2="00000000" w:usb3="00000000" w:csb0="000001FF"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4243B">
    <w:pPr>
      <w:pStyle w:val="11"/>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8845AB">
                          <w:pPr>
                            <w:pStyle w:val="11"/>
                            <w:jc w:val="center"/>
                          </w:pPr>
                          <w:r>
                            <w:t xml:space="preserve">- </w:t>
                          </w:r>
                          <w:r>
                            <w:fldChar w:fldCharType="begin"/>
                          </w:r>
                          <w:r>
                            <w:instrText xml:space="preserve"> PAGE </w:instrText>
                          </w:r>
                          <w:r>
                            <w:fldChar w:fldCharType="separate"/>
                          </w:r>
                          <w:r>
                            <w:t>197</w:t>
                          </w:r>
                          <w:r>
                            <w:fldChar w:fldCharType="end"/>
                          </w:r>
                          <w: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1A8845AB">
                    <w:pPr>
                      <w:pStyle w:val="11"/>
                      <w:jc w:val="center"/>
                    </w:pPr>
                    <w:r>
                      <w:t xml:space="preserve">- </w:t>
                    </w:r>
                    <w:r>
                      <w:fldChar w:fldCharType="begin"/>
                    </w:r>
                    <w:r>
                      <w:instrText xml:space="preserve"> PAGE </w:instrText>
                    </w:r>
                    <w:r>
                      <w:fldChar w:fldCharType="separate"/>
                    </w:r>
                    <w:r>
                      <w:t>197</w:t>
                    </w:r>
                    <w:r>
                      <w:fldChar w:fldCharType="end"/>
                    </w:r>
                    <w: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AAC6A">
    <w:pPr>
      <w:pStyle w:val="11"/>
      <w:framePr w:wrap="around" w:vAnchor="text" w:hAnchor="margin" w:xAlign="center" w:y="1"/>
      <w:rPr>
        <w:rStyle w:val="23"/>
      </w:rPr>
    </w:pPr>
    <w:r>
      <w:fldChar w:fldCharType="begin"/>
    </w:r>
    <w:r>
      <w:rPr>
        <w:rStyle w:val="23"/>
      </w:rPr>
      <w:instrText xml:space="preserve">PAGE  </w:instrText>
    </w:r>
    <w:r>
      <w:fldChar w:fldCharType="separate"/>
    </w:r>
    <w:r>
      <w:rPr>
        <w:rStyle w:val="23"/>
      </w:rPr>
      <w:t>264</w:t>
    </w:r>
    <w:r>
      <w:fldChar w:fldCharType="end"/>
    </w:r>
  </w:p>
  <w:p w14:paraId="6B711897">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5F458D">
    <w:pPr>
      <w:pStyle w:val="12"/>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420E9F"/>
    <w:multiLevelType w:val="multilevel"/>
    <w:tmpl w:val="16420E9F"/>
    <w:lvl w:ilvl="0" w:tentative="0">
      <w:start w:val="1"/>
      <w:numFmt w:val="decimalEnclosedCircle"/>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17474604"/>
    <w:multiLevelType w:val="multilevel"/>
    <w:tmpl w:val="17474604"/>
    <w:lvl w:ilvl="0" w:tentative="0">
      <w:start w:val="1"/>
      <w:numFmt w:val="decimal"/>
      <w:lvlText w:val="第%1条"/>
      <w:lvlJc w:val="left"/>
      <w:pPr>
        <w:ind w:left="0" w:firstLine="0"/>
      </w:pPr>
      <w:rPr>
        <w:rFonts w:hint="default" w:ascii="Times New Roman" w:hAnsi="Times New Roman" w:cs="Times New Roman"/>
      </w:rPr>
    </w:lvl>
    <w:lvl w:ilvl="1" w:tentative="0">
      <w:start w:val="1"/>
      <w:numFmt w:val="decimal"/>
      <w:lvlText w:val="%1.%2"/>
      <w:lvlJc w:val="left"/>
      <w:pPr>
        <w:ind w:left="1843" w:firstLine="0"/>
      </w:pPr>
      <w:rPr>
        <w:rFonts w:hint="default" w:ascii="Times New Roman" w:hAnsi="Times New Roman" w:cs="Times New Roman"/>
      </w:rPr>
    </w:lvl>
    <w:lvl w:ilvl="2" w:tentative="0">
      <w:start w:val="1"/>
      <w:numFmt w:val="decimal"/>
      <w:lvlText w:val="%1.%2.%3"/>
      <w:lvlJc w:val="left"/>
      <w:pPr>
        <w:ind w:left="2126" w:firstLine="0"/>
      </w:pPr>
      <w:rPr>
        <w:rFonts w:hint="default" w:ascii="Times New Roman" w:hAnsi="Times New Roman" w:cs="Times New Roman"/>
      </w:rPr>
    </w:lvl>
    <w:lvl w:ilvl="3" w:tentative="0">
      <w:start w:val="1"/>
      <w:numFmt w:val="decimal"/>
      <w:lvlText w:val="%1.%2.%3.%4"/>
      <w:lvlJc w:val="left"/>
      <w:pPr>
        <w:ind w:left="0" w:firstLine="0"/>
      </w:pPr>
      <w:rPr>
        <w:rFonts w:hint="default" w:ascii="Times New Roman" w:hAnsi="Times New Roman" w:cs="Times New Roman"/>
      </w:rPr>
    </w:lvl>
    <w:lvl w:ilvl="4" w:tentative="0">
      <w:start w:val="1"/>
      <w:numFmt w:val="decimal"/>
      <w:lvlText w:val="%1.%2.%3.%4.%5"/>
      <w:lvlJc w:val="left"/>
      <w:pPr>
        <w:ind w:left="0" w:firstLine="0"/>
      </w:pPr>
      <w:rPr>
        <w:rFonts w:hint="default" w:ascii="Times New Roman" w:hAnsi="Times New Roman" w:cs="Times New Roman"/>
      </w:rPr>
    </w:lvl>
    <w:lvl w:ilvl="5" w:tentative="0">
      <w:start w:val="1"/>
      <w:numFmt w:val="decimal"/>
      <w:lvlText w:val="%1.%2.%3.%4.%5.%6"/>
      <w:lvlJc w:val="left"/>
      <w:pPr>
        <w:ind w:left="0" w:firstLine="0"/>
      </w:pPr>
      <w:rPr>
        <w:rFonts w:hint="default" w:ascii="Times New Roman" w:hAnsi="Times New Roman" w:cs="Times New Roman"/>
      </w:rPr>
    </w:lvl>
    <w:lvl w:ilvl="6" w:tentative="0">
      <w:start w:val="1"/>
      <w:numFmt w:val="decimal"/>
      <w:lvlText w:val="%1.%2.%3.%4.%5.%6.%7"/>
      <w:lvlJc w:val="left"/>
      <w:pPr>
        <w:ind w:left="0" w:firstLine="0"/>
      </w:pPr>
      <w:rPr>
        <w:rFonts w:hint="default" w:ascii="Times New Roman" w:hAnsi="Times New Roman" w:cs="Times New Roman"/>
      </w:rPr>
    </w:lvl>
    <w:lvl w:ilvl="7" w:tentative="0">
      <w:start w:val="1"/>
      <w:numFmt w:val="decimal"/>
      <w:lvlText w:val="%1.%2.%3.%4.%5.%6.%7.%8"/>
      <w:lvlJc w:val="left"/>
      <w:pPr>
        <w:ind w:left="0" w:firstLine="0"/>
      </w:pPr>
      <w:rPr>
        <w:rFonts w:hint="default" w:ascii="Times New Roman" w:hAnsi="Times New Roman" w:cs="Times New Roman"/>
      </w:rPr>
    </w:lvl>
    <w:lvl w:ilvl="8" w:tentative="0">
      <w:start w:val="1"/>
      <w:numFmt w:val="decimal"/>
      <w:lvlText w:val="%1.%2.%3.%4.%5.%6.%7.%8.%9"/>
      <w:lvlJc w:val="left"/>
      <w:pPr>
        <w:ind w:left="0" w:firstLine="0"/>
      </w:pPr>
      <w:rPr>
        <w:rFonts w:hint="default" w:ascii="Times New Roman" w:hAnsi="Times New Roman" w:cs="Times New Roman"/>
      </w:rPr>
    </w:lvl>
  </w:abstractNum>
  <w:abstractNum w:abstractNumId="2">
    <w:nsid w:val="1DF1CD50"/>
    <w:multiLevelType w:val="singleLevel"/>
    <w:tmpl w:val="1DF1CD50"/>
    <w:lvl w:ilvl="0" w:tentative="0">
      <w:start w:val="1"/>
      <w:numFmt w:val="decimal"/>
      <w:suff w:val="nothing"/>
      <w:lvlText w:val="（%1）"/>
      <w:lvlJc w:val="left"/>
    </w:lvl>
  </w:abstractNum>
  <w:abstractNum w:abstractNumId="3">
    <w:nsid w:val="28ECD0A1"/>
    <w:multiLevelType w:val="singleLevel"/>
    <w:tmpl w:val="28ECD0A1"/>
    <w:lvl w:ilvl="0" w:tentative="0">
      <w:start w:val="1"/>
      <w:numFmt w:val="decimal"/>
      <w:suff w:val="nothing"/>
      <w:lvlText w:val="（%1）"/>
      <w:lvlJc w:val="left"/>
    </w:lvl>
  </w:abstractNum>
  <w:abstractNum w:abstractNumId="4">
    <w:nsid w:val="61027DAC"/>
    <w:multiLevelType w:val="singleLevel"/>
    <w:tmpl w:val="61027DAC"/>
    <w:lvl w:ilvl="0" w:tentative="0">
      <w:start w:val="1"/>
      <w:numFmt w:val="chineseCounting"/>
      <w:suff w:val="nothing"/>
      <w:lvlText w:val="%1、"/>
      <w:lvlJc w:val="left"/>
    </w:lvl>
  </w:abstractNum>
  <w:num w:numId="1">
    <w:abstractNumId w:val="1"/>
  </w:num>
  <w:num w:numId="2">
    <w:abstractNumId w:val="3"/>
  </w:num>
  <w:num w:numId="3">
    <w:abstractNumId w:val="2"/>
  </w:num>
  <w:num w:numId="4">
    <w:abstractNumId w:val="0"/>
  </w:num>
  <w:num w:numId="5">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D">
    <w15:presenceInfo w15:providerId="None" w15:userId="D"/>
  </w15:person>
  <w15:person w15:author="龚龚龚">
    <w15:presenceInfo w15:providerId="WPS Office" w15:userId="1218348350"/>
  </w15:person>
  <w15:person w15:author="点点">
    <w15:presenceInfo w15:providerId="WPS Office" w15:userId="1555660071"/>
  </w15:person>
  <w15:person w15:author="瘦子">
    <w15:presenceInfo w15:providerId="WPS Office" w15:userId="2762019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hideSpellingErrors/>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QxNTJlNzg2OTA1NzYwMTA1ZjM4Yjg1ZWJhMTRmNDAifQ=="/>
  </w:docVars>
  <w:rsids>
    <w:rsidRoot w:val="00522D02"/>
    <w:rsid w:val="00033C1D"/>
    <w:rsid w:val="0004582C"/>
    <w:rsid w:val="000C7229"/>
    <w:rsid w:val="000D4B3D"/>
    <w:rsid w:val="000F6A72"/>
    <w:rsid w:val="00101435"/>
    <w:rsid w:val="00130FC0"/>
    <w:rsid w:val="002672F2"/>
    <w:rsid w:val="002703CC"/>
    <w:rsid w:val="002C5199"/>
    <w:rsid w:val="002F6636"/>
    <w:rsid w:val="00315B57"/>
    <w:rsid w:val="00341B43"/>
    <w:rsid w:val="00372909"/>
    <w:rsid w:val="003853FD"/>
    <w:rsid w:val="0038549F"/>
    <w:rsid w:val="003B4650"/>
    <w:rsid w:val="003E2668"/>
    <w:rsid w:val="0040534B"/>
    <w:rsid w:val="00406D40"/>
    <w:rsid w:val="00425491"/>
    <w:rsid w:val="00440776"/>
    <w:rsid w:val="004D5C08"/>
    <w:rsid w:val="00522D02"/>
    <w:rsid w:val="0055432A"/>
    <w:rsid w:val="005A5F4F"/>
    <w:rsid w:val="005E7CB3"/>
    <w:rsid w:val="00642CD3"/>
    <w:rsid w:val="006460E5"/>
    <w:rsid w:val="006F26C2"/>
    <w:rsid w:val="00797A62"/>
    <w:rsid w:val="007F0E39"/>
    <w:rsid w:val="00814586"/>
    <w:rsid w:val="008A62DC"/>
    <w:rsid w:val="008E2A91"/>
    <w:rsid w:val="00902C33"/>
    <w:rsid w:val="00967567"/>
    <w:rsid w:val="009E3FE8"/>
    <w:rsid w:val="009F19B5"/>
    <w:rsid w:val="00A15483"/>
    <w:rsid w:val="00A45D19"/>
    <w:rsid w:val="00A54892"/>
    <w:rsid w:val="00B64A90"/>
    <w:rsid w:val="00C22338"/>
    <w:rsid w:val="00C47F03"/>
    <w:rsid w:val="00D60DC3"/>
    <w:rsid w:val="00E333AE"/>
    <w:rsid w:val="00E80FD0"/>
    <w:rsid w:val="00EB32F4"/>
    <w:rsid w:val="00EC300F"/>
    <w:rsid w:val="00ED0352"/>
    <w:rsid w:val="00EE374D"/>
    <w:rsid w:val="00F4387B"/>
    <w:rsid w:val="00F80C09"/>
    <w:rsid w:val="01990240"/>
    <w:rsid w:val="01A3073B"/>
    <w:rsid w:val="02215DCB"/>
    <w:rsid w:val="026A3B24"/>
    <w:rsid w:val="02907ECF"/>
    <w:rsid w:val="02AD5329"/>
    <w:rsid w:val="032111D0"/>
    <w:rsid w:val="03D13F17"/>
    <w:rsid w:val="03E32644"/>
    <w:rsid w:val="04C60C3F"/>
    <w:rsid w:val="053E4A03"/>
    <w:rsid w:val="056C67E6"/>
    <w:rsid w:val="058F1702"/>
    <w:rsid w:val="05B9677F"/>
    <w:rsid w:val="05EC445F"/>
    <w:rsid w:val="05EE467B"/>
    <w:rsid w:val="06336531"/>
    <w:rsid w:val="071023CF"/>
    <w:rsid w:val="074902BB"/>
    <w:rsid w:val="075D7546"/>
    <w:rsid w:val="07A70F85"/>
    <w:rsid w:val="07B2792A"/>
    <w:rsid w:val="07C5140B"/>
    <w:rsid w:val="0808579C"/>
    <w:rsid w:val="08191757"/>
    <w:rsid w:val="086F75C9"/>
    <w:rsid w:val="092263E9"/>
    <w:rsid w:val="09410F65"/>
    <w:rsid w:val="09491BC8"/>
    <w:rsid w:val="09574037"/>
    <w:rsid w:val="09BF1E8A"/>
    <w:rsid w:val="09E901C6"/>
    <w:rsid w:val="09F37EE7"/>
    <w:rsid w:val="0A283ED3"/>
    <w:rsid w:val="0A562B8D"/>
    <w:rsid w:val="0A810477"/>
    <w:rsid w:val="0AC22AF4"/>
    <w:rsid w:val="0B495EAF"/>
    <w:rsid w:val="0BBE507C"/>
    <w:rsid w:val="0C061FF2"/>
    <w:rsid w:val="0CA55BD6"/>
    <w:rsid w:val="0D3052EC"/>
    <w:rsid w:val="0DA73361"/>
    <w:rsid w:val="0E3E0908"/>
    <w:rsid w:val="0E9F7753"/>
    <w:rsid w:val="0EC21F3E"/>
    <w:rsid w:val="0F490B74"/>
    <w:rsid w:val="0F5F6059"/>
    <w:rsid w:val="1018468C"/>
    <w:rsid w:val="10795742"/>
    <w:rsid w:val="109C4CD3"/>
    <w:rsid w:val="10E20F03"/>
    <w:rsid w:val="112F0A16"/>
    <w:rsid w:val="11422392"/>
    <w:rsid w:val="11C11CED"/>
    <w:rsid w:val="11DF131B"/>
    <w:rsid w:val="11F76665"/>
    <w:rsid w:val="1215405E"/>
    <w:rsid w:val="121E0096"/>
    <w:rsid w:val="12E66E96"/>
    <w:rsid w:val="13541895"/>
    <w:rsid w:val="1360648C"/>
    <w:rsid w:val="13880B22"/>
    <w:rsid w:val="13961EAE"/>
    <w:rsid w:val="13D722D5"/>
    <w:rsid w:val="13F050F5"/>
    <w:rsid w:val="13FA0CAE"/>
    <w:rsid w:val="141F1E40"/>
    <w:rsid w:val="143B50A9"/>
    <w:rsid w:val="14C64A14"/>
    <w:rsid w:val="15314E2E"/>
    <w:rsid w:val="153435ED"/>
    <w:rsid w:val="15867810"/>
    <w:rsid w:val="15A5287C"/>
    <w:rsid w:val="15A53393"/>
    <w:rsid w:val="15BB5BFB"/>
    <w:rsid w:val="164C2CF7"/>
    <w:rsid w:val="164D3D81"/>
    <w:rsid w:val="16DD7E7C"/>
    <w:rsid w:val="1723372C"/>
    <w:rsid w:val="17347B09"/>
    <w:rsid w:val="173E7AA4"/>
    <w:rsid w:val="17484EA6"/>
    <w:rsid w:val="178C45C1"/>
    <w:rsid w:val="180E4708"/>
    <w:rsid w:val="188B67D8"/>
    <w:rsid w:val="18D86AC4"/>
    <w:rsid w:val="19177CDF"/>
    <w:rsid w:val="19482E4E"/>
    <w:rsid w:val="19631B7C"/>
    <w:rsid w:val="198D6D32"/>
    <w:rsid w:val="1A4C6ED0"/>
    <w:rsid w:val="1AD5150D"/>
    <w:rsid w:val="1ADD6614"/>
    <w:rsid w:val="1AEB0047"/>
    <w:rsid w:val="1AEB0D31"/>
    <w:rsid w:val="1B2C3791"/>
    <w:rsid w:val="1B3025D9"/>
    <w:rsid w:val="1B8A22F8"/>
    <w:rsid w:val="1BB83309"/>
    <w:rsid w:val="1C076DB0"/>
    <w:rsid w:val="1C21307F"/>
    <w:rsid w:val="1C293664"/>
    <w:rsid w:val="1C986171"/>
    <w:rsid w:val="1D134E0D"/>
    <w:rsid w:val="1D5828DC"/>
    <w:rsid w:val="1E185977"/>
    <w:rsid w:val="1E7C339E"/>
    <w:rsid w:val="1E85281E"/>
    <w:rsid w:val="1EA77665"/>
    <w:rsid w:val="1ED0096A"/>
    <w:rsid w:val="1F2F564A"/>
    <w:rsid w:val="1F3031B6"/>
    <w:rsid w:val="1FB87122"/>
    <w:rsid w:val="1FE219A2"/>
    <w:rsid w:val="20236DB3"/>
    <w:rsid w:val="214E4144"/>
    <w:rsid w:val="21BC6F83"/>
    <w:rsid w:val="21C1459A"/>
    <w:rsid w:val="21CB366A"/>
    <w:rsid w:val="22E20C6B"/>
    <w:rsid w:val="22E36792"/>
    <w:rsid w:val="231B5898"/>
    <w:rsid w:val="23494ECF"/>
    <w:rsid w:val="23700878"/>
    <w:rsid w:val="23B1063E"/>
    <w:rsid w:val="23B87C1E"/>
    <w:rsid w:val="246062EC"/>
    <w:rsid w:val="24B74EF1"/>
    <w:rsid w:val="253F23A5"/>
    <w:rsid w:val="254C4AC2"/>
    <w:rsid w:val="26325A66"/>
    <w:rsid w:val="26495A54"/>
    <w:rsid w:val="26865DB2"/>
    <w:rsid w:val="269101DA"/>
    <w:rsid w:val="26E054C2"/>
    <w:rsid w:val="27077D54"/>
    <w:rsid w:val="272C0707"/>
    <w:rsid w:val="273F1867"/>
    <w:rsid w:val="274A38F3"/>
    <w:rsid w:val="276C31F9"/>
    <w:rsid w:val="27B43FC6"/>
    <w:rsid w:val="27F05BD9"/>
    <w:rsid w:val="28445F24"/>
    <w:rsid w:val="287560DE"/>
    <w:rsid w:val="28B13A23"/>
    <w:rsid w:val="28BE7A85"/>
    <w:rsid w:val="28C66939"/>
    <w:rsid w:val="2945385E"/>
    <w:rsid w:val="2964687E"/>
    <w:rsid w:val="29820015"/>
    <w:rsid w:val="29AC42AB"/>
    <w:rsid w:val="29B87B25"/>
    <w:rsid w:val="29CA4159"/>
    <w:rsid w:val="2A1467BC"/>
    <w:rsid w:val="2A1664D9"/>
    <w:rsid w:val="2AAA6513"/>
    <w:rsid w:val="2AB4113F"/>
    <w:rsid w:val="2B5E3CCB"/>
    <w:rsid w:val="2B5E4E07"/>
    <w:rsid w:val="2B7A6BFE"/>
    <w:rsid w:val="2BA80578"/>
    <w:rsid w:val="2BAD5B8F"/>
    <w:rsid w:val="2BE71E8F"/>
    <w:rsid w:val="2C1874AC"/>
    <w:rsid w:val="2C31056E"/>
    <w:rsid w:val="2C424529"/>
    <w:rsid w:val="2C8D14DA"/>
    <w:rsid w:val="2CCE400E"/>
    <w:rsid w:val="2CDC4EDA"/>
    <w:rsid w:val="2D522E91"/>
    <w:rsid w:val="2DDD275B"/>
    <w:rsid w:val="2E4A3F32"/>
    <w:rsid w:val="2EB536D8"/>
    <w:rsid w:val="2F0D0E1E"/>
    <w:rsid w:val="2F63610E"/>
    <w:rsid w:val="2F6446E6"/>
    <w:rsid w:val="2FB736C1"/>
    <w:rsid w:val="2FE83639"/>
    <w:rsid w:val="302B5EC6"/>
    <w:rsid w:val="305557CF"/>
    <w:rsid w:val="305F7D9F"/>
    <w:rsid w:val="30964BCF"/>
    <w:rsid w:val="30BD6874"/>
    <w:rsid w:val="311566B0"/>
    <w:rsid w:val="311F4B20"/>
    <w:rsid w:val="318C4058"/>
    <w:rsid w:val="31A32F06"/>
    <w:rsid w:val="31A37A5E"/>
    <w:rsid w:val="31B937C3"/>
    <w:rsid w:val="31D45258"/>
    <w:rsid w:val="31E87920"/>
    <w:rsid w:val="3264169D"/>
    <w:rsid w:val="333C55D0"/>
    <w:rsid w:val="33C15062"/>
    <w:rsid w:val="33DE722D"/>
    <w:rsid w:val="33EF0A51"/>
    <w:rsid w:val="34D07558"/>
    <w:rsid w:val="34E23369"/>
    <w:rsid w:val="34F565DC"/>
    <w:rsid w:val="3558467A"/>
    <w:rsid w:val="3592207D"/>
    <w:rsid w:val="3598340C"/>
    <w:rsid w:val="364A2958"/>
    <w:rsid w:val="36EB6B2E"/>
    <w:rsid w:val="37335AE2"/>
    <w:rsid w:val="376D38D8"/>
    <w:rsid w:val="37773C20"/>
    <w:rsid w:val="37CB1054"/>
    <w:rsid w:val="37FF3979"/>
    <w:rsid w:val="381C20D2"/>
    <w:rsid w:val="38284F1B"/>
    <w:rsid w:val="38A051B3"/>
    <w:rsid w:val="390908A8"/>
    <w:rsid w:val="39B67945"/>
    <w:rsid w:val="3AA56F7B"/>
    <w:rsid w:val="3AD23721"/>
    <w:rsid w:val="3AF97C62"/>
    <w:rsid w:val="3AFD443D"/>
    <w:rsid w:val="3B2753A7"/>
    <w:rsid w:val="3B2D45F6"/>
    <w:rsid w:val="3B717625"/>
    <w:rsid w:val="3BBB4FC6"/>
    <w:rsid w:val="3BCE5A48"/>
    <w:rsid w:val="3BEB4F70"/>
    <w:rsid w:val="3C237ED3"/>
    <w:rsid w:val="3C3419C0"/>
    <w:rsid w:val="3C3B3714"/>
    <w:rsid w:val="3C805325"/>
    <w:rsid w:val="3CB76A42"/>
    <w:rsid w:val="3D0D09B7"/>
    <w:rsid w:val="3D113C80"/>
    <w:rsid w:val="3DD142EF"/>
    <w:rsid w:val="3DF44074"/>
    <w:rsid w:val="3DF92F39"/>
    <w:rsid w:val="3E3B179C"/>
    <w:rsid w:val="3EAB0FFB"/>
    <w:rsid w:val="3EB72B54"/>
    <w:rsid w:val="3F43088C"/>
    <w:rsid w:val="3F5465F5"/>
    <w:rsid w:val="3FA847A5"/>
    <w:rsid w:val="3FF10B04"/>
    <w:rsid w:val="403B1563"/>
    <w:rsid w:val="40477F08"/>
    <w:rsid w:val="406255E8"/>
    <w:rsid w:val="408E20D2"/>
    <w:rsid w:val="40FF2455"/>
    <w:rsid w:val="413E755D"/>
    <w:rsid w:val="41C662EF"/>
    <w:rsid w:val="41F145CF"/>
    <w:rsid w:val="41F36599"/>
    <w:rsid w:val="41FE76FD"/>
    <w:rsid w:val="42514E5E"/>
    <w:rsid w:val="42884F34"/>
    <w:rsid w:val="42A44D37"/>
    <w:rsid w:val="43664BE0"/>
    <w:rsid w:val="437E6337"/>
    <w:rsid w:val="4382178C"/>
    <w:rsid w:val="43BC29BB"/>
    <w:rsid w:val="43DB1093"/>
    <w:rsid w:val="444F4C93"/>
    <w:rsid w:val="447C0AC8"/>
    <w:rsid w:val="44B02520"/>
    <w:rsid w:val="4524037E"/>
    <w:rsid w:val="45594965"/>
    <w:rsid w:val="45800144"/>
    <w:rsid w:val="45C543FC"/>
    <w:rsid w:val="462A4554"/>
    <w:rsid w:val="4689127A"/>
    <w:rsid w:val="46D42A68"/>
    <w:rsid w:val="46ED1809"/>
    <w:rsid w:val="47835663"/>
    <w:rsid w:val="4800731A"/>
    <w:rsid w:val="480C7AD8"/>
    <w:rsid w:val="482D3FB2"/>
    <w:rsid w:val="4846683E"/>
    <w:rsid w:val="48817BBC"/>
    <w:rsid w:val="48866F1D"/>
    <w:rsid w:val="48873598"/>
    <w:rsid w:val="48AF6C7E"/>
    <w:rsid w:val="491C4628"/>
    <w:rsid w:val="49276B29"/>
    <w:rsid w:val="49314B0E"/>
    <w:rsid w:val="49357497"/>
    <w:rsid w:val="495F6869"/>
    <w:rsid w:val="499C12C5"/>
    <w:rsid w:val="49E859DE"/>
    <w:rsid w:val="4A6F5702"/>
    <w:rsid w:val="4AFB1B32"/>
    <w:rsid w:val="4B2E419E"/>
    <w:rsid w:val="4C284959"/>
    <w:rsid w:val="4C4D2D4A"/>
    <w:rsid w:val="4C616917"/>
    <w:rsid w:val="4D0B0C3B"/>
    <w:rsid w:val="4D3E3C4E"/>
    <w:rsid w:val="4D5341A7"/>
    <w:rsid w:val="4D5942B3"/>
    <w:rsid w:val="4D6D22E8"/>
    <w:rsid w:val="4EC07FC0"/>
    <w:rsid w:val="4EDB6A19"/>
    <w:rsid w:val="4EF649E0"/>
    <w:rsid w:val="4F0B69B3"/>
    <w:rsid w:val="4F8E4330"/>
    <w:rsid w:val="4FBA7666"/>
    <w:rsid w:val="508E59BB"/>
    <w:rsid w:val="513D41D6"/>
    <w:rsid w:val="51810F92"/>
    <w:rsid w:val="51883031"/>
    <w:rsid w:val="51A77623"/>
    <w:rsid w:val="528D099A"/>
    <w:rsid w:val="52BC07CA"/>
    <w:rsid w:val="52BC0A4C"/>
    <w:rsid w:val="52BE04FE"/>
    <w:rsid w:val="52C553E8"/>
    <w:rsid w:val="53590226"/>
    <w:rsid w:val="53D96226"/>
    <w:rsid w:val="541851A0"/>
    <w:rsid w:val="543C3DD0"/>
    <w:rsid w:val="547846DC"/>
    <w:rsid w:val="54C811C0"/>
    <w:rsid w:val="5540344C"/>
    <w:rsid w:val="55A27C63"/>
    <w:rsid w:val="55BA1B33"/>
    <w:rsid w:val="55DD0C9B"/>
    <w:rsid w:val="55EA33B8"/>
    <w:rsid w:val="562C3D76"/>
    <w:rsid w:val="56460D3D"/>
    <w:rsid w:val="5647080A"/>
    <w:rsid w:val="56806C6C"/>
    <w:rsid w:val="578D53D5"/>
    <w:rsid w:val="57B95737"/>
    <w:rsid w:val="57CC0FC7"/>
    <w:rsid w:val="58711B6E"/>
    <w:rsid w:val="58825B29"/>
    <w:rsid w:val="58BF6D7E"/>
    <w:rsid w:val="58CB48E4"/>
    <w:rsid w:val="590D1897"/>
    <w:rsid w:val="59376914"/>
    <w:rsid w:val="59CC3500"/>
    <w:rsid w:val="5A06145A"/>
    <w:rsid w:val="5A1F209B"/>
    <w:rsid w:val="5B231846"/>
    <w:rsid w:val="5B2B24A8"/>
    <w:rsid w:val="5BDA2F4F"/>
    <w:rsid w:val="5BE34B31"/>
    <w:rsid w:val="5BEC7E8A"/>
    <w:rsid w:val="5BF57851"/>
    <w:rsid w:val="5C3B671B"/>
    <w:rsid w:val="5C7366B7"/>
    <w:rsid w:val="5CAC7C6D"/>
    <w:rsid w:val="5D2015DA"/>
    <w:rsid w:val="5D301FF8"/>
    <w:rsid w:val="5D533E19"/>
    <w:rsid w:val="5D9E1657"/>
    <w:rsid w:val="5DC10EA2"/>
    <w:rsid w:val="5DC4354B"/>
    <w:rsid w:val="5DCF7F6B"/>
    <w:rsid w:val="5E677C9B"/>
    <w:rsid w:val="5E6E102A"/>
    <w:rsid w:val="5E9D546B"/>
    <w:rsid w:val="5EBB7FE7"/>
    <w:rsid w:val="5EE035AA"/>
    <w:rsid w:val="5F106EAF"/>
    <w:rsid w:val="5F3C1128"/>
    <w:rsid w:val="5FA840C8"/>
    <w:rsid w:val="602E616E"/>
    <w:rsid w:val="6083093C"/>
    <w:rsid w:val="616C7377"/>
    <w:rsid w:val="61D54F1C"/>
    <w:rsid w:val="61E970CD"/>
    <w:rsid w:val="625E13B5"/>
    <w:rsid w:val="62EA2C49"/>
    <w:rsid w:val="6300246C"/>
    <w:rsid w:val="636A0D9E"/>
    <w:rsid w:val="638F7399"/>
    <w:rsid w:val="63EA73A4"/>
    <w:rsid w:val="641F6922"/>
    <w:rsid w:val="645A76FE"/>
    <w:rsid w:val="6481312E"/>
    <w:rsid w:val="64AC2905"/>
    <w:rsid w:val="64C774DA"/>
    <w:rsid w:val="651A36E6"/>
    <w:rsid w:val="65646CE3"/>
    <w:rsid w:val="65D73FCE"/>
    <w:rsid w:val="65EE47FE"/>
    <w:rsid w:val="663D14D0"/>
    <w:rsid w:val="665F6FE7"/>
    <w:rsid w:val="66916460"/>
    <w:rsid w:val="66A77FCB"/>
    <w:rsid w:val="66CA7E2B"/>
    <w:rsid w:val="66E75E1D"/>
    <w:rsid w:val="6703252B"/>
    <w:rsid w:val="670F2417"/>
    <w:rsid w:val="67BA3D40"/>
    <w:rsid w:val="68024591"/>
    <w:rsid w:val="68B02206"/>
    <w:rsid w:val="68C301C4"/>
    <w:rsid w:val="69164798"/>
    <w:rsid w:val="69717C20"/>
    <w:rsid w:val="699C40E5"/>
    <w:rsid w:val="6A1567FD"/>
    <w:rsid w:val="6A2151A2"/>
    <w:rsid w:val="6A5C0800"/>
    <w:rsid w:val="6AA57CB8"/>
    <w:rsid w:val="6AF208ED"/>
    <w:rsid w:val="6AF9611F"/>
    <w:rsid w:val="6B6317EA"/>
    <w:rsid w:val="6B9876E6"/>
    <w:rsid w:val="6BA54849"/>
    <w:rsid w:val="6BC12414"/>
    <w:rsid w:val="6C0C3C30"/>
    <w:rsid w:val="6C517895"/>
    <w:rsid w:val="6C84650A"/>
    <w:rsid w:val="6CBE2432"/>
    <w:rsid w:val="6CE1330F"/>
    <w:rsid w:val="6D7C6B93"/>
    <w:rsid w:val="6D8A7502"/>
    <w:rsid w:val="6D8C5028"/>
    <w:rsid w:val="6E3851B0"/>
    <w:rsid w:val="6E494CC8"/>
    <w:rsid w:val="6E4E22DE"/>
    <w:rsid w:val="6E822EF7"/>
    <w:rsid w:val="6ED73B8A"/>
    <w:rsid w:val="6EDD0049"/>
    <w:rsid w:val="6EF24495"/>
    <w:rsid w:val="6F1A5974"/>
    <w:rsid w:val="6F2C758E"/>
    <w:rsid w:val="6F451933"/>
    <w:rsid w:val="6F577108"/>
    <w:rsid w:val="6FBA2EED"/>
    <w:rsid w:val="6FD14DC4"/>
    <w:rsid w:val="6FD9000D"/>
    <w:rsid w:val="6FDB4045"/>
    <w:rsid w:val="6FF27051"/>
    <w:rsid w:val="701A45B4"/>
    <w:rsid w:val="70A96E48"/>
    <w:rsid w:val="70EA700F"/>
    <w:rsid w:val="70F536CF"/>
    <w:rsid w:val="716167CC"/>
    <w:rsid w:val="719730CF"/>
    <w:rsid w:val="71985C07"/>
    <w:rsid w:val="719E300E"/>
    <w:rsid w:val="720F6228"/>
    <w:rsid w:val="72A93F87"/>
    <w:rsid w:val="72AC3A77"/>
    <w:rsid w:val="72CA214F"/>
    <w:rsid w:val="72E17BC5"/>
    <w:rsid w:val="73045661"/>
    <w:rsid w:val="7315786E"/>
    <w:rsid w:val="74253AE1"/>
    <w:rsid w:val="743D1725"/>
    <w:rsid w:val="74911176"/>
    <w:rsid w:val="74A964C0"/>
    <w:rsid w:val="74FB02CE"/>
    <w:rsid w:val="75047B9A"/>
    <w:rsid w:val="756A254E"/>
    <w:rsid w:val="75822D4C"/>
    <w:rsid w:val="75CB3E36"/>
    <w:rsid w:val="75D339A9"/>
    <w:rsid w:val="75ED6880"/>
    <w:rsid w:val="75F406CA"/>
    <w:rsid w:val="760A11E0"/>
    <w:rsid w:val="765B5EE0"/>
    <w:rsid w:val="766D1B33"/>
    <w:rsid w:val="771D0DDF"/>
    <w:rsid w:val="778130D9"/>
    <w:rsid w:val="77AB254F"/>
    <w:rsid w:val="77DF044B"/>
    <w:rsid w:val="77E37F3B"/>
    <w:rsid w:val="78226FED"/>
    <w:rsid w:val="784E74F1"/>
    <w:rsid w:val="78664F0E"/>
    <w:rsid w:val="78AD18CD"/>
    <w:rsid w:val="78DF4BA6"/>
    <w:rsid w:val="79364629"/>
    <w:rsid w:val="7A643EAA"/>
    <w:rsid w:val="7AA65250"/>
    <w:rsid w:val="7B9F061D"/>
    <w:rsid w:val="7BB371A7"/>
    <w:rsid w:val="7BD37981"/>
    <w:rsid w:val="7C183F2B"/>
    <w:rsid w:val="7C330D65"/>
    <w:rsid w:val="7C7A593F"/>
    <w:rsid w:val="7CA81EF4"/>
    <w:rsid w:val="7D1C7A4B"/>
    <w:rsid w:val="7D3C5042"/>
    <w:rsid w:val="7E6F49B7"/>
    <w:rsid w:val="7EA77234"/>
    <w:rsid w:val="7EA77710"/>
    <w:rsid w:val="7EF43F97"/>
    <w:rsid w:val="7F0243A5"/>
    <w:rsid w:val="7F5B391B"/>
    <w:rsid w:val="7FA36202"/>
    <w:rsid w:val="7FF70D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autoRedefine/>
    <w:qFormat/>
    <w:uiPriority w:val="0"/>
    <w:pPr>
      <w:keepNext/>
      <w:keepLines/>
      <w:spacing w:before="340" w:after="330" w:line="578" w:lineRule="auto"/>
      <w:outlineLvl w:val="0"/>
    </w:pPr>
    <w:rPr>
      <w:b/>
      <w:bCs/>
      <w:kern w:val="44"/>
      <w:sz w:val="44"/>
      <w:szCs w:val="44"/>
    </w:rPr>
  </w:style>
  <w:style w:type="paragraph" w:styleId="4">
    <w:name w:val="heading 2"/>
    <w:basedOn w:val="1"/>
    <w:next w:val="1"/>
    <w:autoRedefine/>
    <w:qFormat/>
    <w:uiPriority w:val="0"/>
    <w:pPr>
      <w:keepNext/>
      <w:keepLines/>
      <w:spacing w:before="260" w:after="260" w:line="416" w:lineRule="auto"/>
      <w:outlineLvl w:val="1"/>
    </w:pPr>
    <w:rPr>
      <w:rFonts w:ascii="Cambria" w:hAnsi="Cambria"/>
      <w:b/>
      <w:bCs/>
      <w:sz w:val="32"/>
      <w:szCs w:val="32"/>
    </w:rPr>
  </w:style>
  <w:style w:type="paragraph" w:styleId="2">
    <w:name w:val="heading 3"/>
    <w:basedOn w:val="1"/>
    <w:next w:val="1"/>
    <w:autoRedefine/>
    <w:qFormat/>
    <w:uiPriority w:val="0"/>
    <w:pPr>
      <w:keepNext/>
      <w:keepLines/>
      <w:spacing w:before="260" w:after="260" w:line="416" w:lineRule="auto"/>
      <w:outlineLvl w:val="2"/>
    </w:pPr>
    <w:rPr>
      <w:b/>
      <w:bCs/>
      <w:sz w:val="32"/>
      <w:szCs w:val="32"/>
    </w:rPr>
  </w:style>
  <w:style w:type="character" w:default="1" w:styleId="21">
    <w:name w:val="Default Paragraph Font"/>
    <w:autoRedefine/>
    <w:semiHidden/>
    <w:unhideWhenUsed/>
    <w:qFormat/>
    <w:uiPriority w:val="1"/>
  </w:style>
  <w:style w:type="table" w:default="1" w:styleId="19">
    <w:name w:val="Normal Table"/>
    <w:autoRedefine/>
    <w:semiHidden/>
    <w:unhideWhenUsed/>
    <w:qFormat/>
    <w:uiPriority w:val="99"/>
    <w:tblPr>
      <w:tblCellMar>
        <w:top w:w="0" w:type="dxa"/>
        <w:left w:w="108" w:type="dxa"/>
        <w:bottom w:w="0" w:type="dxa"/>
        <w:right w:w="108" w:type="dxa"/>
      </w:tblCellMar>
    </w:tblPr>
  </w:style>
  <w:style w:type="paragraph" w:styleId="5">
    <w:name w:val="Normal Indent"/>
    <w:basedOn w:val="1"/>
    <w:autoRedefine/>
    <w:qFormat/>
    <w:uiPriority w:val="0"/>
    <w:pPr>
      <w:adjustRightInd w:val="0"/>
      <w:spacing w:line="480" w:lineRule="atLeast"/>
      <w:ind w:firstLine="600"/>
      <w:textAlignment w:val="baseline"/>
    </w:pPr>
    <w:rPr>
      <w:rFonts w:eastAsia="仿宋_GB2312"/>
      <w:kern w:val="0"/>
      <w:sz w:val="30"/>
      <w:szCs w:val="20"/>
    </w:rPr>
  </w:style>
  <w:style w:type="paragraph" w:styleId="6">
    <w:name w:val="annotation text"/>
    <w:basedOn w:val="1"/>
    <w:link w:val="32"/>
    <w:autoRedefine/>
    <w:qFormat/>
    <w:uiPriority w:val="0"/>
    <w:pPr>
      <w:jc w:val="left"/>
    </w:pPr>
  </w:style>
  <w:style w:type="paragraph" w:styleId="7">
    <w:name w:val="Body Text"/>
    <w:basedOn w:val="1"/>
    <w:next w:val="1"/>
    <w:autoRedefine/>
    <w:qFormat/>
    <w:uiPriority w:val="0"/>
    <w:pPr>
      <w:spacing w:after="120"/>
    </w:pPr>
  </w:style>
  <w:style w:type="paragraph" w:styleId="8">
    <w:name w:val="Block Text"/>
    <w:basedOn w:val="1"/>
    <w:autoRedefine/>
    <w:qFormat/>
    <w:uiPriority w:val="0"/>
    <w:pPr>
      <w:autoSpaceDE w:val="0"/>
      <w:autoSpaceDN w:val="0"/>
      <w:adjustRightInd w:val="0"/>
      <w:spacing w:line="1270" w:lineRule="exact"/>
      <w:ind w:left="2160" w:right="-20" w:hanging="2160" w:hangingChars="300"/>
      <w:jc w:val="left"/>
    </w:pPr>
    <w:rPr>
      <w:rFonts w:eastAsia="仿宋_GB2312"/>
      <w:sz w:val="72"/>
    </w:rPr>
  </w:style>
  <w:style w:type="paragraph" w:styleId="9">
    <w:name w:val="toc 3"/>
    <w:basedOn w:val="2"/>
    <w:next w:val="1"/>
    <w:autoRedefine/>
    <w:qFormat/>
    <w:uiPriority w:val="39"/>
    <w:pPr>
      <w:keepNext w:val="0"/>
      <w:keepLines w:val="0"/>
      <w:spacing w:before="0" w:after="0" w:line="240" w:lineRule="auto"/>
      <w:ind w:left="420"/>
      <w:jc w:val="left"/>
      <w:outlineLvl w:val="9"/>
    </w:pPr>
    <w:rPr>
      <w:b w:val="0"/>
      <w:bCs w:val="0"/>
      <w:i/>
      <w:iCs/>
      <w:sz w:val="20"/>
      <w:szCs w:val="20"/>
    </w:rPr>
  </w:style>
  <w:style w:type="paragraph" w:styleId="10">
    <w:name w:val="Balloon Text"/>
    <w:basedOn w:val="1"/>
    <w:link w:val="31"/>
    <w:qFormat/>
    <w:uiPriority w:val="0"/>
    <w:rPr>
      <w:sz w:val="18"/>
      <w:szCs w:val="18"/>
    </w:rPr>
  </w:style>
  <w:style w:type="paragraph" w:styleId="11">
    <w:name w:val="footer"/>
    <w:basedOn w:val="1"/>
    <w:autoRedefine/>
    <w:qFormat/>
    <w:uiPriority w:val="0"/>
    <w:pPr>
      <w:tabs>
        <w:tab w:val="center" w:pos="4153"/>
        <w:tab w:val="right" w:pos="8306"/>
      </w:tabs>
      <w:snapToGrid w:val="0"/>
      <w:jc w:val="left"/>
    </w:pPr>
    <w:rPr>
      <w:sz w:val="18"/>
      <w:szCs w:val="18"/>
    </w:rPr>
  </w:style>
  <w:style w:type="paragraph" w:styleId="12">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13">
    <w:name w:val="toc 1"/>
    <w:basedOn w:val="3"/>
    <w:next w:val="1"/>
    <w:autoRedefine/>
    <w:qFormat/>
    <w:uiPriority w:val="39"/>
    <w:pPr>
      <w:keepNext w:val="0"/>
      <w:keepLines w:val="0"/>
      <w:spacing w:before="120" w:after="120" w:line="240" w:lineRule="auto"/>
      <w:jc w:val="left"/>
      <w:outlineLvl w:val="9"/>
    </w:pPr>
    <w:rPr>
      <w:caps/>
      <w:kern w:val="2"/>
      <w:sz w:val="20"/>
      <w:szCs w:val="20"/>
    </w:rPr>
  </w:style>
  <w:style w:type="paragraph" w:styleId="14">
    <w:name w:val="Subtitle"/>
    <w:basedOn w:val="1"/>
    <w:autoRedefine/>
    <w:qFormat/>
    <w:uiPriority w:val="0"/>
    <w:pPr>
      <w:widowControl/>
      <w:jc w:val="center"/>
    </w:pPr>
    <w:rPr>
      <w:kern w:val="0"/>
      <w:sz w:val="20"/>
      <w:u w:val="single"/>
      <w:lang w:eastAsia="en-US"/>
    </w:rPr>
  </w:style>
  <w:style w:type="paragraph" w:styleId="15">
    <w:name w:val="toc 2"/>
    <w:basedOn w:val="4"/>
    <w:next w:val="1"/>
    <w:autoRedefine/>
    <w:qFormat/>
    <w:uiPriority w:val="39"/>
    <w:pPr>
      <w:keepNext w:val="0"/>
      <w:keepLines w:val="0"/>
      <w:spacing w:before="0" w:after="0" w:line="240" w:lineRule="auto"/>
      <w:ind w:left="210"/>
      <w:jc w:val="left"/>
      <w:outlineLvl w:val="9"/>
    </w:pPr>
    <w:rPr>
      <w:rFonts w:ascii="Times New Roman" w:hAnsi="Times New Roman"/>
      <w:b w:val="0"/>
      <w:bCs w:val="0"/>
      <w:smallCaps/>
      <w:sz w:val="20"/>
      <w:szCs w:val="20"/>
    </w:rPr>
  </w:style>
  <w:style w:type="paragraph" w:styleId="16">
    <w:name w:val="Normal (Web)"/>
    <w:basedOn w:val="1"/>
    <w:autoRedefine/>
    <w:unhideWhenUsed/>
    <w:qFormat/>
    <w:uiPriority w:val="0"/>
    <w:pPr>
      <w:widowControl/>
      <w:spacing w:before="100" w:beforeAutospacing="1" w:after="100" w:afterAutospacing="1"/>
      <w:jc w:val="left"/>
    </w:pPr>
    <w:rPr>
      <w:rFonts w:ascii="宋体" w:hAnsi="宋体" w:cs="宋体"/>
      <w:kern w:val="0"/>
      <w:sz w:val="24"/>
    </w:rPr>
  </w:style>
  <w:style w:type="paragraph" w:styleId="17">
    <w:name w:val="annotation subject"/>
    <w:basedOn w:val="6"/>
    <w:next w:val="6"/>
    <w:link w:val="33"/>
    <w:qFormat/>
    <w:uiPriority w:val="0"/>
    <w:rPr>
      <w:b/>
      <w:bCs/>
    </w:rPr>
  </w:style>
  <w:style w:type="paragraph" w:styleId="18">
    <w:name w:val="Body Text First Indent"/>
    <w:basedOn w:val="7"/>
    <w:autoRedefine/>
    <w:qFormat/>
    <w:uiPriority w:val="0"/>
    <w:pPr>
      <w:widowControl/>
      <w:spacing w:line="312" w:lineRule="auto"/>
      <w:ind w:firstLine="420"/>
    </w:pPr>
    <w:rPr>
      <w:rFonts w:ascii="Calibri" w:hAnsi="Calibri"/>
    </w:rPr>
  </w:style>
  <w:style w:type="table" w:styleId="20">
    <w:name w:val="Table Grid"/>
    <w:basedOn w:val="19"/>
    <w:autoRedefine/>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styleId="22">
    <w:name w:val="Strong"/>
    <w:basedOn w:val="21"/>
    <w:autoRedefine/>
    <w:qFormat/>
    <w:uiPriority w:val="0"/>
    <w:rPr>
      <w:b/>
    </w:rPr>
  </w:style>
  <w:style w:type="character" w:styleId="23">
    <w:name w:val="page number"/>
    <w:basedOn w:val="21"/>
    <w:autoRedefine/>
    <w:qFormat/>
    <w:uiPriority w:val="0"/>
  </w:style>
  <w:style w:type="character" w:styleId="24">
    <w:name w:val="annotation reference"/>
    <w:autoRedefine/>
    <w:qFormat/>
    <w:uiPriority w:val="0"/>
    <w:rPr>
      <w:sz w:val="21"/>
      <w:szCs w:val="21"/>
    </w:rPr>
  </w:style>
  <w:style w:type="paragraph" w:customStyle="1" w:styleId="25">
    <w:name w:val="Default"/>
    <w:qFormat/>
    <w:uiPriority w:val="0"/>
    <w:pPr>
      <w:widowControl w:val="0"/>
      <w:autoSpaceDE w:val="0"/>
      <w:autoSpaceDN w:val="0"/>
      <w:adjustRightInd w:val="0"/>
    </w:pPr>
    <w:rPr>
      <w:rFonts w:ascii="宋体" w:hAnsi="Calibri" w:eastAsia="宋体" w:cs="Times New Roman"/>
      <w:color w:val="000000"/>
      <w:sz w:val="24"/>
      <w:lang w:val="en-US" w:eastAsia="zh-CN" w:bidi="ar-SA"/>
    </w:rPr>
  </w:style>
  <w:style w:type="paragraph" w:customStyle="1" w:styleId="26">
    <w:name w:val="TOC 标题1"/>
    <w:basedOn w:val="3"/>
    <w:next w:val="1"/>
    <w:autoRedefine/>
    <w:qFormat/>
    <w:uiPriority w:val="39"/>
    <w:pPr>
      <w:widowControl/>
      <w:spacing w:before="480" w:after="0" w:line="276" w:lineRule="auto"/>
      <w:jc w:val="left"/>
      <w:outlineLvl w:val="9"/>
    </w:pPr>
    <w:rPr>
      <w:rFonts w:ascii="Cambria" w:hAnsi="Cambria"/>
      <w:color w:val="365F91"/>
      <w:kern w:val="0"/>
      <w:sz w:val="28"/>
      <w:szCs w:val="28"/>
    </w:rPr>
  </w:style>
  <w:style w:type="paragraph" w:customStyle="1" w:styleId="27">
    <w:name w:val="pa-34"/>
    <w:basedOn w:val="1"/>
    <w:autoRedefine/>
    <w:qFormat/>
    <w:uiPriority w:val="0"/>
    <w:pPr>
      <w:widowControl/>
      <w:spacing w:line="360" w:lineRule="atLeast"/>
      <w:ind w:firstLine="420"/>
      <w:jc w:val="left"/>
    </w:pPr>
    <w:rPr>
      <w:rFonts w:ascii="宋体" w:hAnsi="宋体" w:cs="宋体"/>
      <w:kern w:val="0"/>
      <w:sz w:val="24"/>
    </w:rPr>
  </w:style>
  <w:style w:type="paragraph" w:customStyle="1" w:styleId="28">
    <w:name w:val="正  文"/>
    <w:basedOn w:val="1"/>
    <w:qFormat/>
    <w:uiPriority w:val="0"/>
    <w:pPr>
      <w:spacing w:line="360" w:lineRule="auto"/>
      <w:ind w:firstLine="200" w:firstLineChars="200"/>
    </w:pPr>
    <w:rPr>
      <w:rFonts w:ascii="宋体" w:hAnsi="Calibri"/>
      <w:sz w:val="24"/>
    </w:rPr>
  </w:style>
  <w:style w:type="paragraph" w:styleId="29">
    <w:name w:val="List Paragraph"/>
    <w:basedOn w:val="1"/>
    <w:unhideWhenUsed/>
    <w:qFormat/>
    <w:uiPriority w:val="99"/>
    <w:pPr>
      <w:ind w:firstLine="420" w:firstLineChars="200"/>
    </w:pPr>
  </w:style>
  <w:style w:type="paragraph" w:customStyle="1" w:styleId="30">
    <w:name w:val="List Paragraph1"/>
    <w:basedOn w:val="1"/>
    <w:qFormat/>
    <w:uiPriority w:val="0"/>
    <w:pPr>
      <w:ind w:firstLine="420" w:firstLineChars="200"/>
    </w:pPr>
    <w:rPr>
      <w:rFonts w:ascii="Calibri" w:hAnsi="Calibri"/>
      <w:szCs w:val="21"/>
    </w:rPr>
  </w:style>
  <w:style w:type="character" w:customStyle="1" w:styleId="31">
    <w:name w:val="批注框文本 Char"/>
    <w:basedOn w:val="21"/>
    <w:link w:val="10"/>
    <w:autoRedefine/>
    <w:qFormat/>
    <w:uiPriority w:val="0"/>
    <w:rPr>
      <w:rFonts w:ascii="Times New Roman" w:hAnsi="Times New Roman" w:eastAsia="宋体" w:cs="Times New Roman"/>
      <w:kern w:val="2"/>
      <w:sz w:val="18"/>
      <w:szCs w:val="18"/>
    </w:rPr>
  </w:style>
  <w:style w:type="character" w:customStyle="1" w:styleId="32">
    <w:name w:val="批注文字 Char"/>
    <w:basedOn w:val="21"/>
    <w:link w:val="6"/>
    <w:qFormat/>
    <w:uiPriority w:val="0"/>
    <w:rPr>
      <w:rFonts w:ascii="Times New Roman" w:hAnsi="Times New Roman" w:eastAsia="宋体" w:cs="Times New Roman"/>
      <w:kern w:val="2"/>
      <w:sz w:val="21"/>
      <w:szCs w:val="24"/>
    </w:rPr>
  </w:style>
  <w:style w:type="character" w:customStyle="1" w:styleId="33">
    <w:name w:val="批注主题 Char"/>
    <w:basedOn w:val="32"/>
    <w:link w:val="17"/>
    <w:autoRedefine/>
    <w:qFormat/>
    <w:uiPriority w:val="0"/>
    <w:rPr>
      <w:rFonts w:ascii="Times New Roman" w:hAnsi="Times New Roman" w:eastAsia="宋体" w:cs="Times New Roman"/>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file:///C:\Users\ADMINI~1\AppData\Local\Temp\ksohtml5112\wps2.jpg" TargetMode="Externa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168</Pages>
  <Words>31178</Words>
  <Characters>32543</Characters>
  <Lines>1591</Lines>
  <Paragraphs>448</Paragraphs>
  <TotalTime>12</TotalTime>
  <ScaleCrop>false</ScaleCrop>
  <LinksUpToDate>false</LinksUpToDate>
  <CharactersWithSpaces>33175</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2025-01-24T01:35:00Z</dcterms:created>
  <dc:creator>Administrator</dc:creator>
  <cp:lastModifiedBy>龚龚龚</cp:lastModifiedBy>
  <cp:lastPrinted>2025-04-16T07:56:00Z</cp:lastPrinted>
  <dcterms:modified xsi:type="dcterms:W3CDTF">2025-04-28T01:47:23Z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eyJoZGlkIjoiMDcxNzY0NDY2ZTc2ZjJjNTkxODFkZWI1MTk3Y2Y1ZTYiLCJ1c2VySWQiOiI2NDc0Mjk0NjYifQ==</vt:lpwstr>
  </property>
  <property fmtid="{D5CDD505-2E9C-101B-9397-08002B2CF9AE}" pid="4" name="ICV">
    <vt:lpwstr>BF6CC4EFD97046E482011C2C6CB3DC1A_12</vt:lpwstr>
  </property>
</Properties>
</file>